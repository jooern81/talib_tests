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E6C9E" w14:textId="204CBD30" w:rsidR="006F24DA" w:rsidRPr="009734F0" w:rsidRDefault="006F24DA" w:rsidP="2E7FAA36">
      <w:pPr>
        <w:rPr>
          <w:rFonts w:ascii="Times New Roman" w:eastAsia="Calibri" w:hAnsi="Times New Roman" w:cs="Times New Roman"/>
          <w:color w:val="000000" w:themeColor="text1"/>
        </w:rPr>
      </w:pPr>
    </w:p>
    <w:p w14:paraId="3774767D" w14:textId="2E341C95" w:rsidR="006F24DA" w:rsidRPr="009734F0" w:rsidRDefault="3F9C692A" w:rsidP="2E7FAA36">
      <w:pPr>
        <w:rPr>
          <w:rFonts w:ascii="Times New Roman" w:eastAsia="Calibri" w:hAnsi="Times New Roman" w:cs="Times New Roman"/>
          <w:color w:val="000000" w:themeColor="text1"/>
        </w:rPr>
      </w:pPr>
      <w:r w:rsidRPr="009734F0">
        <w:rPr>
          <w:rFonts w:ascii="Times New Roman" w:hAnsi="Times New Roman" w:cs="Times New Roman"/>
          <w:noProof/>
          <w:color w:val="2B579A"/>
          <w:shd w:val="clear" w:color="auto" w:fill="E6E6E6"/>
        </w:rPr>
        <w:drawing>
          <wp:inline distT="0" distB="0" distL="0" distR="0" wp14:anchorId="678F026C" wp14:editId="2C15DAB4">
            <wp:extent cx="3400425" cy="1333500"/>
            <wp:effectExtent l="0" t="0" r="0" b="0"/>
            <wp:docPr id="937277570" name="Picture 93727757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400425" cy="1333500"/>
                    </a:xfrm>
                    <a:prstGeom prst="rect">
                      <a:avLst/>
                    </a:prstGeom>
                  </pic:spPr>
                </pic:pic>
              </a:graphicData>
            </a:graphic>
          </wp:inline>
        </w:drawing>
      </w:r>
    </w:p>
    <w:p w14:paraId="2E8FBC07" w14:textId="783BAF91" w:rsidR="006F24DA" w:rsidRPr="009734F0" w:rsidRDefault="006F24DA" w:rsidP="2E7FAA36">
      <w:pPr>
        <w:rPr>
          <w:rFonts w:ascii="Times New Roman" w:eastAsia="Calibri" w:hAnsi="Times New Roman" w:cs="Times New Roman"/>
          <w:color w:val="000000" w:themeColor="text1"/>
        </w:rPr>
      </w:pPr>
    </w:p>
    <w:p w14:paraId="4EAFCBE7" w14:textId="14504EDE" w:rsidR="006F24DA" w:rsidRPr="009734F0" w:rsidRDefault="3F9C692A" w:rsidP="2E7FAA36">
      <w:pPr>
        <w:spacing w:beforeAutospacing="1" w:afterAutospacing="1" w:line="240" w:lineRule="auto"/>
        <w:jc w:val="both"/>
        <w:rPr>
          <w:rStyle w:val="Heading1Char"/>
          <w:rFonts w:ascii="Times New Roman" w:eastAsia="Calibri Light" w:hAnsi="Times New Roman" w:cs="Times New Roman"/>
          <w:b/>
          <w:bCs/>
          <w:color w:val="000000" w:themeColor="text1"/>
          <w:sz w:val="30"/>
          <w:szCs w:val="30"/>
          <w:lang w:val="en-SG"/>
        </w:rPr>
      </w:pPr>
      <w:r w:rsidRPr="009734F0">
        <w:rPr>
          <w:rStyle w:val="Heading1Char"/>
          <w:rFonts w:ascii="Times New Roman" w:eastAsia="Calibri Light" w:hAnsi="Times New Roman" w:cs="Times New Roman"/>
          <w:b/>
          <w:bCs/>
          <w:color w:val="000000" w:themeColor="text1"/>
          <w:sz w:val="30"/>
          <w:szCs w:val="30"/>
          <w:lang w:val="en-SG"/>
        </w:rPr>
        <w:t>Trading Strategies for Cryptocurrencies:</w:t>
      </w:r>
    </w:p>
    <w:p w14:paraId="7B5CC888" w14:textId="2CBBB994" w:rsidR="006F24DA" w:rsidRPr="009734F0" w:rsidRDefault="3F9C692A" w:rsidP="2E7FAA36">
      <w:pPr>
        <w:spacing w:beforeAutospacing="1" w:afterAutospacing="1" w:line="240" w:lineRule="auto"/>
        <w:jc w:val="both"/>
        <w:rPr>
          <w:rStyle w:val="Heading1Char"/>
          <w:rFonts w:ascii="Times New Roman" w:eastAsia="Calibri Light" w:hAnsi="Times New Roman" w:cs="Times New Roman"/>
          <w:b/>
          <w:bCs/>
          <w:color w:val="000000" w:themeColor="text1"/>
          <w:sz w:val="30"/>
          <w:szCs w:val="30"/>
          <w:lang w:val="en-SG"/>
        </w:rPr>
      </w:pPr>
      <w:r w:rsidRPr="009734F0">
        <w:rPr>
          <w:rStyle w:val="Heading1Char"/>
          <w:rFonts w:ascii="Times New Roman" w:eastAsia="Calibri Light" w:hAnsi="Times New Roman" w:cs="Times New Roman"/>
          <w:b/>
          <w:bCs/>
          <w:color w:val="000000" w:themeColor="text1"/>
          <w:sz w:val="30"/>
          <w:szCs w:val="30"/>
          <w:lang w:val="en-SG"/>
        </w:rPr>
        <w:t xml:space="preserve">Are Technical Indicators </w:t>
      </w:r>
      <w:r w:rsidR="15B38A50" w:rsidRPr="009734F0">
        <w:rPr>
          <w:rStyle w:val="Heading1Char"/>
          <w:rFonts w:ascii="Times New Roman" w:eastAsia="Calibri Light" w:hAnsi="Times New Roman" w:cs="Times New Roman"/>
          <w:b/>
          <w:bCs/>
          <w:color w:val="000000" w:themeColor="text1"/>
          <w:sz w:val="30"/>
          <w:szCs w:val="30"/>
          <w:lang w:val="en-SG"/>
        </w:rPr>
        <w:t>U</w:t>
      </w:r>
      <w:r w:rsidRPr="009734F0">
        <w:rPr>
          <w:rStyle w:val="Heading1Char"/>
          <w:rFonts w:ascii="Times New Roman" w:eastAsia="Calibri Light" w:hAnsi="Times New Roman" w:cs="Times New Roman"/>
          <w:b/>
          <w:bCs/>
          <w:color w:val="000000" w:themeColor="text1"/>
          <w:sz w:val="30"/>
          <w:szCs w:val="30"/>
          <w:lang w:val="en-SG"/>
        </w:rPr>
        <w:t>seful for Trading Cryptocurrencies?</w:t>
      </w:r>
    </w:p>
    <w:p w14:paraId="33ABF8CB" w14:textId="2E63D2BA" w:rsidR="006F24DA" w:rsidRPr="009734F0" w:rsidRDefault="006F24DA" w:rsidP="2E7FAA36">
      <w:pPr>
        <w:spacing w:beforeAutospacing="1" w:afterAutospacing="1" w:line="240" w:lineRule="auto"/>
        <w:jc w:val="both"/>
        <w:rPr>
          <w:rStyle w:val="Heading1Char"/>
          <w:rFonts w:ascii="Times New Roman" w:eastAsia="Calibri Light" w:hAnsi="Times New Roman" w:cs="Times New Roman"/>
          <w:b/>
          <w:bCs/>
          <w:color w:val="000000" w:themeColor="text1"/>
          <w:sz w:val="30"/>
          <w:szCs w:val="30"/>
          <w:lang w:val="en-SG"/>
        </w:rPr>
      </w:pPr>
    </w:p>
    <w:p w14:paraId="603F8837" w14:textId="5BDCC5C2" w:rsidR="006F24DA" w:rsidRPr="009734F0" w:rsidRDefault="7EAD676A" w:rsidP="2E7FAA36">
      <w:pPr>
        <w:spacing w:beforeAutospacing="1" w:afterAutospacing="1" w:line="240" w:lineRule="auto"/>
        <w:jc w:val="both"/>
        <w:rPr>
          <w:rFonts w:ascii="Times New Roman" w:eastAsia="Calibri" w:hAnsi="Times New Roman" w:cs="Times New Roman"/>
          <w:color w:val="000000" w:themeColor="text1"/>
          <w:sz w:val="28"/>
          <w:szCs w:val="28"/>
        </w:rPr>
      </w:pPr>
      <w:r w:rsidRPr="009734F0">
        <w:rPr>
          <w:rStyle w:val="Heading1Char"/>
          <w:rFonts w:ascii="Times New Roman" w:eastAsia="Calibri" w:hAnsi="Times New Roman" w:cs="Times New Roman"/>
          <w:color w:val="000000" w:themeColor="text1"/>
          <w:sz w:val="28"/>
          <w:szCs w:val="28"/>
          <w:lang w:val="en-SG"/>
        </w:rPr>
        <w:t>IS713</w:t>
      </w:r>
      <w:r w:rsidR="3F9C692A" w:rsidRPr="009734F0">
        <w:rPr>
          <w:rStyle w:val="Heading1Char"/>
          <w:rFonts w:ascii="Times New Roman" w:eastAsia="Calibri" w:hAnsi="Times New Roman" w:cs="Times New Roman"/>
          <w:color w:val="000000" w:themeColor="text1"/>
          <w:sz w:val="28"/>
          <w:szCs w:val="28"/>
          <w:lang w:val="en-SG"/>
        </w:rPr>
        <w:t xml:space="preserve">: </w:t>
      </w:r>
      <w:r w:rsidR="38E97073" w:rsidRPr="009734F0">
        <w:rPr>
          <w:rStyle w:val="Heading1Char"/>
          <w:rFonts w:ascii="Times New Roman" w:eastAsia="Calibri" w:hAnsi="Times New Roman" w:cs="Times New Roman"/>
          <w:color w:val="000000" w:themeColor="text1"/>
          <w:sz w:val="28"/>
          <w:szCs w:val="28"/>
          <w:lang w:val="en-SG"/>
        </w:rPr>
        <w:t>Foundations for Data Analytics</w:t>
      </w:r>
    </w:p>
    <w:p w14:paraId="7EEA54B9" w14:textId="381819C5" w:rsidR="006F24DA" w:rsidRPr="009734F0" w:rsidRDefault="3F9C692A" w:rsidP="2E7FAA36">
      <w:pPr>
        <w:spacing w:beforeAutospacing="1" w:afterAutospacing="1" w:line="240" w:lineRule="auto"/>
        <w:jc w:val="both"/>
        <w:rPr>
          <w:rFonts w:ascii="Times New Roman" w:eastAsia="Calibri" w:hAnsi="Times New Roman" w:cs="Times New Roman"/>
          <w:color w:val="000000" w:themeColor="text1"/>
          <w:sz w:val="28"/>
          <w:szCs w:val="28"/>
        </w:rPr>
      </w:pPr>
      <w:r w:rsidRPr="009734F0">
        <w:rPr>
          <w:rStyle w:val="Heading1Char"/>
          <w:rFonts w:ascii="Times New Roman" w:eastAsia="Calibri" w:hAnsi="Times New Roman" w:cs="Times New Roman"/>
          <w:color w:val="000000" w:themeColor="text1"/>
          <w:sz w:val="28"/>
          <w:szCs w:val="28"/>
          <w:lang w:val="en-SG"/>
        </w:rPr>
        <w:t>1</w:t>
      </w:r>
      <w:r w:rsidR="15940257" w:rsidRPr="009734F0">
        <w:rPr>
          <w:rStyle w:val="Heading1Char"/>
          <w:rFonts w:ascii="Times New Roman" w:eastAsia="Calibri" w:hAnsi="Times New Roman" w:cs="Times New Roman"/>
          <w:color w:val="000000" w:themeColor="text1"/>
          <w:sz w:val="28"/>
          <w:szCs w:val="28"/>
          <w:lang w:val="en-SG"/>
        </w:rPr>
        <w:t>8</w:t>
      </w:r>
      <w:r w:rsidRPr="009734F0">
        <w:rPr>
          <w:rStyle w:val="Heading1Char"/>
          <w:rFonts w:ascii="Times New Roman" w:eastAsia="Calibri" w:hAnsi="Times New Roman" w:cs="Times New Roman"/>
          <w:color w:val="000000" w:themeColor="text1"/>
          <w:sz w:val="28"/>
          <w:szCs w:val="28"/>
          <w:lang w:val="en-SG"/>
        </w:rPr>
        <w:t xml:space="preserve"> November 2021</w:t>
      </w:r>
    </w:p>
    <w:p w14:paraId="6C4B3F9F" w14:textId="3D630B80" w:rsidR="006F24DA" w:rsidRPr="009734F0" w:rsidRDefault="3F9C692A" w:rsidP="2E7FAA36">
      <w:pPr>
        <w:spacing w:beforeAutospacing="1" w:afterAutospacing="1" w:line="240" w:lineRule="auto"/>
        <w:jc w:val="both"/>
        <w:rPr>
          <w:rFonts w:ascii="Times New Roman" w:eastAsia="Calibri" w:hAnsi="Times New Roman" w:cs="Times New Roman"/>
          <w:color w:val="000000" w:themeColor="text1"/>
          <w:sz w:val="24"/>
          <w:szCs w:val="24"/>
        </w:rPr>
      </w:pPr>
      <w:r w:rsidRPr="009734F0">
        <w:rPr>
          <w:rStyle w:val="Heading2Char"/>
          <w:rFonts w:ascii="Times New Roman" w:eastAsia="Calibri" w:hAnsi="Times New Roman" w:cs="Times New Roman"/>
          <w:color w:val="000000" w:themeColor="text1"/>
          <w:sz w:val="24"/>
          <w:szCs w:val="24"/>
          <w:lang w:val="en-SG"/>
        </w:rPr>
        <w:t> </w:t>
      </w:r>
    </w:p>
    <w:p w14:paraId="67D66F50" w14:textId="7356EDFD" w:rsidR="006F24DA" w:rsidRPr="009734F0" w:rsidRDefault="3F9C692A" w:rsidP="2E7FAA36">
      <w:pPr>
        <w:spacing w:beforeAutospacing="1" w:afterAutospacing="1" w:line="240" w:lineRule="auto"/>
        <w:jc w:val="both"/>
        <w:rPr>
          <w:rFonts w:ascii="Times New Roman" w:eastAsia="Calibri" w:hAnsi="Times New Roman" w:cs="Times New Roman"/>
          <w:color w:val="000000" w:themeColor="text1"/>
          <w:sz w:val="24"/>
          <w:szCs w:val="24"/>
        </w:rPr>
      </w:pPr>
      <w:r w:rsidRPr="009734F0">
        <w:rPr>
          <w:rStyle w:val="Heading2Char"/>
          <w:rFonts w:ascii="Times New Roman" w:eastAsia="Calibri" w:hAnsi="Times New Roman" w:cs="Times New Roman"/>
          <w:color w:val="000000" w:themeColor="text1"/>
          <w:sz w:val="24"/>
          <w:szCs w:val="24"/>
          <w:lang w:val="en-SG"/>
        </w:rPr>
        <w:t> </w:t>
      </w:r>
    </w:p>
    <w:p w14:paraId="15433D5F" w14:textId="331EA4D8" w:rsidR="006F24DA" w:rsidRPr="009734F0" w:rsidRDefault="3F9C692A" w:rsidP="2E7FAA36">
      <w:pPr>
        <w:spacing w:beforeAutospacing="1" w:afterAutospacing="1" w:line="240" w:lineRule="auto"/>
        <w:jc w:val="both"/>
        <w:rPr>
          <w:rFonts w:ascii="Times New Roman" w:eastAsia="Calibri" w:hAnsi="Times New Roman" w:cs="Times New Roman"/>
          <w:color w:val="000000" w:themeColor="text1"/>
          <w:sz w:val="24"/>
          <w:szCs w:val="24"/>
        </w:rPr>
      </w:pPr>
      <w:r w:rsidRPr="009734F0">
        <w:rPr>
          <w:rStyle w:val="Heading2Char"/>
          <w:rFonts w:ascii="Times New Roman" w:eastAsia="Calibri" w:hAnsi="Times New Roman" w:cs="Times New Roman"/>
          <w:color w:val="000000" w:themeColor="text1"/>
          <w:sz w:val="24"/>
          <w:szCs w:val="24"/>
          <w:lang w:val="en-SG"/>
        </w:rPr>
        <w:t> </w:t>
      </w:r>
    </w:p>
    <w:p w14:paraId="59E3BDF9" w14:textId="1B88CF77" w:rsidR="006F24DA" w:rsidRPr="009734F0" w:rsidRDefault="006F24DA" w:rsidP="2E7FAA36">
      <w:pPr>
        <w:spacing w:beforeAutospacing="1" w:afterAutospacing="1" w:line="240" w:lineRule="auto"/>
        <w:jc w:val="both"/>
        <w:rPr>
          <w:rFonts w:ascii="Times New Roman" w:eastAsia="Segoe UI" w:hAnsi="Times New Roman" w:cs="Times New Roman"/>
          <w:color w:val="000000" w:themeColor="text1"/>
          <w:sz w:val="18"/>
          <w:szCs w:val="18"/>
        </w:rPr>
      </w:pPr>
    </w:p>
    <w:p w14:paraId="3BA12610" w14:textId="7C99B1DE" w:rsidR="006F24DA" w:rsidRPr="009734F0" w:rsidRDefault="3F9C692A" w:rsidP="2E7FAA36">
      <w:pPr>
        <w:spacing w:beforeAutospacing="1" w:afterAutospacing="1" w:line="240" w:lineRule="auto"/>
        <w:jc w:val="both"/>
        <w:rPr>
          <w:rStyle w:val="Heading1Char"/>
          <w:rFonts w:ascii="Times New Roman" w:eastAsia="Calibri" w:hAnsi="Times New Roman" w:cs="Times New Roman"/>
          <w:color w:val="000000" w:themeColor="text1"/>
          <w:sz w:val="24"/>
          <w:szCs w:val="24"/>
          <w:lang w:val="en-SG"/>
        </w:rPr>
      </w:pPr>
      <w:r w:rsidRPr="009734F0">
        <w:rPr>
          <w:rStyle w:val="Heading1Char"/>
          <w:rFonts w:ascii="Times New Roman" w:eastAsia="Calibri" w:hAnsi="Times New Roman" w:cs="Times New Roman"/>
          <w:color w:val="000000" w:themeColor="text1"/>
          <w:sz w:val="24"/>
          <w:szCs w:val="24"/>
          <w:lang w:val="en-SG"/>
        </w:rPr>
        <w:t>CHIN Joo Ern (</w:t>
      </w:r>
      <w:hyperlink r:id="rId8">
        <w:r w:rsidRPr="009734F0">
          <w:rPr>
            <w:rStyle w:val="normaltextrun"/>
            <w:rFonts w:ascii="Times New Roman" w:eastAsia="Calibri" w:hAnsi="Times New Roman" w:cs="Times New Roman"/>
            <w:sz w:val="24"/>
            <w:szCs w:val="24"/>
            <w:lang w:val="en-SG"/>
          </w:rPr>
          <w:t>jooern.chin.2020@msc.smu.edu.sg</w:t>
        </w:r>
      </w:hyperlink>
      <w:r w:rsidRPr="009734F0">
        <w:rPr>
          <w:rStyle w:val="Heading1Char"/>
          <w:rFonts w:ascii="Times New Roman" w:eastAsia="Calibri" w:hAnsi="Times New Roman" w:cs="Times New Roman"/>
          <w:color w:val="000000" w:themeColor="text1"/>
          <w:sz w:val="24"/>
          <w:szCs w:val="24"/>
          <w:lang w:val="en-SG"/>
        </w:rPr>
        <w:t>)</w:t>
      </w:r>
    </w:p>
    <w:p w14:paraId="39828719" w14:textId="4CFE239B" w:rsidR="006F24DA" w:rsidRPr="009734F0" w:rsidRDefault="3F9C692A" w:rsidP="2E7FAA36">
      <w:pPr>
        <w:spacing w:beforeAutospacing="1" w:afterAutospacing="1" w:line="240" w:lineRule="auto"/>
        <w:jc w:val="both"/>
        <w:rPr>
          <w:rFonts w:ascii="Times New Roman" w:eastAsia="Calibri" w:hAnsi="Times New Roman" w:cs="Times New Roman"/>
          <w:color w:val="000000" w:themeColor="text1"/>
        </w:rPr>
      </w:pPr>
      <w:r w:rsidRPr="009734F0">
        <w:rPr>
          <w:rStyle w:val="Heading1Char"/>
          <w:rFonts w:ascii="Times New Roman" w:eastAsia="Calibri" w:hAnsi="Times New Roman" w:cs="Times New Roman"/>
          <w:color w:val="000000" w:themeColor="text1"/>
          <w:sz w:val="24"/>
          <w:szCs w:val="24"/>
          <w:lang w:val="en-SG"/>
        </w:rPr>
        <w:t>LOH Yi Lin (</w:t>
      </w:r>
      <w:hyperlink r:id="rId9">
        <w:r w:rsidRPr="009734F0">
          <w:rPr>
            <w:rStyle w:val="normaltextrun"/>
            <w:rFonts w:ascii="Times New Roman" w:eastAsia="Calibri" w:hAnsi="Times New Roman" w:cs="Times New Roman"/>
            <w:sz w:val="24"/>
            <w:szCs w:val="24"/>
            <w:lang w:val="en-SG"/>
          </w:rPr>
          <w:t>yilin.loh.2021@msc.smu.edu.sg</w:t>
        </w:r>
      </w:hyperlink>
      <w:r w:rsidRPr="009734F0">
        <w:rPr>
          <w:rStyle w:val="Heading1Char"/>
          <w:rFonts w:ascii="Times New Roman" w:eastAsia="Calibri" w:hAnsi="Times New Roman" w:cs="Times New Roman"/>
          <w:color w:val="000000" w:themeColor="text1"/>
          <w:sz w:val="24"/>
          <w:szCs w:val="24"/>
          <w:lang w:val="en-SG"/>
        </w:rPr>
        <w:t>)</w:t>
      </w:r>
      <w:r w:rsidR="00635283" w:rsidRPr="009734F0">
        <w:rPr>
          <w:rFonts w:ascii="Times New Roman" w:hAnsi="Times New Roman" w:cs="Times New Roman"/>
        </w:rPr>
        <w:tab/>
      </w:r>
    </w:p>
    <w:p w14:paraId="7CCA0FAE" w14:textId="210AAF47" w:rsidR="006F24DA" w:rsidRPr="009734F0" w:rsidRDefault="3E7C5271" w:rsidP="2E7FAA36">
      <w:pPr>
        <w:spacing w:beforeAutospacing="1" w:afterAutospacing="1" w:line="240" w:lineRule="auto"/>
        <w:jc w:val="both"/>
        <w:rPr>
          <w:rFonts w:ascii="Times New Roman" w:eastAsia="Calibri" w:hAnsi="Times New Roman" w:cs="Times New Roman"/>
          <w:color w:val="000000" w:themeColor="text1"/>
          <w:sz w:val="24"/>
          <w:szCs w:val="24"/>
        </w:rPr>
      </w:pPr>
      <w:r w:rsidRPr="009734F0">
        <w:rPr>
          <w:rStyle w:val="Heading1Char"/>
          <w:rFonts w:ascii="Times New Roman" w:eastAsia="Calibri" w:hAnsi="Times New Roman" w:cs="Times New Roman"/>
          <w:color w:val="000000" w:themeColor="text1"/>
          <w:sz w:val="24"/>
          <w:szCs w:val="24"/>
          <w:lang w:val="en-SG"/>
        </w:rPr>
        <w:t>LU Yu Xiao</w:t>
      </w:r>
      <w:r w:rsidR="3F9C692A" w:rsidRPr="009734F0">
        <w:rPr>
          <w:rStyle w:val="Heading1Char"/>
          <w:rFonts w:ascii="Times New Roman" w:eastAsia="Calibri" w:hAnsi="Times New Roman" w:cs="Times New Roman"/>
          <w:color w:val="000000" w:themeColor="text1"/>
          <w:sz w:val="24"/>
          <w:szCs w:val="24"/>
          <w:lang w:val="en-SG"/>
        </w:rPr>
        <w:t xml:space="preserve"> (</w:t>
      </w:r>
      <w:hyperlink r:id="rId10">
        <w:r w:rsidR="3F9C692A" w:rsidRPr="009734F0">
          <w:rPr>
            <w:rStyle w:val="normaltextrun"/>
            <w:rFonts w:ascii="Times New Roman" w:eastAsia="Calibri" w:hAnsi="Times New Roman" w:cs="Times New Roman"/>
            <w:sz w:val="24"/>
            <w:szCs w:val="24"/>
            <w:lang w:val="en-SG"/>
          </w:rPr>
          <w:t>yxlu.2021@phdcs.smu.edu.sg</w:t>
        </w:r>
      </w:hyperlink>
      <w:r w:rsidR="3F9C692A" w:rsidRPr="009734F0">
        <w:rPr>
          <w:rStyle w:val="Heading1Char"/>
          <w:rFonts w:ascii="Times New Roman" w:eastAsia="Calibri" w:hAnsi="Times New Roman" w:cs="Times New Roman"/>
          <w:color w:val="000000" w:themeColor="text1"/>
          <w:sz w:val="24"/>
          <w:szCs w:val="24"/>
          <w:lang w:val="en-SG"/>
        </w:rPr>
        <w:t>)</w:t>
      </w:r>
    </w:p>
    <w:p w14:paraId="13D0A904" w14:textId="2EB0CD49" w:rsidR="006F24DA" w:rsidRPr="009734F0" w:rsidRDefault="3609374C" w:rsidP="2E7FAA36">
      <w:pPr>
        <w:spacing w:beforeAutospacing="1" w:afterAutospacing="1" w:line="240" w:lineRule="auto"/>
        <w:jc w:val="both"/>
        <w:rPr>
          <w:rFonts w:ascii="Times New Roman" w:eastAsia="Calibri" w:hAnsi="Times New Roman" w:cs="Times New Roman"/>
          <w:color w:val="000000" w:themeColor="text1"/>
          <w:sz w:val="24"/>
          <w:szCs w:val="24"/>
        </w:rPr>
      </w:pPr>
      <w:r w:rsidRPr="009734F0">
        <w:rPr>
          <w:rStyle w:val="Heading1Char"/>
          <w:rFonts w:ascii="Times New Roman" w:eastAsia="Calibri" w:hAnsi="Times New Roman" w:cs="Times New Roman"/>
          <w:color w:val="000000" w:themeColor="text1"/>
          <w:sz w:val="24"/>
          <w:szCs w:val="24"/>
          <w:lang w:val="en-SG"/>
        </w:rPr>
        <w:t xml:space="preserve">YANG </w:t>
      </w:r>
      <w:proofErr w:type="spellStart"/>
      <w:r w:rsidRPr="009734F0">
        <w:rPr>
          <w:rStyle w:val="Heading1Char"/>
          <w:rFonts w:ascii="Times New Roman" w:eastAsia="Calibri" w:hAnsi="Times New Roman" w:cs="Times New Roman"/>
          <w:color w:val="000000" w:themeColor="text1"/>
          <w:sz w:val="24"/>
          <w:szCs w:val="24"/>
          <w:lang w:val="en-SG"/>
        </w:rPr>
        <w:t>Chengran</w:t>
      </w:r>
      <w:proofErr w:type="spellEnd"/>
      <w:r w:rsidRPr="009734F0">
        <w:rPr>
          <w:rStyle w:val="Heading1Char"/>
          <w:rFonts w:ascii="Times New Roman" w:eastAsia="Calibri" w:hAnsi="Times New Roman" w:cs="Times New Roman"/>
          <w:color w:val="000000" w:themeColor="text1"/>
          <w:sz w:val="24"/>
          <w:szCs w:val="24"/>
          <w:lang w:val="en-SG"/>
        </w:rPr>
        <w:t xml:space="preserve"> (</w:t>
      </w:r>
      <w:hyperlink r:id="rId11">
        <w:r w:rsidRPr="009734F0">
          <w:rPr>
            <w:rStyle w:val="normaltextrun"/>
            <w:rFonts w:ascii="Times New Roman" w:eastAsia="Calibri" w:hAnsi="Times New Roman" w:cs="Times New Roman"/>
            <w:sz w:val="24"/>
            <w:szCs w:val="24"/>
            <w:lang w:val="en-SG"/>
          </w:rPr>
          <w:t>cryang.2021@phdcs.smu.edu.sg</w:t>
        </w:r>
      </w:hyperlink>
      <w:r w:rsidRPr="009734F0">
        <w:rPr>
          <w:rStyle w:val="Heading1Char"/>
          <w:rFonts w:ascii="Times New Roman" w:eastAsia="Calibri" w:hAnsi="Times New Roman" w:cs="Times New Roman"/>
          <w:color w:val="000000" w:themeColor="text1"/>
          <w:sz w:val="24"/>
          <w:szCs w:val="24"/>
          <w:lang w:val="en-SG"/>
        </w:rPr>
        <w:t>)</w:t>
      </w:r>
    </w:p>
    <w:p w14:paraId="226E2E1B" w14:textId="5F18E1C6" w:rsidR="006F24DA" w:rsidRPr="009734F0" w:rsidRDefault="3609374C" w:rsidP="2E7FAA36">
      <w:pPr>
        <w:spacing w:beforeAutospacing="1" w:afterAutospacing="1" w:line="240" w:lineRule="auto"/>
        <w:jc w:val="both"/>
        <w:rPr>
          <w:rFonts w:ascii="Times New Roman" w:eastAsia="Calibri" w:hAnsi="Times New Roman" w:cs="Times New Roman"/>
          <w:color w:val="000000" w:themeColor="text1"/>
          <w:sz w:val="24"/>
          <w:szCs w:val="24"/>
        </w:rPr>
      </w:pPr>
      <w:r w:rsidRPr="009734F0">
        <w:rPr>
          <w:rStyle w:val="Heading1Char"/>
          <w:rFonts w:ascii="Times New Roman" w:eastAsia="Calibri" w:hAnsi="Times New Roman" w:cs="Times New Roman"/>
          <w:color w:val="000000" w:themeColor="text1"/>
          <w:sz w:val="24"/>
          <w:szCs w:val="24"/>
          <w:lang w:val="en-SG"/>
        </w:rPr>
        <w:t>YANG Zhou (</w:t>
      </w:r>
      <w:hyperlink r:id="rId12">
        <w:r w:rsidRPr="009734F0">
          <w:rPr>
            <w:rStyle w:val="normaltextrun"/>
            <w:rFonts w:ascii="Times New Roman" w:eastAsia="Calibri" w:hAnsi="Times New Roman" w:cs="Times New Roman"/>
            <w:sz w:val="24"/>
            <w:szCs w:val="24"/>
            <w:lang w:val="en-SG"/>
          </w:rPr>
          <w:t>zhouyang.2021@phdcs.smu.edu.sg</w:t>
        </w:r>
      </w:hyperlink>
      <w:r w:rsidRPr="009734F0">
        <w:rPr>
          <w:rStyle w:val="Heading1Char"/>
          <w:rFonts w:ascii="Times New Roman" w:eastAsia="Calibri" w:hAnsi="Times New Roman" w:cs="Times New Roman"/>
          <w:color w:val="000000" w:themeColor="text1"/>
          <w:sz w:val="24"/>
          <w:szCs w:val="24"/>
          <w:lang w:val="en-SG"/>
        </w:rPr>
        <w:t>)</w:t>
      </w:r>
    </w:p>
    <w:p w14:paraId="0A06EA47" w14:textId="1FDA93C1" w:rsidR="006F24DA" w:rsidRPr="009734F0" w:rsidRDefault="006F24DA" w:rsidP="2E7FAA36">
      <w:pPr>
        <w:rPr>
          <w:rFonts w:ascii="Times New Roman" w:eastAsia="Calibri" w:hAnsi="Times New Roman" w:cs="Times New Roman"/>
          <w:color w:val="000000" w:themeColor="text1"/>
        </w:rPr>
      </w:pPr>
    </w:p>
    <w:p w14:paraId="34DFCEAE" w14:textId="3015DB9C" w:rsidR="006F24DA" w:rsidRPr="009734F0" w:rsidRDefault="00635283">
      <w:pPr>
        <w:rPr>
          <w:rFonts w:ascii="Times New Roman" w:hAnsi="Times New Roman" w:cs="Times New Roman"/>
        </w:rPr>
      </w:pPr>
      <w:r w:rsidRPr="009734F0">
        <w:rPr>
          <w:rFonts w:ascii="Times New Roman" w:hAnsi="Times New Roman" w:cs="Times New Roman"/>
        </w:rPr>
        <w:br w:type="page"/>
      </w:r>
    </w:p>
    <w:p w14:paraId="2C078E63" w14:textId="205A1B03" w:rsidR="006F24DA" w:rsidRPr="00F717B8" w:rsidRDefault="35068EF3" w:rsidP="00E67B6E">
      <w:pPr>
        <w:pStyle w:val="Heading1"/>
        <w:numPr>
          <w:ilvl w:val="0"/>
          <w:numId w:val="7"/>
        </w:numPr>
        <w:rPr>
          <w:rFonts w:ascii="Times New Roman" w:hAnsi="Times New Roman" w:cs="Times New Roman"/>
          <w:b/>
          <w:bCs/>
          <w:color w:val="auto"/>
        </w:rPr>
      </w:pPr>
      <w:r w:rsidRPr="00F717B8">
        <w:rPr>
          <w:rFonts w:ascii="Times New Roman" w:hAnsi="Times New Roman" w:cs="Times New Roman"/>
          <w:b/>
          <w:bCs/>
          <w:color w:val="auto"/>
        </w:rPr>
        <w:lastRenderedPageBreak/>
        <w:t>Introduction</w:t>
      </w:r>
    </w:p>
    <w:p w14:paraId="6E5C3F36" w14:textId="214B1B29" w:rsidR="35068EF3" w:rsidRPr="00CF4FB7" w:rsidRDefault="35068EF3" w:rsidP="00E319DA">
      <w:pPr>
        <w:ind w:firstLine="360"/>
        <w:jc w:val="both"/>
        <w:rPr>
          <w:rFonts w:ascii="Times New Roman" w:hAnsi="Times New Roman" w:cs="Times New Roman"/>
          <w:sz w:val="24"/>
          <w:szCs w:val="24"/>
        </w:rPr>
      </w:pPr>
      <w:r w:rsidRPr="00CF4FB7">
        <w:rPr>
          <w:rFonts w:ascii="Times New Roman" w:hAnsi="Times New Roman" w:cs="Times New Roman"/>
          <w:sz w:val="24"/>
          <w:szCs w:val="24"/>
        </w:rPr>
        <w:t xml:space="preserve">In today’s fast paced and constantly growing world, inflation has become a constant reality that constantly depreciates the value of money. Inflation is borne from three key drivers: </w:t>
      </w:r>
    </w:p>
    <w:p w14:paraId="40CD51DB" w14:textId="5997E284" w:rsidR="0C49A28B" w:rsidRPr="00CF4FB7" w:rsidRDefault="0C49A28B" w:rsidP="2E7FAA36">
      <w:pPr>
        <w:numPr>
          <w:ilvl w:val="0"/>
          <w:numId w:val="4"/>
        </w:numPr>
        <w:jc w:val="both"/>
        <w:rPr>
          <w:rFonts w:ascii="Times New Roman" w:hAnsi="Times New Roman" w:cs="Times New Roman"/>
          <w:sz w:val="24"/>
          <w:szCs w:val="24"/>
        </w:rPr>
      </w:pPr>
      <w:r w:rsidRPr="00CF4FB7">
        <w:rPr>
          <w:rFonts w:ascii="Times New Roman" w:hAnsi="Times New Roman" w:cs="Times New Roman"/>
          <w:sz w:val="24"/>
          <w:szCs w:val="24"/>
        </w:rPr>
        <w:t>E</w:t>
      </w:r>
      <w:r w:rsidR="35068EF3" w:rsidRPr="00CF4FB7">
        <w:rPr>
          <w:rFonts w:ascii="Times New Roman" w:hAnsi="Times New Roman" w:cs="Times New Roman"/>
          <w:sz w:val="24"/>
          <w:szCs w:val="24"/>
        </w:rPr>
        <w:t>xcess aggregate demand over supply from a consumerist world</w:t>
      </w:r>
      <w:r w:rsidR="00163DDC">
        <w:rPr>
          <w:rFonts w:ascii="Times New Roman" w:hAnsi="Times New Roman" w:cs="Times New Roman"/>
          <w:sz w:val="24"/>
          <w:szCs w:val="24"/>
        </w:rPr>
        <w:t>.</w:t>
      </w:r>
    </w:p>
    <w:p w14:paraId="4B897620" w14:textId="32D9BE57" w:rsidR="531B9A5A" w:rsidRPr="00CF4FB7" w:rsidRDefault="531B9A5A" w:rsidP="2E7FAA36">
      <w:pPr>
        <w:numPr>
          <w:ilvl w:val="0"/>
          <w:numId w:val="4"/>
        </w:numPr>
        <w:jc w:val="both"/>
        <w:rPr>
          <w:rFonts w:ascii="Times New Roman" w:hAnsi="Times New Roman" w:cs="Times New Roman"/>
          <w:sz w:val="24"/>
          <w:szCs w:val="24"/>
        </w:rPr>
      </w:pPr>
      <w:r w:rsidRPr="00CF4FB7">
        <w:rPr>
          <w:rFonts w:ascii="Times New Roman" w:hAnsi="Times New Roman" w:cs="Times New Roman"/>
          <w:sz w:val="24"/>
          <w:szCs w:val="24"/>
        </w:rPr>
        <w:t>C</w:t>
      </w:r>
      <w:r w:rsidR="35068EF3" w:rsidRPr="00CF4FB7">
        <w:rPr>
          <w:rFonts w:ascii="Times New Roman" w:hAnsi="Times New Roman" w:cs="Times New Roman"/>
          <w:sz w:val="24"/>
          <w:szCs w:val="24"/>
        </w:rPr>
        <w:t xml:space="preserve">ost-push effects resulting from monopolies and oligopolies in different markets, rising unit </w:t>
      </w:r>
      <w:r w:rsidR="6C52B6CA" w:rsidRPr="00CF4FB7">
        <w:rPr>
          <w:rFonts w:ascii="Times New Roman" w:hAnsi="Times New Roman" w:cs="Times New Roman"/>
          <w:sz w:val="24"/>
          <w:szCs w:val="24"/>
        </w:rPr>
        <w:t>labor</w:t>
      </w:r>
      <w:r w:rsidR="35068EF3" w:rsidRPr="00CF4FB7">
        <w:rPr>
          <w:rFonts w:ascii="Times New Roman" w:hAnsi="Times New Roman" w:cs="Times New Roman"/>
          <w:sz w:val="24"/>
          <w:szCs w:val="24"/>
        </w:rPr>
        <w:t xml:space="preserve"> cost, diminishing supply of raw materials for production and transport, increasingly unpredictable and extreme weather</w:t>
      </w:r>
      <w:r w:rsidR="00163DDC">
        <w:rPr>
          <w:rFonts w:ascii="Times New Roman" w:hAnsi="Times New Roman" w:cs="Times New Roman"/>
          <w:sz w:val="24"/>
          <w:szCs w:val="24"/>
        </w:rPr>
        <w:t>.</w:t>
      </w:r>
    </w:p>
    <w:p w14:paraId="2A15F46A" w14:textId="3687A5A4" w:rsidR="54BF38DB" w:rsidRPr="00CF4FB7" w:rsidRDefault="54BF38DB" w:rsidP="2E7FAA36">
      <w:pPr>
        <w:numPr>
          <w:ilvl w:val="0"/>
          <w:numId w:val="4"/>
        </w:numPr>
        <w:jc w:val="both"/>
        <w:rPr>
          <w:rFonts w:ascii="Times New Roman" w:hAnsi="Times New Roman" w:cs="Times New Roman"/>
          <w:sz w:val="24"/>
          <w:szCs w:val="24"/>
        </w:rPr>
      </w:pPr>
      <w:r w:rsidRPr="00CF4FB7">
        <w:rPr>
          <w:rFonts w:ascii="Times New Roman" w:hAnsi="Times New Roman" w:cs="Times New Roman"/>
          <w:sz w:val="24"/>
          <w:szCs w:val="24"/>
        </w:rPr>
        <w:t>T</w:t>
      </w:r>
      <w:r w:rsidR="35068EF3" w:rsidRPr="00CF4FB7">
        <w:rPr>
          <w:rFonts w:ascii="Times New Roman" w:hAnsi="Times New Roman" w:cs="Times New Roman"/>
          <w:sz w:val="24"/>
          <w:szCs w:val="24"/>
        </w:rPr>
        <w:t>he autoregressive cycles of economic expansion and contraction through socio-political intervention by governing bodies and unions in the form of revisions of prices, wages and rents that manipulate inflation according to their market objectives[</w:t>
      </w:r>
      <w:r w:rsidR="4C9D6882" w:rsidRPr="00CF4FB7">
        <w:rPr>
          <w:rFonts w:ascii="Times New Roman" w:hAnsi="Times New Roman" w:cs="Times New Roman"/>
          <w:sz w:val="24"/>
          <w:szCs w:val="24"/>
        </w:rPr>
        <w:t>2</w:t>
      </w:r>
      <w:r w:rsidR="35068EF3" w:rsidRPr="00CF4FB7">
        <w:rPr>
          <w:rFonts w:ascii="Times New Roman" w:hAnsi="Times New Roman" w:cs="Times New Roman"/>
          <w:sz w:val="24"/>
          <w:szCs w:val="24"/>
        </w:rPr>
        <w:t>]. Relying on wage increments alone and bank interest rates to cope with inflation is no longer a feasible strategy in most contexts and the global population has noticed this, resulting in a rise in retail trading as a tool for the average working adult to ensure their money keeps abreast with growing prices[</w:t>
      </w:r>
      <w:r w:rsidR="74A1E3AA" w:rsidRPr="00CF4FB7">
        <w:rPr>
          <w:rFonts w:ascii="Times New Roman" w:hAnsi="Times New Roman" w:cs="Times New Roman"/>
          <w:sz w:val="24"/>
          <w:szCs w:val="24"/>
        </w:rPr>
        <w:t>3</w:t>
      </w:r>
      <w:r w:rsidR="35068EF3" w:rsidRPr="00CF4FB7">
        <w:rPr>
          <w:rFonts w:ascii="Times New Roman" w:hAnsi="Times New Roman" w:cs="Times New Roman"/>
          <w:sz w:val="24"/>
          <w:szCs w:val="24"/>
        </w:rPr>
        <w:t>]</w:t>
      </w:r>
      <w:r w:rsidR="00572A2E" w:rsidRPr="00CF4FB7">
        <w:rPr>
          <w:rFonts w:ascii="Times New Roman" w:hAnsi="Times New Roman" w:cs="Times New Roman"/>
          <w:sz w:val="24"/>
          <w:szCs w:val="24"/>
        </w:rPr>
        <w:t xml:space="preserve">. </w:t>
      </w:r>
    </w:p>
    <w:p w14:paraId="19E18D77" w14:textId="0AA3ED66" w:rsidR="009207EB" w:rsidRPr="00CF4FB7" w:rsidRDefault="00CF4FB7" w:rsidP="00E319DA">
      <w:pPr>
        <w:ind w:firstLine="360"/>
        <w:jc w:val="both"/>
        <w:rPr>
          <w:rFonts w:ascii="Times New Roman" w:hAnsi="Times New Roman" w:cs="Times New Roman"/>
          <w:sz w:val="24"/>
          <w:szCs w:val="24"/>
        </w:rPr>
      </w:pPr>
      <w:r w:rsidRPr="00CF4FB7">
        <w:rPr>
          <w:rFonts w:ascii="Times New Roman" w:hAnsi="Times New Roman" w:cs="Times New Roman"/>
          <w:sz w:val="24"/>
          <w:szCs w:val="24"/>
        </w:rPr>
        <w:t>To</w:t>
      </w:r>
      <w:r w:rsidR="46C2349E" w:rsidRPr="00CF4FB7">
        <w:rPr>
          <w:rFonts w:ascii="Times New Roman" w:hAnsi="Times New Roman" w:cs="Times New Roman"/>
          <w:sz w:val="24"/>
          <w:szCs w:val="24"/>
        </w:rPr>
        <w:t xml:space="preserve"> reduce the effects of inflation, many take to </w:t>
      </w:r>
      <w:r w:rsidR="18014162" w:rsidRPr="00CF4FB7">
        <w:rPr>
          <w:rFonts w:ascii="Times New Roman" w:hAnsi="Times New Roman" w:cs="Times New Roman"/>
          <w:sz w:val="24"/>
          <w:szCs w:val="24"/>
        </w:rPr>
        <w:t>invest</w:t>
      </w:r>
      <w:r w:rsidR="652F8570" w:rsidRPr="00CF4FB7">
        <w:rPr>
          <w:rFonts w:ascii="Times New Roman" w:hAnsi="Times New Roman" w:cs="Times New Roman"/>
          <w:sz w:val="24"/>
          <w:szCs w:val="24"/>
        </w:rPr>
        <w:t>ment</w:t>
      </w:r>
      <w:r w:rsidR="18014162" w:rsidRPr="00CF4FB7">
        <w:rPr>
          <w:rFonts w:ascii="Times New Roman" w:hAnsi="Times New Roman" w:cs="Times New Roman"/>
          <w:sz w:val="24"/>
          <w:szCs w:val="24"/>
        </w:rPr>
        <w:t xml:space="preserve"> in order to increase their capital</w:t>
      </w:r>
      <w:r w:rsidR="1840A7D4" w:rsidRPr="55313EB9">
        <w:rPr>
          <w:rFonts w:ascii="Times New Roman" w:hAnsi="Times New Roman" w:cs="Times New Roman"/>
          <w:sz w:val="24"/>
          <w:szCs w:val="24"/>
        </w:rPr>
        <w:t xml:space="preserve"> [18]</w:t>
      </w:r>
      <w:r w:rsidR="18014162" w:rsidRPr="55313EB9">
        <w:rPr>
          <w:rFonts w:ascii="Times New Roman" w:hAnsi="Times New Roman" w:cs="Times New Roman"/>
          <w:sz w:val="24"/>
          <w:szCs w:val="24"/>
        </w:rPr>
        <w:t>.</w:t>
      </w:r>
      <w:r w:rsidR="18014162" w:rsidRPr="00CF4FB7">
        <w:rPr>
          <w:rFonts w:ascii="Times New Roman" w:hAnsi="Times New Roman" w:cs="Times New Roman"/>
          <w:sz w:val="24"/>
          <w:szCs w:val="24"/>
        </w:rPr>
        <w:t xml:space="preserve"> Traditional forms of investment </w:t>
      </w:r>
      <w:r w:rsidR="208F81B8" w:rsidRPr="55313EB9">
        <w:rPr>
          <w:rFonts w:ascii="Times New Roman" w:hAnsi="Times New Roman" w:cs="Times New Roman"/>
          <w:sz w:val="24"/>
          <w:szCs w:val="24"/>
        </w:rPr>
        <w:t>[19]</w:t>
      </w:r>
      <w:r w:rsidR="18014162" w:rsidRPr="55313EB9">
        <w:rPr>
          <w:rFonts w:ascii="Times New Roman" w:hAnsi="Times New Roman" w:cs="Times New Roman"/>
          <w:sz w:val="24"/>
          <w:szCs w:val="24"/>
        </w:rPr>
        <w:t xml:space="preserve"> </w:t>
      </w:r>
      <w:r w:rsidR="18014162" w:rsidRPr="00CF4FB7">
        <w:rPr>
          <w:rFonts w:ascii="Times New Roman" w:hAnsi="Times New Roman" w:cs="Times New Roman"/>
          <w:sz w:val="24"/>
          <w:szCs w:val="24"/>
        </w:rPr>
        <w:t xml:space="preserve">can </w:t>
      </w:r>
      <w:r w:rsidR="0A034505" w:rsidRPr="00CF4FB7">
        <w:rPr>
          <w:rFonts w:ascii="Times New Roman" w:hAnsi="Times New Roman" w:cs="Times New Roman"/>
          <w:sz w:val="24"/>
          <w:szCs w:val="24"/>
        </w:rPr>
        <w:t>include</w:t>
      </w:r>
      <w:r w:rsidR="18014162" w:rsidRPr="00CF4FB7">
        <w:rPr>
          <w:rFonts w:ascii="Times New Roman" w:hAnsi="Times New Roman" w:cs="Times New Roman"/>
          <w:sz w:val="24"/>
          <w:szCs w:val="24"/>
        </w:rPr>
        <w:t xml:space="preserve"> equities, commodities,</w:t>
      </w:r>
      <w:r w:rsidR="51025571" w:rsidRPr="00CF4FB7">
        <w:rPr>
          <w:rFonts w:ascii="Times New Roman" w:hAnsi="Times New Roman" w:cs="Times New Roman"/>
          <w:sz w:val="24"/>
          <w:szCs w:val="24"/>
        </w:rPr>
        <w:t xml:space="preserve"> and bonds among many others. </w:t>
      </w:r>
      <w:r w:rsidR="23CD3A44" w:rsidRPr="00CF4FB7">
        <w:rPr>
          <w:rFonts w:ascii="Times New Roman" w:hAnsi="Times New Roman" w:cs="Times New Roman"/>
          <w:sz w:val="24"/>
          <w:szCs w:val="24"/>
        </w:rPr>
        <w:t xml:space="preserve">Furthermore, </w:t>
      </w:r>
      <w:r w:rsidR="367CCB4E" w:rsidRPr="00CF4FB7">
        <w:rPr>
          <w:rFonts w:ascii="Times New Roman" w:hAnsi="Times New Roman" w:cs="Times New Roman"/>
          <w:sz w:val="24"/>
          <w:szCs w:val="24"/>
        </w:rPr>
        <w:t xml:space="preserve">depending on the risk appetite, </w:t>
      </w:r>
      <w:r w:rsidR="23CD3A44" w:rsidRPr="00CF4FB7">
        <w:rPr>
          <w:rFonts w:ascii="Times New Roman" w:hAnsi="Times New Roman" w:cs="Times New Roman"/>
          <w:sz w:val="24"/>
          <w:szCs w:val="24"/>
        </w:rPr>
        <w:t xml:space="preserve">traders can adopt many different strategies, </w:t>
      </w:r>
      <w:r w:rsidR="00163DDC" w:rsidRPr="00CF4FB7">
        <w:rPr>
          <w:rFonts w:ascii="Times New Roman" w:hAnsi="Times New Roman" w:cs="Times New Roman"/>
          <w:sz w:val="24"/>
          <w:szCs w:val="24"/>
        </w:rPr>
        <w:t>from long term fundamental based trading</w:t>
      </w:r>
      <w:r w:rsidR="23CD3A44" w:rsidRPr="00CF4FB7">
        <w:rPr>
          <w:rFonts w:ascii="Times New Roman" w:hAnsi="Times New Roman" w:cs="Times New Roman"/>
          <w:sz w:val="24"/>
          <w:szCs w:val="24"/>
        </w:rPr>
        <w:t xml:space="preserve"> to day</w:t>
      </w:r>
      <w:r w:rsidR="00163DDC">
        <w:rPr>
          <w:rFonts w:ascii="Times New Roman" w:hAnsi="Times New Roman" w:cs="Times New Roman"/>
          <w:sz w:val="24"/>
          <w:szCs w:val="24"/>
        </w:rPr>
        <w:t>-</w:t>
      </w:r>
      <w:r w:rsidR="23CD3A44" w:rsidRPr="00CF4FB7">
        <w:rPr>
          <w:rFonts w:ascii="Times New Roman" w:hAnsi="Times New Roman" w:cs="Times New Roman"/>
          <w:sz w:val="24"/>
          <w:szCs w:val="24"/>
        </w:rPr>
        <w:t xml:space="preserve">trading, or even </w:t>
      </w:r>
      <w:r w:rsidR="55D8C4EF" w:rsidRPr="00CF4FB7">
        <w:rPr>
          <w:rFonts w:ascii="Times New Roman" w:hAnsi="Times New Roman" w:cs="Times New Roman"/>
          <w:sz w:val="24"/>
          <w:szCs w:val="24"/>
        </w:rPr>
        <w:t xml:space="preserve">leveraged trading. </w:t>
      </w:r>
    </w:p>
    <w:p w14:paraId="07806FDA" w14:textId="48707B1A" w:rsidR="009207EB" w:rsidRPr="00F15C30" w:rsidRDefault="009207EB" w:rsidP="00E319DA">
      <w:pPr>
        <w:ind w:firstLine="360"/>
        <w:jc w:val="both"/>
        <w:rPr>
          <w:rFonts w:ascii="Times New Roman" w:hAnsi="Times New Roman" w:cs="Times New Roman"/>
          <w:sz w:val="24"/>
          <w:szCs w:val="24"/>
        </w:rPr>
      </w:pPr>
      <w:r w:rsidRPr="00F15C30">
        <w:rPr>
          <w:rFonts w:ascii="Times New Roman" w:hAnsi="Times New Roman" w:cs="Times New Roman"/>
          <w:sz w:val="24"/>
          <w:szCs w:val="24"/>
        </w:rPr>
        <w:t xml:space="preserve">There are many mechanisms which a trader can use to invest </w:t>
      </w:r>
      <w:r w:rsidR="00163DDC">
        <w:rPr>
          <w:rFonts w:ascii="Times New Roman" w:hAnsi="Times New Roman" w:cs="Times New Roman"/>
          <w:sz w:val="24"/>
          <w:szCs w:val="24"/>
        </w:rPr>
        <w:t>to grow their money.</w:t>
      </w:r>
      <w:r w:rsidRPr="00F15C30">
        <w:rPr>
          <w:rFonts w:ascii="Times New Roman" w:hAnsi="Times New Roman" w:cs="Times New Roman"/>
          <w:sz w:val="24"/>
          <w:szCs w:val="24"/>
        </w:rPr>
        <w:t xml:space="preserve"> </w:t>
      </w:r>
      <w:r w:rsidR="00163DDC">
        <w:rPr>
          <w:rFonts w:ascii="Times New Roman" w:hAnsi="Times New Roman" w:cs="Times New Roman"/>
          <w:sz w:val="24"/>
          <w:szCs w:val="24"/>
        </w:rPr>
        <w:t>M</w:t>
      </w:r>
      <w:r w:rsidRPr="00F15C30">
        <w:rPr>
          <w:rFonts w:ascii="Times New Roman" w:hAnsi="Times New Roman" w:cs="Times New Roman"/>
          <w:sz w:val="24"/>
          <w:szCs w:val="24"/>
        </w:rPr>
        <w:t>ost commonly, the direct buying and selling of an instrument is used. When a trader believes that the value of an instrument</w:t>
      </w:r>
      <w:r w:rsidR="00163DDC">
        <w:rPr>
          <w:rFonts w:ascii="Times New Roman" w:hAnsi="Times New Roman" w:cs="Times New Roman"/>
          <w:sz w:val="24"/>
          <w:szCs w:val="24"/>
        </w:rPr>
        <w:t xml:space="preserve"> - </w:t>
      </w:r>
      <w:r w:rsidRPr="00F15C30">
        <w:rPr>
          <w:rFonts w:ascii="Times New Roman" w:hAnsi="Times New Roman" w:cs="Times New Roman"/>
          <w:sz w:val="24"/>
          <w:szCs w:val="24"/>
        </w:rPr>
        <w:t xml:space="preserve">foreign currency exchange, equities, or commodities </w:t>
      </w:r>
      <w:r w:rsidR="00163DDC">
        <w:rPr>
          <w:rFonts w:ascii="Times New Roman" w:hAnsi="Times New Roman" w:cs="Times New Roman"/>
          <w:sz w:val="24"/>
          <w:szCs w:val="24"/>
        </w:rPr>
        <w:t xml:space="preserve">- </w:t>
      </w:r>
      <w:r w:rsidRPr="00F15C30">
        <w:rPr>
          <w:rFonts w:ascii="Times New Roman" w:hAnsi="Times New Roman" w:cs="Times New Roman"/>
          <w:sz w:val="24"/>
          <w:szCs w:val="24"/>
        </w:rPr>
        <w:t>is undervalued and expects the price to increase, a buy order is made at the current price in anticipation that the price will increase</w:t>
      </w:r>
      <w:r w:rsidR="00163DDC">
        <w:rPr>
          <w:rFonts w:ascii="Times New Roman" w:hAnsi="Times New Roman" w:cs="Times New Roman"/>
          <w:sz w:val="24"/>
          <w:szCs w:val="24"/>
        </w:rPr>
        <w:t xml:space="preserve">. This </w:t>
      </w:r>
      <w:r w:rsidRPr="00F15C30">
        <w:rPr>
          <w:rFonts w:ascii="Times New Roman" w:hAnsi="Times New Roman" w:cs="Times New Roman"/>
          <w:sz w:val="24"/>
          <w:szCs w:val="24"/>
        </w:rPr>
        <w:t xml:space="preserve">is known as a ‘long’ order. Conversely, when the price of an instrument is expected to drop, a trader will make a sell order, effectively borrowing a stock at the current price with the intention of buying it later at a lower price. The decision as to whether a price is expected to rise, or fall, can be based on either fundamental analysis, technical analysis or intuition and experience. Fundamental analysis, as earlier discussed, focusses on the company’s presumed fundamental value. In contrast, technical analysis typically uses the movements, patterns, and history of prices to make trading decisions. The tools and systems which a trader uses to analyze the movements and history of prices and make trading decisions is known as </w:t>
      </w:r>
      <w:r w:rsidR="00163DDC">
        <w:rPr>
          <w:rFonts w:ascii="Times New Roman" w:hAnsi="Times New Roman" w:cs="Times New Roman"/>
          <w:sz w:val="24"/>
          <w:szCs w:val="24"/>
        </w:rPr>
        <w:t>their</w:t>
      </w:r>
      <w:r w:rsidRPr="00F15C30">
        <w:rPr>
          <w:rFonts w:ascii="Times New Roman" w:hAnsi="Times New Roman" w:cs="Times New Roman"/>
          <w:sz w:val="24"/>
          <w:szCs w:val="24"/>
        </w:rPr>
        <w:t xml:space="preserve"> trading strategy.</w:t>
      </w:r>
    </w:p>
    <w:p w14:paraId="6E02FC44" w14:textId="21E0FB18" w:rsidR="2EBBA1D2" w:rsidRPr="00CF4FB7" w:rsidRDefault="0EEBA5BF" w:rsidP="001436A6">
      <w:pPr>
        <w:ind w:firstLine="360"/>
        <w:jc w:val="both"/>
        <w:rPr>
          <w:rFonts w:ascii="Times New Roman" w:eastAsia="Calibri" w:hAnsi="Times New Roman" w:cs="Times New Roman"/>
          <w:sz w:val="24"/>
          <w:szCs w:val="24"/>
          <w:lang w:val="en-SG"/>
        </w:rPr>
      </w:pPr>
      <w:r w:rsidRPr="00CF4FB7">
        <w:rPr>
          <w:rFonts w:ascii="Times New Roman" w:hAnsi="Times New Roman" w:cs="Times New Roman"/>
          <w:sz w:val="24"/>
          <w:szCs w:val="24"/>
        </w:rPr>
        <w:t>In recent years, the</w:t>
      </w:r>
      <w:r w:rsidR="2EBBA1D2" w:rsidRPr="00CF4FB7">
        <w:rPr>
          <w:rFonts w:ascii="Times New Roman" w:hAnsi="Times New Roman" w:cs="Times New Roman"/>
          <w:sz w:val="24"/>
          <w:szCs w:val="24"/>
        </w:rPr>
        <w:t xml:space="preserve"> introduction of Bitcoin</w:t>
      </w:r>
      <w:r w:rsidR="7C2ECFAA" w:rsidRPr="55313EB9">
        <w:rPr>
          <w:rFonts w:ascii="Times New Roman" w:hAnsi="Times New Roman" w:cs="Times New Roman"/>
          <w:sz w:val="24"/>
          <w:szCs w:val="24"/>
        </w:rPr>
        <w:t xml:space="preserve"> </w:t>
      </w:r>
      <w:r w:rsidR="2EBBA1D2" w:rsidRPr="00CF4FB7">
        <w:rPr>
          <w:rFonts w:ascii="Times New Roman" w:hAnsi="Times New Roman" w:cs="Times New Roman"/>
          <w:sz w:val="24"/>
          <w:szCs w:val="24"/>
        </w:rPr>
        <w:t xml:space="preserve">[1] in 2009, </w:t>
      </w:r>
      <w:r w:rsidR="5F2381A9" w:rsidRPr="00CF4FB7">
        <w:rPr>
          <w:rFonts w:ascii="Times New Roman" w:hAnsi="Times New Roman" w:cs="Times New Roman"/>
          <w:sz w:val="24"/>
          <w:szCs w:val="24"/>
        </w:rPr>
        <w:t>has led to the creation of a new market, the cryptocurrency market</w:t>
      </w:r>
      <w:r w:rsidR="491E233E" w:rsidRPr="00CF4FB7">
        <w:rPr>
          <w:rFonts w:ascii="Times New Roman" w:hAnsi="Times New Roman" w:cs="Times New Roman"/>
          <w:sz w:val="24"/>
          <w:szCs w:val="24"/>
        </w:rPr>
        <w:t xml:space="preserve">. This market has seen huge adoption and interest from the public, </w:t>
      </w:r>
      <w:r w:rsidR="5F2381A9" w:rsidRPr="00CF4FB7">
        <w:rPr>
          <w:rFonts w:ascii="Times New Roman" w:hAnsi="Times New Roman" w:cs="Times New Roman"/>
          <w:sz w:val="24"/>
          <w:szCs w:val="24"/>
        </w:rPr>
        <w:t>with thousands of cryptocurrencies available</w:t>
      </w:r>
      <w:r w:rsidR="14B8D9D7" w:rsidRPr="00CF4FB7">
        <w:rPr>
          <w:rFonts w:ascii="Times New Roman" w:hAnsi="Times New Roman" w:cs="Times New Roman"/>
          <w:sz w:val="24"/>
          <w:szCs w:val="24"/>
        </w:rPr>
        <w:t xml:space="preserve"> </w:t>
      </w:r>
      <w:r w:rsidR="6459247A" w:rsidRPr="00CF4FB7">
        <w:rPr>
          <w:rFonts w:ascii="Times New Roman" w:hAnsi="Times New Roman" w:cs="Times New Roman"/>
          <w:sz w:val="24"/>
          <w:szCs w:val="24"/>
        </w:rPr>
        <w:t xml:space="preserve">for traders to trade and an overall market capitalization in the trillions of dollars. </w:t>
      </w:r>
      <w:r w:rsidR="6459247A" w:rsidRPr="00CF4FB7">
        <w:rPr>
          <w:rFonts w:ascii="Times New Roman" w:eastAsia="Calibri" w:hAnsi="Times New Roman" w:cs="Times New Roman"/>
          <w:sz w:val="24"/>
          <w:szCs w:val="24"/>
          <w:lang w:val="en-SG"/>
        </w:rPr>
        <w:t>T</w:t>
      </w:r>
      <w:r w:rsidR="2EBBA1D2" w:rsidRPr="00CF4FB7">
        <w:rPr>
          <w:rFonts w:ascii="Times New Roman" w:eastAsia="Calibri" w:hAnsi="Times New Roman" w:cs="Times New Roman"/>
          <w:sz w:val="24"/>
          <w:szCs w:val="24"/>
          <w:lang w:val="en-SG"/>
        </w:rPr>
        <w:t xml:space="preserve">he price of Bitcoin has </w:t>
      </w:r>
      <w:r w:rsidR="5A5DB7B8" w:rsidRPr="00CF4FB7">
        <w:rPr>
          <w:rFonts w:ascii="Times New Roman" w:eastAsia="Calibri" w:hAnsi="Times New Roman" w:cs="Times New Roman"/>
          <w:sz w:val="24"/>
          <w:szCs w:val="24"/>
          <w:lang w:val="en-SG"/>
        </w:rPr>
        <w:t xml:space="preserve">also </w:t>
      </w:r>
      <w:r w:rsidR="2EBBA1D2" w:rsidRPr="00CF4FB7">
        <w:rPr>
          <w:rFonts w:ascii="Times New Roman" w:eastAsia="Calibri" w:hAnsi="Times New Roman" w:cs="Times New Roman"/>
          <w:sz w:val="24"/>
          <w:szCs w:val="24"/>
          <w:lang w:val="en-SG"/>
        </w:rPr>
        <w:t xml:space="preserve">risen exponentially </w:t>
      </w:r>
      <w:r w:rsidR="3A20FD91" w:rsidRPr="00CF4FB7">
        <w:rPr>
          <w:rFonts w:ascii="Times New Roman" w:eastAsia="Calibri" w:hAnsi="Times New Roman" w:cs="Times New Roman"/>
          <w:sz w:val="24"/>
          <w:szCs w:val="24"/>
          <w:lang w:val="en-SG"/>
        </w:rPr>
        <w:t xml:space="preserve">since its inception, </w:t>
      </w:r>
      <w:r w:rsidR="2EBBA1D2" w:rsidRPr="00CF4FB7">
        <w:rPr>
          <w:rFonts w:ascii="Times New Roman" w:eastAsia="Calibri" w:hAnsi="Times New Roman" w:cs="Times New Roman"/>
          <w:sz w:val="24"/>
          <w:szCs w:val="24"/>
          <w:lang w:val="en-SG"/>
        </w:rPr>
        <w:t xml:space="preserve">and many people have earnt a fortune – </w:t>
      </w:r>
      <w:r w:rsidR="00163DDC">
        <w:rPr>
          <w:rFonts w:ascii="Times New Roman" w:eastAsia="Calibri" w:hAnsi="Times New Roman" w:cs="Times New Roman"/>
          <w:sz w:val="24"/>
          <w:szCs w:val="24"/>
          <w:lang w:val="en-SG"/>
        </w:rPr>
        <w:t xml:space="preserve">and an unlucky few have </w:t>
      </w:r>
      <w:r w:rsidR="2EBBA1D2" w:rsidRPr="00CF4FB7">
        <w:rPr>
          <w:rFonts w:ascii="Times New Roman" w:eastAsia="Calibri" w:hAnsi="Times New Roman" w:cs="Times New Roman"/>
          <w:sz w:val="24"/>
          <w:szCs w:val="24"/>
          <w:lang w:val="en-SG"/>
        </w:rPr>
        <w:t xml:space="preserve">lost their life savings – betting on Bitcoin. Although </w:t>
      </w:r>
      <w:r w:rsidR="023B12CD" w:rsidRPr="00CF4FB7">
        <w:rPr>
          <w:rFonts w:ascii="Times New Roman" w:eastAsia="Calibri" w:hAnsi="Times New Roman" w:cs="Times New Roman"/>
          <w:sz w:val="24"/>
          <w:szCs w:val="24"/>
          <w:lang w:val="en-SG"/>
        </w:rPr>
        <w:t>Bitcoin has seen an exponential price increase</w:t>
      </w:r>
      <w:r w:rsidR="2EBBA1D2" w:rsidRPr="00CF4FB7">
        <w:rPr>
          <w:rFonts w:ascii="Times New Roman" w:eastAsia="Calibri" w:hAnsi="Times New Roman" w:cs="Times New Roman"/>
          <w:sz w:val="24"/>
          <w:szCs w:val="24"/>
          <w:lang w:val="en-SG"/>
        </w:rPr>
        <w:t>, there ha</w:t>
      </w:r>
      <w:r w:rsidR="5D1B1DB3" w:rsidRPr="00CF4FB7">
        <w:rPr>
          <w:rFonts w:ascii="Times New Roman" w:eastAsia="Calibri" w:hAnsi="Times New Roman" w:cs="Times New Roman"/>
          <w:sz w:val="24"/>
          <w:szCs w:val="24"/>
          <w:lang w:val="en-SG"/>
        </w:rPr>
        <w:t xml:space="preserve">s </w:t>
      </w:r>
      <w:r w:rsidR="2EBBA1D2" w:rsidRPr="00CF4FB7">
        <w:rPr>
          <w:rFonts w:ascii="Times New Roman" w:eastAsia="Calibri" w:hAnsi="Times New Roman" w:cs="Times New Roman"/>
          <w:sz w:val="24"/>
          <w:szCs w:val="24"/>
          <w:lang w:val="en-SG"/>
        </w:rPr>
        <w:t xml:space="preserve">been </w:t>
      </w:r>
      <w:r w:rsidR="2F28DD7E" w:rsidRPr="00CF4FB7">
        <w:rPr>
          <w:rFonts w:ascii="Times New Roman" w:eastAsia="Calibri" w:hAnsi="Times New Roman" w:cs="Times New Roman"/>
          <w:sz w:val="24"/>
          <w:szCs w:val="24"/>
          <w:lang w:val="en-SG"/>
        </w:rPr>
        <w:t xml:space="preserve">several </w:t>
      </w:r>
      <w:r w:rsidR="2EBBA1D2" w:rsidRPr="00CF4FB7">
        <w:rPr>
          <w:rFonts w:ascii="Times New Roman" w:eastAsia="Calibri" w:hAnsi="Times New Roman" w:cs="Times New Roman"/>
          <w:sz w:val="24"/>
          <w:szCs w:val="24"/>
          <w:lang w:val="en-SG"/>
        </w:rPr>
        <w:t xml:space="preserve">waves in the Bitcoin </w:t>
      </w:r>
      <w:r w:rsidR="42A50A63" w:rsidRPr="00CF4FB7">
        <w:rPr>
          <w:rFonts w:ascii="Times New Roman" w:eastAsia="Calibri" w:hAnsi="Times New Roman" w:cs="Times New Roman"/>
          <w:sz w:val="24"/>
          <w:szCs w:val="24"/>
          <w:lang w:val="en-SG"/>
        </w:rPr>
        <w:t xml:space="preserve">market </w:t>
      </w:r>
      <w:r w:rsidR="2EBBA1D2" w:rsidRPr="00CF4FB7">
        <w:rPr>
          <w:rFonts w:ascii="Times New Roman" w:eastAsia="Calibri" w:hAnsi="Times New Roman" w:cs="Times New Roman"/>
          <w:sz w:val="24"/>
          <w:szCs w:val="24"/>
          <w:lang w:val="en-SG"/>
        </w:rPr>
        <w:t xml:space="preserve">so far, with the bitcoin market gaining – and losing up to a trillion dollar in market value within the course of a week. Bitcoin prices do not move like the stock market, it is </w:t>
      </w:r>
      <w:r w:rsidR="2EBBA1D2" w:rsidRPr="00CF4FB7">
        <w:rPr>
          <w:rFonts w:ascii="Times New Roman" w:eastAsia="Calibri" w:hAnsi="Times New Roman" w:cs="Times New Roman"/>
          <w:sz w:val="24"/>
          <w:szCs w:val="24"/>
          <w:lang w:val="en-SG"/>
        </w:rPr>
        <w:lastRenderedPageBreak/>
        <w:t>more volatile and driven by events and investor sentiment.</w:t>
      </w:r>
      <w:r w:rsidR="44F7F111" w:rsidRPr="00CF4FB7">
        <w:rPr>
          <w:rFonts w:ascii="Times New Roman" w:eastAsia="Calibri" w:hAnsi="Times New Roman" w:cs="Times New Roman"/>
          <w:sz w:val="24"/>
          <w:szCs w:val="24"/>
          <w:lang w:val="en-SG"/>
        </w:rPr>
        <w:t xml:space="preserve"> In fact, many have likened Bitcoins to bubbles in the stock market, where prices increase rapidly due to speculative investment, followed by a crash where sell-offs cause the price to decline dramatically, leaving speculative investors in the lurch.</w:t>
      </w:r>
    </w:p>
    <w:p w14:paraId="3A73FF95" w14:textId="49126473" w:rsidR="44F7F111" w:rsidRPr="00E319DA" w:rsidRDefault="44F7F111" w:rsidP="00106095">
      <w:pPr>
        <w:ind w:firstLine="360"/>
        <w:jc w:val="both"/>
        <w:rPr>
          <w:rFonts w:ascii="Times New Roman" w:eastAsia="Calibri" w:hAnsi="Times New Roman" w:cs="Times New Roman"/>
          <w:sz w:val="24"/>
          <w:szCs w:val="24"/>
          <w:lang w:val="en-SG"/>
        </w:rPr>
      </w:pPr>
      <w:r w:rsidRPr="00CF4FB7">
        <w:rPr>
          <w:rFonts w:ascii="Times New Roman" w:eastAsia="Calibri" w:hAnsi="Times New Roman" w:cs="Times New Roman"/>
          <w:sz w:val="24"/>
          <w:szCs w:val="24"/>
          <w:lang w:val="en-SG"/>
        </w:rPr>
        <w:t xml:space="preserve">While the </w:t>
      </w:r>
      <w:r w:rsidR="5B42796A" w:rsidRPr="00CF4FB7">
        <w:rPr>
          <w:rFonts w:ascii="Times New Roman" w:eastAsia="Calibri" w:hAnsi="Times New Roman" w:cs="Times New Roman"/>
          <w:sz w:val="24"/>
          <w:szCs w:val="24"/>
          <w:lang w:val="en-SG"/>
        </w:rPr>
        <w:t>less informed trader</w:t>
      </w:r>
      <w:r w:rsidRPr="00CF4FB7">
        <w:rPr>
          <w:rFonts w:ascii="Times New Roman" w:eastAsia="Calibri" w:hAnsi="Times New Roman" w:cs="Times New Roman"/>
          <w:sz w:val="24"/>
          <w:szCs w:val="24"/>
          <w:lang w:val="en-SG"/>
        </w:rPr>
        <w:t xml:space="preserve"> might</w:t>
      </w:r>
      <w:r w:rsidR="785C3FE0" w:rsidRPr="00CF4FB7">
        <w:rPr>
          <w:rFonts w:ascii="Times New Roman" w:eastAsia="Calibri" w:hAnsi="Times New Roman" w:cs="Times New Roman"/>
          <w:sz w:val="24"/>
          <w:szCs w:val="24"/>
          <w:lang w:val="en-SG"/>
        </w:rPr>
        <w:t xml:space="preserve"> simply</w:t>
      </w:r>
      <w:r w:rsidRPr="00CF4FB7">
        <w:rPr>
          <w:rFonts w:ascii="Times New Roman" w:eastAsia="Calibri" w:hAnsi="Times New Roman" w:cs="Times New Roman"/>
          <w:sz w:val="24"/>
          <w:szCs w:val="24"/>
          <w:lang w:val="en-SG"/>
        </w:rPr>
        <w:t xml:space="preserve"> follow market hype when entering the Bitcoin market, some more informed investors have taken to using various methods to try and gain profits from trading </w:t>
      </w:r>
      <w:r w:rsidR="455CA77D" w:rsidRPr="00CF4FB7">
        <w:rPr>
          <w:rFonts w:ascii="Times New Roman" w:eastAsia="Calibri" w:hAnsi="Times New Roman" w:cs="Times New Roman"/>
          <w:sz w:val="24"/>
          <w:szCs w:val="24"/>
          <w:lang w:val="en-SG"/>
        </w:rPr>
        <w:t xml:space="preserve">Bitcoin or other cryptocurrencies. </w:t>
      </w:r>
      <w:r w:rsidR="73CF7B7E" w:rsidRPr="00CF4FB7">
        <w:rPr>
          <w:rFonts w:ascii="Times New Roman" w:eastAsia="Calibri" w:hAnsi="Times New Roman" w:cs="Times New Roman"/>
          <w:sz w:val="24"/>
          <w:szCs w:val="24"/>
          <w:lang w:val="en-SG"/>
        </w:rPr>
        <w:t>Among those methods is the use of technical analysis in predicting future cryptocurrency prices</w:t>
      </w:r>
      <w:r w:rsidR="3F8B85D7" w:rsidRPr="00CF4FB7">
        <w:rPr>
          <w:rFonts w:ascii="Times New Roman" w:eastAsia="Calibri" w:hAnsi="Times New Roman" w:cs="Times New Roman"/>
          <w:sz w:val="24"/>
          <w:szCs w:val="24"/>
          <w:lang w:val="en-SG"/>
        </w:rPr>
        <w:t>.</w:t>
      </w:r>
      <w:r w:rsidR="00106095">
        <w:rPr>
          <w:rFonts w:ascii="Times New Roman" w:eastAsia="Calibri" w:hAnsi="Times New Roman" w:cs="Times New Roman"/>
          <w:sz w:val="24"/>
          <w:szCs w:val="24"/>
          <w:lang w:val="en-SG"/>
        </w:rPr>
        <w:t xml:space="preserve"> </w:t>
      </w:r>
      <w:r w:rsidRPr="00163DDC">
        <w:rPr>
          <w:rFonts w:ascii="Times New Roman" w:eastAsia="Calibri" w:hAnsi="Times New Roman" w:cs="Times New Roman"/>
          <w:b/>
          <w:bCs/>
          <w:sz w:val="24"/>
          <w:szCs w:val="24"/>
          <w:lang w:val="en-SG"/>
        </w:rPr>
        <w:t>The goal of this paper is thus to examine whether technical indicators are useful for trading in the Cryptocurrency Market.</w:t>
      </w:r>
    </w:p>
    <w:p w14:paraId="6542CE5C" w14:textId="7183CB7C" w:rsidR="35068EF3" w:rsidRPr="00CF4FB7" w:rsidRDefault="35068EF3" w:rsidP="00E319DA">
      <w:pPr>
        <w:ind w:firstLine="720"/>
        <w:jc w:val="both"/>
        <w:rPr>
          <w:rFonts w:ascii="Times New Roman" w:hAnsi="Times New Roman" w:cs="Times New Roman"/>
          <w:sz w:val="24"/>
          <w:szCs w:val="24"/>
        </w:rPr>
      </w:pPr>
      <w:r w:rsidRPr="00CF4FB7">
        <w:rPr>
          <w:rFonts w:ascii="Times New Roman" w:hAnsi="Times New Roman" w:cs="Times New Roman"/>
          <w:sz w:val="24"/>
          <w:szCs w:val="24"/>
        </w:rPr>
        <w:t>A brief introduction to the technical indicators that are used for the technical analysis and trading strategies is provided to better understand the application of these indicators for making trading decisions (s</w:t>
      </w:r>
      <w:r w:rsidR="00935611">
        <w:rPr>
          <w:rFonts w:ascii="Times New Roman" w:hAnsi="Times New Roman" w:cs="Times New Roman"/>
          <w:sz w:val="24"/>
          <w:szCs w:val="24"/>
        </w:rPr>
        <w:t>ee Annex A</w:t>
      </w:r>
      <w:r w:rsidRPr="00CF4FB7">
        <w:rPr>
          <w:rFonts w:ascii="Times New Roman" w:hAnsi="Times New Roman" w:cs="Times New Roman"/>
          <w:sz w:val="24"/>
          <w:szCs w:val="24"/>
        </w:rPr>
        <w:t xml:space="preserve">). The selected indicators and their corresponding trading strategies are some of the most used indicators that are accessible and understood by most traders. This was intentionally done to ensure the impact of the conclusion affects as many traders as possible. </w:t>
      </w:r>
    </w:p>
    <w:p w14:paraId="64E9A12A" w14:textId="464D9CED" w:rsidR="35068EF3" w:rsidRPr="00CF4FB7" w:rsidRDefault="35068EF3" w:rsidP="00106095">
      <w:pPr>
        <w:ind w:firstLine="720"/>
        <w:jc w:val="both"/>
        <w:rPr>
          <w:rFonts w:ascii="Times New Roman" w:hAnsi="Times New Roman" w:cs="Times New Roman"/>
          <w:sz w:val="24"/>
          <w:szCs w:val="24"/>
        </w:rPr>
      </w:pPr>
      <w:r w:rsidRPr="00CF4FB7">
        <w:rPr>
          <w:rFonts w:ascii="Times New Roman" w:hAnsi="Times New Roman" w:cs="Times New Roman"/>
          <w:sz w:val="24"/>
          <w:szCs w:val="24"/>
        </w:rPr>
        <w:t xml:space="preserve">The structure of the paper is as follows: Section 2 briefly discusses how the data was sourced and the processing done to generate the final dataset. Section 3 </w:t>
      </w:r>
      <w:r w:rsidR="00163DDC">
        <w:rPr>
          <w:rFonts w:ascii="Times New Roman" w:hAnsi="Times New Roman" w:cs="Times New Roman"/>
          <w:sz w:val="24"/>
          <w:szCs w:val="24"/>
        </w:rPr>
        <w:t>f</w:t>
      </w:r>
      <w:r w:rsidRPr="00CF4FB7">
        <w:rPr>
          <w:rFonts w:ascii="Times New Roman" w:hAnsi="Times New Roman" w:cs="Times New Roman"/>
          <w:sz w:val="24"/>
          <w:szCs w:val="24"/>
        </w:rPr>
        <w:t>its the data to various Autoregressive Distributed Lag (ADL) time series models to determine (</w:t>
      </w:r>
      <w:proofErr w:type="spellStart"/>
      <w:r w:rsidRPr="00CF4FB7">
        <w:rPr>
          <w:rFonts w:ascii="Times New Roman" w:hAnsi="Times New Roman" w:cs="Times New Roman"/>
          <w:sz w:val="24"/>
          <w:szCs w:val="24"/>
        </w:rPr>
        <w:t>i</w:t>
      </w:r>
      <w:proofErr w:type="spellEnd"/>
      <w:r w:rsidRPr="00CF4FB7">
        <w:rPr>
          <w:rFonts w:ascii="Times New Roman" w:hAnsi="Times New Roman" w:cs="Times New Roman"/>
          <w:sz w:val="24"/>
          <w:szCs w:val="24"/>
        </w:rPr>
        <w:t>) the variables that are strongly correlated profitable trades, (ii) the lag intervals for specific variables which result in the highest correlation, and (iii) potentially useful interaction terms that indicate marginal increases in trading success conditioned on specific variable states</w:t>
      </w:r>
      <w:r w:rsidRPr="00255A5B">
        <w:rPr>
          <w:rFonts w:ascii="Times New Roman" w:hAnsi="Times New Roman" w:cs="Times New Roman"/>
          <w:sz w:val="24"/>
          <w:szCs w:val="24"/>
        </w:rPr>
        <w:t>. In Section 4</w:t>
      </w:r>
      <w:r w:rsidR="00163DDC">
        <w:rPr>
          <w:rFonts w:ascii="Times New Roman" w:hAnsi="Times New Roman" w:cs="Times New Roman"/>
          <w:sz w:val="24"/>
          <w:szCs w:val="24"/>
        </w:rPr>
        <w:t>,</w:t>
      </w:r>
      <w:r w:rsidR="00106095" w:rsidRPr="00255A5B">
        <w:rPr>
          <w:rFonts w:ascii="Times New Roman" w:hAnsi="Times New Roman" w:cs="Times New Roman"/>
          <w:sz w:val="24"/>
          <w:szCs w:val="24"/>
        </w:rPr>
        <w:t xml:space="preserve"> we dive deep into robustness checks</w:t>
      </w:r>
      <w:r w:rsidR="0010100B" w:rsidRPr="00255A5B">
        <w:rPr>
          <w:rFonts w:ascii="Times New Roman" w:hAnsi="Times New Roman" w:cs="Times New Roman"/>
          <w:sz w:val="24"/>
          <w:szCs w:val="24"/>
        </w:rPr>
        <w:t xml:space="preserve"> by applying a different time series model</w:t>
      </w:r>
      <w:r w:rsidR="00EF6EA3" w:rsidRPr="00255A5B">
        <w:rPr>
          <w:rFonts w:ascii="Times New Roman" w:hAnsi="Times New Roman" w:cs="Times New Roman"/>
          <w:sz w:val="24"/>
          <w:szCs w:val="24"/>
        </w:rPr>
        <w:t xml:space="preserve"> (ECM) </w:t>
      </w:r>
      <w:r w:rsidR="00CB23B0" w:rsidRPr="00255A5B">
        <w:rPr>
          <w:rFonts w:ascii="Times New Roman" w:hAnsi="Times New Roman" w:cs="Times New Roman"/>
          <w:sz w:val="24"/>
          <w:szCs w:val="24"/>
        </w:rPr>
        <w:t>to determine if previously significant indicators remain so</w:t>
      </w:r>
      <w:r w:rsidR="00B67903" w:rsidRPr="00255A5B">
        <w:rPr>
          <w:rFonts w:ascii="Times New Roman" w:hAnsi="Times New Roman" w:cs="Times New Roman"/>
          <w:sz w:val="24"/>
          <w:szCs w:val="24"/>
        </w:rPr>
        <w:t xml:space="preserve">, or if other significant indicators </w:t>
      </w:r>
      <w:r w:rsidR="00322F52" w:rsidRPr="00255A5B">
        <w:rPr>
          <w:rFonts w:ascii="Times New Roman" w:hAnsi="Times New Roman" w:cs="Times New Roman"/>
          <w:sz w:val="24"/>
          <w:szCs w:val="24"/>
        </w:rPr>
        <w:t>are found</w:t>
      </w:r>
      <w:r w:rsidR="001436A6">
        <w:rPr>
          <w:rFonts w:ascii="Times New Roman" w:hAnsi="Times New Roman" w:cs="Times New Roman"/>
          <w:sz w:val="24"/>
          <w:szCs w:val="24"/>
        </w:rPr>
        <w:t xml:space="preserve">. </w:t>
      </w:r>
      <w:r w:rsidRPr="00255A5B">
        <w:rPr>
          <w:rFonts w:ascii="Times New Roman" w:hAnsi="Times New Roman" w:cs="Times New Roman"/>
          <w:sz w:val="24"/>
          <w:szCs w:val="24"/>
        </w:rPr>
        <w:t xml:space="preserve">Following which, </w:t>
      </w:r>
      <w:r w:rsidR="00255A5B" w:rsidRPr="00255A5B">
        <w:rPr>
          <w:rFonts w:ascii="Times New Roman" w:hAnsi="Times New Roman" w:cs="Times New Roman"/>
          <w:sz w:val="24"/>
          <w:szCs w:val="24"/>
        </w:rPr>
        <w:t xml:space="preserve">in </w:t>
      </w:r>
      <w:r w:rsidRPr="00255A5B">
        <w:rPr>
          <w:rFonts w:ascii="Times New Roman" w:hAnsi="Times New Roman" w:cs="Times New Roman"/>
          <w:sz w:val="24"/>
          <w:szCs w:val="24"/>
        </w:rPr>
        <w:t>Section</w:t>
      </w:r>
      <w:r w:rsidR="001436A6">
        <w:rPr>
          <w:rFonts w:ascii="Times New Roman" w:hAnsi="Times New Roman" w:cs="Times New Roman"/>
          <w:sz w:val="24"/>
          <w:szCs w:val="24"/>
        </w:rPr>
        <w:t xml:space="preserve"> </w:t>
      </w:r>
      <w:r w:rsidR="001436A6" w:rsidRPr="001436A6">
        <w:rPr>
          <w:rFonts w:ascii="Times New Roman" w:hAnsi="Times New Roman" w:cs="Times New Roman"/>
          <w:sz w:val="24"/>
          <w:szCs w:val="24"/>
        </w:rPr>
        <w:t>5</w:t>
      </w:r>
      <w:r w:rsidR="00163DDC">
        <w:rPr>
          <w:rFonts w:ascii="Times New Roman" w:hAnsi="Times New Roman" w:cs="Times New Roman"/>
          <w:sz w:val="24"/>
          <w:szCs w:val="24"/>
        </w:rPr>
        <w:t>,</w:t>
      </w:r>
      <w:r w:rsidRPr="00CF4FB7">
        <w:rPr>
          <w:rFonts w:ascii="Times New Roman" w:hAnsi="Times New Roman" w:cs="Times New Roman"/>
          <w:sz w:val="24"/>
          <w:szCs w:val="24"/>
        </w:rPr>
        <w:t xml:space="preserve"> a full trading strategy is developed based on the insights derived from the earlier models, and this strategy is evaluated against common trading strategies on a different cryptocurrency from the one used in the earlier models to determine its relative performance. Finally, in Section </w:t>
      </w:r>
      <w:r w:rsidR="001436A6">
        <w:rPr>
          <w:rFonts w:ascii="Times New Roman" w:hAnsi="Times New Roman" w:cs="Times New Roman"/>
          <w:sz w:val="24"/>
          <w:szCs w:val="24"/>
        </w:rPr>
        <w:t>6</w:t>
      </w:r>
      <w:r w:rsidRPr="00CF4FB7">
        <w:rPr>
          <w:rFonts w:ascii="Times New Roman" w:hAnsi="Times New Roman" w:cs="Times New Roman"/>
          <w:sz w:val="24"/>
          <w:szCs w:val="24"/>
        </w:rPr>
        <w:t>, the paper concludes with a summary of the findings and potential improvements that can be made for both the modelling and trading strategy</w:t>
      </w:r>
      <w:r w:rsidR="00106095" w:rsidRPr="00CF4FB7">
        <w:rPr>
          <w:rFonts w:ascii="Times New Roman" w:hAnsi="Times New Roman" w:cs="Times New Roman"/>
          <w:sz w:val="24"/>
          <w:szCs w:val="24"/>
        </w:rPr>
        <w:t xml:space="preserve">. </w:t>
      </w:r>
    </w:p>
    <w:p w14:paraId="1CE32D50" w14:textId="0B5389BA" w:rsidR="35068EF3" w:rsidRPr="00CF4FB7" w:rsidRDefault="35068EF3" w:rsidP="00255A5B">
      <w:pPr>
        <w:ind w:firstLine="720"/>
        <w:jc w:val="both"/>
        <w:rPr>
          <w:rFonts w:ascii="Times New Roman" w:hAnsi="Times New Roman" w:cs="Times New Roman"/>
          <w:sz w:val="24"/>
          <w:szCs w:val="24"/>
        </w:rPr>
      </w:pPr>
      <w:r w:rsidRPr="00CF4FB7">
        <w:rPr>
          <w:rFonts w:ascii="Times New Roman" w:hAnsi="Times New Roman" w:cs="Times New Roman"/>
          <w:sz w:val="24"/>
          <w:szCs w:val="24"/>
        </w:rPr>
        <w:t>BTC</w:t>
      </w:r>
      <w:r w:rsidR="00163DDC">
        <w:rPr>
          <w:rFonts w:ascii="Times New Roman" w:hAnsi="Times New Roman" w:cs="Times New Roman"/>
          <w:sz w:val="24"/>
          <w:szCs w:val="24"/>
        </w:rPr>
        <w:t>-</w:t>
      </w:r>
      <w:r w:rsidRPr="00CF4FB7">
        <w:rPr>
          <w:rFonts w:ascii="Times New Roman" w:hAnsi="Times New Roman" w:cs="Times New Roman"/>
          <w:sz w:val="24"/>
          <w:szCs w:val="24"/>
        </w:rPr>
        <w:t>USD (</w:t>
      </w:r>
      <w:r w:rsidR="00163DDC">
        <w:rPr>
          <w:rFonts w:ascii="Times New Roman" w:hAnsi="Times New Roman" w:cs="Times New Roman"/>
          <w:sz w:val="24"/>
          <w:szCs w:val="24"/>
        </w:rPr>
        <w:t>the price of Bitcoin in USD</w:t>
      </w:r>
      <w:r w:rsidRPr="00CF4FB7">
        <w:rPr>
          <w:rFonts w:ascii="Times New Roman" w:hAnsi="Times New Roman" w:cs="Times New Roman"/>
          <w:sz w:val="24"/>
          <w:szCs w:val="24"/>
        </w:rPr>
        <w:t>) will be used as the base market for modelling since it is the largest and most popular cryptocurrency. The decision to explore this specific market using technical analysis is because technical analysis is the most quantitative method used to make trading decisions, making it a prime candidate for the application of econometric analysis. Additionally, cryptocurrencies are a nascent market whose true fundamentals have not been established, making fundamental analysis extremely difficult and likely inaccurate. Lastly, Bitcoin’s price is highly susceptible to news-induced price action (be it news with a known release date, or sudden news), this makes it a unique challenge for regressive models as the trend is not fixed nor cyclical.</w:t>
      </w:r>
    </w:p>
    <w:p w14:paraId="44C6D70A" w14:textId="7A02F51E" w:rsidR="2E7FAA36" w:rsidRPr="009734F0" w:rsidRDefault="2E7FAA36">
      <w:pPr>
        <w:rPr>
          <w:rFonts w:ascii="Times New Roman" w:hAnsi="Times New Roman" w:cs="Times New Roman"/>
        </w:rPr>
      </w:pPr>
    </w:p>
    <w:p w14:paraId="5B5A3C9B" w14:textId="3241A8CA" w:rsidR="2E7FAA36" w:rsidRPr="000255A5" w:rsidRDefault="257E6A84" w:rsidP="2E7FAA36">
      <w:pPr>
        <w:pStyle w:val="Heading1"/>
        <w:numPr>
          <w:ilvl w:val="0"/>
          <w:numId w:val="7"/>
        </w:numPr>
        <w:rPr>
          <w:rFonts w:ascii="Times New Roman" w:hAnsi="Times New Roman" w:cs="Times New Roman"/>
          <w:b/>
          <w:bCs/>
          <w:color w:val="auto"/>
        </w:rPr>
      </w:pPr>
      <w:r w:rsidRPr="00F717B8">
        <w:rPr>
          <w:rFonts w:ascii="Times New Roman" w:hAnsi="Times New Roman" w:cs="Times New Roman"/>
          <w:b/>
          <w:bCs/>
          <w:color w:val="auto"/>
          <w:lang w:val="en-SG"/>
        </w:rPr>
        <w:lastRenderedPageBreak/>
        <w:t>Data Collection and Processing</w:t>
      </w:r>
    </w:p>
    <w:p w14:paraId="6E5F1AEB" w14:textId="13AAF951" w:rsidR="257E6A84" w:rsidRPr="00255A5B" w:rsidRDefault="000255A5" w:rsidP="00255A5B">
      <w:pPr>
        <w:ind w:firstLine="360"/>
        <w:jc w:val="both"/>
        <w:rPr>
          <w:rFonts w:ascii="Times New Roman" w:hAnsi="Times New Roman" w:cs="Times New Roman"/>
          <w:sz w:val="24"/>
          <w:szCs w:val="24"/>
          <w:lang w:val="en-SG"/>
        </w:rPr>
      </w:pPr>
      <w:r w:rsidRPr="00905DF4">
        <w:rPr>
          <w:rFonts w:ascii="Times New Roman" w:hAnsi="Times New Roman" w:cs="Times New Roman"/>
          <w:noProof/>
          <w:sz w:val="24"/>
          <w:szCs w:val="24"/>
        </w:rPr>
        <w:drawing>
          <wp:anchor distT="0" distB="0" distL="114300" distR="114300" simplePos="0" relativeHeight="251719168" behindDoc="0" locked="0" layoutInCell="1" allowOverlap="1" wp14:anchorId="51CFE992" wp14:editId="696B4BDA">
            <wp:simplePos x="0" y="0"/>
            <wp:positionH relativeFrom="column">
              <wp:posOffset>5467350</wp:posOffset>
            </wp:positionH>
            <wp:positionV relativeFrom="paragraph">
              <wp:posOffset>50800</wp:posOffset>
            </wp:positionV>
            <wp:extent cx="541020" cy="420743"/>
            <wp:effectExtent l="0" t="0" r="0" b="0"/>
            <wp:wrapNone/>
            <wp:docPr id="24" name="Picture 2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iagram&#10;&#10;Description automatically generated"/>
                    <pic:cNvPicPr/>
                  </pic:nvPicPr>
                  <pic:blipFill rotWithShape="1">
                    <a:blip r:embed="rId13">
                      <a:extLst>
                        <a:ext uri="{28A0092B-C50C-407E-A947-70E740481C1C}">
                          <a14:useLocalDpi xmlns:a14="http://schemas.microsoft.com/office/drawing/2010/main" val="0"/>
                        </a:ext>
                      </a:extLst>
                    </a:blip>
                    <a:srcRect t="4923" r="667"/>
                    <a:stretch/>
                  </pic:blipFill>
                  <pic:spPr bwMode="auto">
                    <a:xfrm>
                      <a:off x="0" y="0"/>
                      <a:ext cx="541020" cy="4207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05DF4">
        <w:rPr>
          <w:rFonts w:ascii="Times New Roman" w:hAnsi="Times New Roman" w:cs="Times New Roman"/>
          <w:noProof/>
          <w:sz w:val="24"/>
          <w:szCs w:val="24"/>
        </w:rPr>
        <w:drawing>
          <wp:anchor distT="0" distB="0" distL="114300" distR="114300" simplePos="0" relativeHeight="251715072" behindDoc="1" locked="0" layoutInCell="1" allowOverlap="1" wp14:anchorId="7AB88F59" wp14:editId="585D759B">
            <wp:simplePos x="0" y="0"/>
            <wp:positionH relativeFrom="margin">
              <wp:posOffset>2952750</wp:posOffset>
            </wp:positionH>
            <wp:positionV relativeFrom="paragraph">
              <wp:posOffset>26670</wp:posOffset>
            </wp:positionV>
            <wp:extent cx="3076575" cy="3119120"/>
            <wp:effectExtent l="0" t="0" r="9525" b="5080"/>
            <wp:wrapSquare wrapText="bothSides"/>
            <wp:docPr id="23" name="Picture 23"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isto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76575" cy="3119120"/>
                    </a:xfrm>
                    <a:prstGeom prst="rect">
                      <a:avLst/>
                    </a:prstGeom>
                    <a:noFill/>
                  </pic:spPr>
                </pic:pic>
              </a:graphicData>
            </a:graphic>
            <wp14:sizeRelH relativeFrom="page">
              <wp14:pctWidth>0</wp14:pctWidth>
            </wp14:sizeRelH>
            <wp14:sizeRelV relativeFrom="page">
              <wp14:pctHeight>0</wp14:pctHeight>
            </wp14:sizeRelV>
          </wp:anchor>
        </w:drawing>
      </w:r>
      <w:r w:rsidR="257E6A84" w:rsidRPr="00255A5B">
        <w:rPr>
          <w:rFonts w:ascii="Times New Roman" w:hAnsi="Times New Roman" w:cs="Times New Roman"/>
          <w:sz w:val="24"/>
          <w:szCs w:val="24"/>
          <w:lang w:val="en-SG"/>
        </w:rPr>
        <w:t xml:space="preserve">Market data collected for this project is largely from </w:t>
      </w:r>
      <w:r w:rsidR="257E6A84" w:rsidRPr="00255A5B">
        <w:rPr>
          <w:rFonts w:ascii="Times New Roman" w:hAnsi="Times New Roman" w:cs="Times New Roman"/>
          <w:i/>
          <w:iCs/>
          <w:sz w:val="24"/>
          <w:szCs w:val="24"/>
          <w:lang w:val="en-SG"/>
        </w:rPr>
        <w:t>Yahoo!</w:t>
      </w:r>
      <w:r w:rsidR="257E6A84" w:rsidRPr="00255A5B">
        <w:rPr>
          <w:rFonts w:ascii="Times New Roman" w:hAnsi="Times New Roman" w:cs="Times New Roman"/>
          <w:sz w:val="24"/>
          <w:szCs w:val="24"/>
          <w:lang w:val="en-SG"/>
        </w:rPr>
        <w:t xml:space="preserve"> finance and </w:t>
      </w:r>
      <w:r w:rsidR="257E6A84" w:rsidRPr="00255A5B">
        <w:rPr>
          <w:rFonts w:ascii="Times New Roman" w:hAnsi="Times New Roman" w:cs="Times New Roman"/>
          <w:i/>
          <w:iCs/>
          <w:sz w:val="24"/>
          <w:szCs w:val="24"/>
          <w:lang w:val="en-SG"/>
        </w:rPr>
        <w:t>WSJ markets</w:t>
      </w:r>
      <w:r w:rsidR="257E6A84" w:rsidRPr="00255A5B">
        <w:rPr>
          <w:rFonts w:ascii="Times New Roman" w:hAnsi="Times New Roman" w:cs="Times New Roman"/>
          <w:sz w:val="24"/>
          <w:szCs w:val="24"/>
          <w:lang w:val="en-SG"/>
        </w:rPr>
        <w:t xml:space="preserve"> website. All data is collected on the daily timeframe for the past 5 years. Aside from that, the data used to represent new-based hype for markets is collected from Google Trends by searching for key words</w:t>
      </w:r>
      <w:r w:rsidR="00163DDC">
        <w:rPr>
          <w:rFonts w:ascii="Times New Roman" w:hAnsi="Times New Roman" w:cs="Times New Roman"/>
          <w:sz w:val="24"/>
          <w:szCs w:val="24"/>
          <w:lang w:val="en-SG"/>
        </w:rPr>
        <w:t>, and significant events affecting the Bitcoin market are included as control variables</w:t>
      </w:r>
      <w:r w:rsidR="257E6A84" w:rsidRPr="00255A5B">
        <w:rPr>
          <w:rFonts w:ascii="Times New Roman" w:hAnsi="Times New Roman" w:cs="Times New Roman"/>
          <w:sz w:val="24"/>
          <w:szCs w:val="24"/>
          <w:lang w:val="en-SG"/>
        </w:rPr>
        <w:t xml:space="preserve">. Market indicators are generated using the TA-Lib Python library, while the common strategies used to apply the market indicators to make trades are consolidated and coded based on information from </w:t>
      </w:r>
      <w:r w:rsidR="257E6A84" w:rsidRPr="00255A5B">
        <w:rPr>
          <w:rFonts w:ascii="Times New Roman" w:hAnsi="Times New Roman" w:cs="Times New Roman"/>
          <w:i/>
          <w:iCs/>
          <w:sz w:val="24"/>
          <w:szCs w:val="24"/>
          <w:lang w:val="en-SG"/>
        </w:rPr>
        <w:t xml:space="preserve">Investopedia </w:t>
      </w:r>
      <w:r w:rsidR="257E6A84" w:rsidRPr="00255A5B">
        <w:rPr>
          <w:rFonts w:ascii="Times New Roman" w:hAnsi="Times New Roman" w:cs="Times New Roman"/>
          <w:sz w:val="24"/>
          <w:szCs w:val="24"/>
          <w:lang w:val="en-SG"/>
        </w:rPr>
        <w:t xml:space="preserve">and </w:t>
      </w:r>
      <w:proofErr w:type="spellStart"/>
      <w:r w:rsidR="257E6A84" w:rsidRPr="00255A5B">
        <w:rPr>
          <w:rFonts w:ascii="Times New Roman" w:hAnsi="Times New Roman" w:cs="Times New Roman"/>
          <w:i/>
          <w:iCs/>
          <w:sz w:val="24"/>
          <w:szCs w:val="24"/>
          <w:lang w:val="en-SG"/>
        </w:rPr>
        <w:t>Wysetrade</w:t>
      </w:r>
      <w:proofErr w:type="spellEnd"/>
      <w:r w:rsidR="00CF4FB7" w:rsidRPr="00255A5B">
        <w:rPr>
          <w:rFonts w:ascii="Times New Roman" w:hAnsi="Times New Roman" w:cs="Times New Roman"/>
          <w:sz w:val="24"/>
          <w:szCs w:val="24"/>
          <w:lang w:val="en-SG"/>
        </w:rPr>
        <w:t xml:space="preserve">. </w:t>
      </w:r>
    </w:p>
    <w:p w14:paraId="7B02B740" w14:textId="42BD0C3E" w:rsidR="257E6A84" w:rsidRPr="00255A5B" w:rsidRDefault="000255A5" w:rsidP="2E7FAA36">
      <w:pPr>
        <w:jc w:val="both"/>
        <w:rPr>
          <w:rFonts w:ascii="Times New Roman" w:hAnsi="Times New Roman" w:cs="Times New Roman"/>
          <w:sz w:val="24"/>
          <w:szCs w:val="24"/>
          <w:lang w:val="en-SG"/>
        </w:rPr>
      </w:pPr>
      <w:r w:rsidRPr="00905DF4">
        <w:rPr>
          <w:rFonts w:ascii="Times New Roman" w:hAnsi="Times New Roman" w:cs="Times New Roman"/>
          <w:noProof/>
          <w:sz w:val="24"/>
          <w:szCs w:val="24"/>
        </w:rPr>
        <mc:AlternateContent>
          <mc:Choice Requires="wps">
            <w:drawing>
              <wp:anchor distT="0" distB="0" distL="114300" distR="114300" simplePos="0" relativeHeight="251717120" behindDoc="0" locked="0" layoutInCell="1" allowOverlap="1" wp14:anchorId="18EF161F" wp14:editId="76DAA503">
                <wp:simplePos x="0" y="0"/>
                <wp:positionH relativeFrom="margin">
                  <wp:posOffset>3590925</wp:posOffset>
                </wp:positionH>
                <wp:positionV relativeFrom="paragraph">
                  <wp:posOffset>394970</wp:posOffset>
                </wp:positionV>
                <wp:extent cx="2133600" cy="130492"/>
                <wp:effectExtent l="0" t="0" r="0" b="3175"/>
                <wp:wrapNone/>
                <wp:docPr id="14" name="Text Box 14"/>
                <wp:cNvGraphicFramePr/>
                <a:graphic xmlns:a="http://schemas.openxmlformats.org/drawingml/2006/main">
                  <a:graphicData uri="http://schemas.microsoft.com/office/word/2010/wordprocessingShape">
                    <wps:wsp>
                      <wps:cNvSpPr txBox="1"/>
                      <wps:spPr>
                        <a:xfrm>
                          <a:off x="0" y="0"/>
                          <a:ext cx="2133600" cy="130492"/>
                        </a:xfrm>
                        <a:prstGeom prst="rect">
                          <a:avLst/>
                        </a:prstGeom>
                        <a:noFill/>
                        <a:ln>
                          <a:noFill/>
                        </a:ln>
                      </wps:spPr>
                      <wps:txbx>
                        <w:txbxContent>
                          <w:p w14:paraId="0FCC644A" w14:textId="4DFD3824" w:rsidR="000255A5" w:rsidRPr="008C3BAE" w:rsidRDefault="000255A5" w:rsidP="000255A5">
                            <w:pPr>
                              <w:rPr>
                                <w:rFonts w:ascii="Times New Roman" w:eastAsia="Times New Roman" w:hAnsi="Times New Roman" w:cs="Times New Roman"/>
                                <w:noProof/>
                                <w:sz w:val="14"/>
                                <w:szCs w:val="14"/>
                              </w:rPr>
                            </w:pPr>
                            <w:r w:rsidRPr="008C3BAE">
                              <w:rPr>
                                <w:rFonts w:ascii="Times New Roman" w:hAnsi="Times New Roman" w:cs="Times New Roman"/>
                                <w:sz w:val="14"/>
                                <w:szCs w:val="14"/>
                              </w:rPr>
                              <w:t xml:space="preserve">Figure </w:t>
                            </w:r>
                            <w:r w:rsidRPr="008C3BAE">
                              <w:rPr>
                                <w:rFonts w:ascii="Times New Roman" w:hAnsi="Times New Roman" w:cs="Times New Roman"/>
                                <w:sz w:val="14"/>
                                <w:szCs w:val="14"/>
                              </w:rPr>
                              <w:fldChar w:fldCharType="begin"/>
                            </w:r>
                            <w:r w:rsidRPr="008C3BAE">
                              <w:rPr>
                                <w:rFonts w:ascii="Times New Roman" w:hAnsi="Times New Roman" w:cs="Times New Roman"/>
                                <w:sz w:val="14"/>
                                <w:szCs w:val="14"/>
                              </w:rPr>
                              <w:instrText xml:space="preserve"> SEQ Figure \* ARABIC </w:instrText>
                            </w:r>
                            <w:r w:rsidRPr="008C3BAE">
                              <w:rPr>
                                <w:rFonts w:ascii="Times New Roman" w:hAnsi="Times New Roman" w:cs="Times New Roman"/>
                                <w:sz w:val="14"/>
                                <w:szCs w:val="14"/>
                              </w:rPr>
                              <w:fldChar w:fldCharType="separate"/>
                            </w:r>
                            <w:r w:rsidR="003E0C43">
                              <w:rPr>
                                <w:rFonts w:ascii="Times New Roman" w:hAnsi="Times New Roman" w:cs="Times New Roman"/>
                                <w:noProof/>
                                <w:sz w:val="14"/>
                                <w:szCs w:val="14"/>
                              </w:rPr>
                              <w:t>1</w:t>
                            </w:r>
                            <w:r w:rsidRPr="008C3BAE">
                              <w:rPr>
                                <w:rFonts w:ascii="Times New Roman" w:hAnsi="Times New Roman" w:cs="Times New Roman"/>
                                <w:sz w:val="14"/>
                                <w:szCs w:val="14"/>
                              </w:rPr>
                              <w:fldChar w:fldCharType="end"/>
                            </w:r>
                            <w:r w:rsidRPr="008C3BAE">
                              <w:rPr>
                                <w:rFonts w:ascii="Times New Roman" w:hAnsi="Times New Roman" w:cs="Times New Roman"/>
                                <w:sz w:val="14"/>
                                <w:szCs w:val="14"/>
                              </w:rPr>
                              <w:t xml:space="preserve">. BTC </w:t>
                            </w:r>
                            <w:r>
                              <w:rPr>
                                <w:rFonts w:ascii="Times New Roman" w:hAnsi="Times New Roman" w:cs="Times New Roman"/>
                                <w:sz w:val="14"/>
                                <w:szCs w:val="14"/>
                              </w:rPr>
                              <w:t xml:space="preserve">(2018-2020) </w:t>
                            </w:r>
                            <w:r w:rsidRPr="008C3BAE">
                              <w:rPr>
                                <w:rFonts w:ascii="Times New Roman" w:hAnsi="Times New Roman" w:cs="Times New Roman"/>
                                <w:sz w:val="14"/>
                                <w:szCs w:val="14"/>
                              </w:rPr>
                              <w:t>RSI Strategy Visualized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EF161F" id="_x0000_t202" coordsize="21600,21600" o:spt="202" path="m,l,21600r21600,l21600,xe">
                <v:stroke joinstyle="miter"/>
                <v:path gradientshapeok="t" o:connecttype="rect"/>
              </v:shapetype>
              <v:shape id="Text Box 14" o:spid="_x0000_s1026" type="#_x0000_t202" style="position:absolute;left:0;text-align:left;margin-left:282.75pt;margin-top:31.1pt;width:168pt;height:10.25pt;z-index:25171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" filled="f" stroked="f">
                <v:textbox inset="0,0,0,0">
                  <w:txbxContent>
                    <w:p w14:paraId="0FCC644A" w14:textId="4DFD3824" w:rsidR="000255A5" w:rsidRPr="008C3BAE" w:rsidRDefault="000255A5" w:rsidP="000255A5">
                      <w:pPr>
                        <w:rPr>
                          <w:rFonts w:ascii="Times New Roman" w:eastAsia="Times New Roman" w:hAnsi="Times New Roman" w:cs="Times New Roman"/>
                          <w:noProof/>
                          <w:sz w:val="14"/>
                          <w:szCs w:val="14"/>
                        </w:rPr>
                      </w:pPr>
                      <w:r w:rsidRPr="008C3BAE">
                        <w:rPr>
                          <w:rFonts w:ascii="Times New Roman" w:hAnsi="Times New Roman" w:cs="Times New Roman"/>
                          <w:sz w:val="14"/>
                          <w:szCs w:val="14"/>
                        </w:rPr>
                        <w:t xml:space="preserve">Figure </w:t>
                      </w:r>
                      <w:r w:rsidRPr="008C3BAE">
                        <w:rPr>
                          <w:rFonts w:ascii="Times New Roman" w:hAnsi="Times New Roman" w:cs="Times New Roman"/>
                          <w:sz w:val="14"/>
                          <w:szCs w:val="14"/>
                        </w:rPr>
                        <w:fldChar w:fldCharType="begin"/>
                      </w:r>
                      <w:r w:rsidRPr="008C3BAE">
                        <w:rPr>
                          <w:rFonts w:ascii="Times New Roman" w:hAnsi="Times New Roman" w:cs="Times New Roman"/>
                          <w:sz w:val="14"/>
                          <w:szCs w:val="14"/>
                        </w:rPr>
                        <w:instrText xml:space="preserve"> SEQ Figure \* ARABIC </w:instrText>
                      </w:r>
                      <w:r w:rsidRPr="008C3BAE">
                        <w:rPr>
                          <w:rFonts w:ascii="Times New Roman" w:hAnsi="Times New Roman" w:cs="Times New Roman"/>
                          <w:sz w:val="14"/>
                          <w:szCs w:val="14"/>
                        </w:rPr>
                        <w:fldChar w:fldCharType="separate"/>
                      </w:r>
                      <w:r w:rsidR="003E0C43">
                        <w:rPr>
                          <w:rFonts w:ascii="Times New Roman" w:hAnsi="Times New Roman" w:cs="Times New Roman"/>
                          <w:noProof/>
                          <w:sz w:val="14"/>
                          <w:szCs w:val="14"/>
                        </w:rPr>
                        <w:t>1</w:t>
                      </w:r>
                      <w:r w:rsidRPr="008C3BAE">
                        <w:rPr>
                          <w:rFonts w:ascii="Times New Roman" w:hAnsi="Times New Roman" w:cs="Times New Roman"/>
                          <w:sz w:val="14"/>
                          <w:szCs w:val="14"/>
                        </w:rPr>
                        <w:fldChar w:fldCharType="end"/>
                      </w:r>
                      <w:r w:rsidRPr="008C3BAE">
                        <w:rPr>
                          <w:rFonts w:ascii="Times New Roman" w:hAnsi="Times New Roman" w:cs="Times New Roman"/>
                          <w:sz w:val="14"/>
                          <w:szCs w:val="14"/>
                        </w:rPr>
                        <w:t xml:space="preserve">. BTC </w:t>
                      </w:r>
                      <w:r>
                        <w:rPr>
                          <w:rFonts w:ascii="Times New Roman" w:hAnsi="Times New Roman" w:cs="Times New Roman"/>
                          <w:sz w:val="14"/>
                          <w:szCs w:val="14"/>
                        </w:rPr>
                        <w:t xml:space="preserve">(2018-2020) </w:t>
                      </w:r>
                      <w:r w:rsidRPr="008C3BAE">
                        <w:rPr>
                          <w:rFonts w:ascii="Times New Roman" w:hAnsi="Times New Roman" w:cs="Times New Roman"/>
                          <w:sz w:val="14"/>
                          <w:szCs w:val="14"/>
                        </w:rPr>
                        <w:t>RSI Strategy Visualized</w:t>
                      </w:r>
                    </w:p>
                  </w:txbxContent>
                </v:textbox>
                <w10:wrap anchorx="margin"/>
              </v:shape>
            </w:pict>
          </mc:Fallback>
        </mc:AlternateContent>
      </w:r>
      <w:r w:rsidR="257E6A84" w:rsidRPr="00255A5B">
        <w:rPr>
          <w:rFonts w:ascii="Times New Roman" w:hAnsi="Times New Roman" w:cs="Times New Roman"/>
          <w:sz w:val="24"/>
          <w:szCs w:val="24"/>
          <w:lang w:val="en-SG"/>
        </w:rPr>
        <w:t>During the implementation of the strategy, trades made by the strategy were thoroughly checked through visualization and comparison against the conditions for making each trade</w:t>
      </w:r>
      <w:r>
        <w:rPr>
          <w:rFonts w:ascii="Times New Roman" w:hAnsi="Times New Roman" w:cs="Times New Roman"/>
          <w:sz w:val="24"/>
          <w:szCs w:val="24"/>
          <w:lang w:val="en-SG"/>
        </w:rPr>
        <w:t xml:space="preserve"> (example seen in Figure 1.)</w:t>
      </w:r>
      <w:r w:rsidR="257E6A84" w:rsidRPr="00255A5B">
        <w:rPr>
          <w:rFonts w:ascii="Times New Roman" w:hAnsi="Times New Roman" w:cs="Times New Roman"/>
          <w:sz w:val="24"/>
          <w:szCs w:val="24"/>
          <w:lang w:val="en-SG"/>
        </w:rPr>
        <w:t xml:space="preserve">. The actions were then plotted against actual market conditions to determine if the strategy was performing as intended. Buy orders are coded as ‘1’ and sell orders are coded as ‘-1’, while a state of ‘0’ indicates that the specific strategy does not recommend making a trade given the conditions. The different variables and their definitions are as follows: </w:t>
      </w:r>
    </w:p>
    <w:p w14:paraId="23CD98AC" w14:textId="127D25E9" w:rsidR="257E6A84" w:rsidRPr="00255A5B" w:rsidRDefault="257E6A84" w:rsidP="2E7FAA36">
      <w:pPr>
        <w:numPr>
          <w:ilvl w:val="0"/>
          <w:numId w:val="6"/>
        </w:numPr>
        <w:jc w:val="both"/>
        <w:rPr>
          <w:rFonts w:ascii="Times New Roman" w:eastAsia="Symbol" w:hAnsi="Times New Roman" w:cs="Times New Roman"/>
          <w:i/>
          <w:iCs/>
          <w:sz w:val="24"/>
          <w:szCs w:val="24"/>
          <w:lang w:val="en-SG"/>
        </w:rPr>
      </w:pPr>
      <w:proofErr w:type="spellStart"/>
      <w:r w:rsidRPr="00255A5B">
        <w:rPr>
          <w:rFonts w:ascii="Times New Roman" w:hAnsi="Times New Roman" w:cs="Times New Roman"/>
          <w:b/>
          <w:i/>
          <w:sz w:val="24"/>
          <w:szCs w:val="24"/>
          <w:lang w:val="en-SG"/>
        </w:rPr>
        <w:t>Future_Price</w:t>
      </w:r>
      <w:proofErr w:type="spellEnd"/>
      <w:r w:rsidRPr="00255A5B">
        <w:rPr>
          <w:rFonts w:ascii="Times New Roman" w:hAnsi="Times New Roman" w:cs="Times New Roman"/>
          <w:b/>
          <w:i/>
          <w:sz w:val="24"/>
          <w:szCs w:val="24"/>
          <w:lang w:val="en-SG"/>
        </w:rPr>
        <w:t>(x) % P</w:t>
      </w:r>
      <w:r w:rsidR="00163DDC">
        <w:rPr>
          <w:rFonts w:ascii="Times New Roman" w:hAnsi="Times New Roman" w:cs="Times New Roman"/>
          <w:b/>
          <w:i/>
          <w:sz w:val="24"/>
          <w:szCs w:val="24"/>
          <w:lang w:val="en-SG"/>
        </w:rPr>
        <w:t>rofit</w:t>
      </w:r>
      <w:r w:rsidRPr="00255A5B">
        <w:rPr>
          <w:rFonts w:ascii="Times New Roman" w:hAnsi="Times New Roman" w:cs="Times New Roman"/>
          <w:b/>
          <w:i/>
          <w:sz w:val="24"/>
          <w:szCs w:val="24"/>
          <w:lang w:val="en-SG"/>
        </w:rPr>
        <w:t>/L</w:t>
      </w:r>
      <w:r w:rsidR="00163DDC">
        <w:rPr>
          <w:rFonts w:ascii="Times New Roman" w:hAnsi="Times New Roman" w:cs="Times New Roman"/>
          <w:b/>
          <w:i/>
          <w:sz w:val="24"/>
          <w:szCs w:val="24"/>
          <w:lang w:val="en-SG"/>
        </w:rPr>
        <w:t>oss</w:t>
      </w:r>
      <w:r w:rsidRPr="00255A5B">
        <w:rPr>
          <w:rFonts w:ascii="Times New Roman" w:hAnsi="Times New Roman" w:cs="Times New Roman"/>
          <w:sz w:val="24"/>
          <w:szCs w:val="24"/>
          <w:lang w:val="en-SG"/>
        </w:rPr>
        <w:t xml:space="preserve"> – </w:t>
      </w:r>
      <w:r w:rsidR="00163DDC">
        <w:rPr>
          <w:rFonts w:ascii="Times New Roman" w:hAnsi="Times New Roman" w:cs="Times New Roman"/>
          <w:sz w:val="24"/>
          <w:szCs w:val="24"/>
          <w:lang w:val="en-SG"/>
        </w:rPr>
        <w:t>T</w:t>
      </w:r>
      <w:r w:rsidRPr="00255A5B">
        <w:rPr>
          <w:rFonts w:ascii="Times New Roman" w:hAnsi="Times New Roman" w:cs="Times New Roman"/>
          <w:sz w:val="24"/>
          <w:szCs w:val="24"/>
          <w:lang w:val="en-SG"/>
        </w:rPr>
        <w:t xml:space="preserve">he percentage difference in price of the asset x days from the given date. </w:t>
      </w:r>
    </w:p>
    <w:p w14:paraId="15708137" w14:textId="10F78357" w:rsidR="257E6A84" w:rsidRPr="00255A5B" w:rsidRDefault="257E6A84" w:rsidP="2E7FAA36">
      <w:pPr>
        <w:numPr>
          <w:ilvl w:val="0"/>
          <w:numId w:val="5"/>
        </w:numPr>
        <w:jc w:val="both"/>
        <w:rPr>
          <w:rFonts w:ascii="Times New Roman" w:hAnsi="Times New Roman" w:cs="Times New Roman"/>
          <w:sz w:val="24"/>
          <w:szCs w:val="24"/>
          <w:lang w:val="en-SG"/>
        </w:rPr>
      </w:pPr>
      <w:r w:rsidRPr="00255A5B">
        <w:rPr>
          <w:rFonts w:ascii="Times New Roman" w:hAnsi="Times New Roman" w:cs="Times New Roman"/>
          <w:b/>
          <w:i/>
          <w:sz w:val="24"/>
          <w:szCs w:val="24"/>
          <w:lang w:val="en-SG"/>
        </w:rPr>
        <w:t>Close</w:t>
      </w:r>
      <w:r w:rsidRPr="00255A5B">
        <w:rPr>
          <w:rFonts w:ascii="Times New Roman" w:hAnsi="Times New Roman" w:cs="Times New Roman"/>
          <w:b/>
          <w:sz w:val="24"/>
          <w:szCs w:val="24"/>
          <w:lang w:val="en-SG"/>
        </w:rPr>
        <w:t xml:space="preserve"> </w:t>
      </w:r>
      <w:r w:rsidRPr="00255A5B">
        <w:rPr>
          <w:rFonts w:ascii="Times New Roman" w:hAnsi="Times New Roman" w:cs="Times New Roman"/>
          <w:sz w:val="24"/>
          <w:szCs w:val="24"/>
          <w:lang w:val="en-SG"/>
        </w:rPr>
        <w:t xml:space="preserve">– </w:t>
      </w:r>
      <w:r w:rsidR="00163DDC">
        <w:rPr>
          <w:rFonts w:ascii="Times New Roman" w:hAnsi="Times New Roman" w:cs="Times New Roman"/>
          <w:sz w:val="24"/>
          <w:szCs w:val="24"/>
          <w:lang w:val="en-SG"/>
        </w:rPr>
        <w:t>T</w:t>
      </w:r>
      <w:r w:rsidRPr="00255A5B">
        <w:rPr>
          <w:rFonts w:ascii="Times New Roman" w:hAnsi="Times New Roman" w:cs="Times New Roman"/>
          <w:sz w:val="24"/>
          <w:szCs w:val="24"/>
          <w:lang w:val="en-SG"/>
        </w:rPr>
        <w:t xml:space="preserve">he closing price of an instrument on a given date. </w:t>
      </w:r>
    </w:p>
    <w:p w14:paraId="188062DE" w14:textId="1372B98D" w:rsidR="257E6A84" w:rsidRPr="00255A5B" w:rsidRDefault="257E6A84" w:rsidP="2E7FAA36">
      <w:pPr>
        <w:numPr>
          <w:ilvl w:val="0"/>
          <w:numId w:val="5"/>
        </w:numPr>
        <w:jc w:val="both"/>
        <w:rPr>
          <w:rFonts w:ascii="Times New Roman" w:hAnsi="Times New Roman" w:cs="Times New Roman"/>
          <w:sz w:val="24"/>
          <w:szCs w:val="24"/>
          <w:lang w:val="en-SG"/>
        </w:rPr>
      </w:pPr>
      <w:r w:rsidRPr="00255A5B">
        <w:rPr>
          <w:rFonts w:ascii="Times New Roman" w:hAnsi="Times New Roman" w:cs="Times New Roman"/>
          <w:b/>
          <w:i/>
          <w:sz w:val="24"/>
          <w:szCs w:val="24"/>
          <w:lang w:val="en-SG"/>
        </w:rPr>
        <w:t xml:space="preserve">Volume </w:t>
      </w:r>
      <w:r w:rsidRPr="00255A5B">
        <w:rPr>
          <w:rFonts w:ascii="Times New Roman" w:hAnsi="Times New Roman" w:cs="Times New Roman"/>
          <w:sz w:val="24"/>
          <w:szCs w:val="24"/>
          <w:lang w:val="en-SG"/>
        </w:rPr>
        <w:t xml:space="preserve">– </w:t>
      </w:r>
      <w:r w:rsidR="00163DDC">
        <w:rPr>
          <w:rFonts w:ascii="Times New Roman" w:hAnsi="Times New Roman" w:cs="Times New Roman"/>
          <w:sz w:val="24"/>
          <w:szCs w:val="24"/>
          <w:lang w:val="en-SG"/>
        </w:rPr>
        <w:t>T</w:t>
      </w:r>
      <w:r w:rsidRPr="00255A5B">
        <w:rPr>
          <w:rFonts w:ascii="Times New Roman" w:hAnsi="Times New Roman" w:cs="Times New Roman"/>
          <w:sz w:val="24"/>
          <w:szCs w:val="24"/>
          <w:lang w:val="en-SG"/>
        </w:rPr>
        <w:t xml:space="preserve">he number of trades made for an instrument on a given date. </w:t>
      </w:r>
    </w:p>
    <w:p w14:paraId="7B49A2B4" w14:textId="7A4A23EF" w:rsidR="257E6A84" w:rsidRPr="00255A5B" w:rsidRDefault="257E6A84" w:rsidP="2E7FAA36">
      <w:pPr>
        <w:numPr>
          <w:ilvl w:val="0"/>
          <w:numId w:val="5"/>
        </w:numPr>
        <w:jc w:val="both"/>
        <w:rPr>
          <w:rFonts w:ascii="Times New Roman" w:hAnsi="Times New Roman" w:cs="Times New Roman"/>
          <w:sz w:val="24"/>
          <w:szCs w:val="24"/>
          <w:lang w:val="en-SG"/>
        </w:rPr>
      </w:pPr>
      <w:r w:rsidRPr="00255A5B">
        <w:rPr>
          <w:rFonts w:ascii="Times New Roman" w:hAnsi="Times New Roman" w:cs="Times New Roman"/>
          <w:b/>
          <w:i/>
          <w:sz w:val="24"/>
          <w:szCs w:val="24"/>
          <w:lang w:val="en-SG"/>
        </w:rPr>
        <w:t>RSI</w:t>
      </w:r>
      <w:r w:rsidRPr="00255A5B">
        <w:rPr>
          <w:rFonts w:ascii="Times New Roman" w:hAnsi="Times New Roman" w:cs="Times New Roman"/>
          <w:i/>
          <w:sz w:val="24"/>
          <w:szCs w:val="24"/>
          <w:lang w:val="en-SG"/>
        </w:rPr>
        <w:t xml:space="preserve"> </w:t>
      </w:r>
      <w:r w:rsidRPr="00255A5B">
        <w:rPr>
          <w:rFonts w:ascii="Times New Roman" w:hAnsi="Times New Roman" w:cs="Times New Roman"/>
          <w:sz w:val="24"/>
          <w:szCs w:val="24"/>
          <w:lang w:val="en-SG"/>
        </w:rPr>
        <w:t xml:space="preserve">– </w:t>
      </w:r>
      <w:r w:rsidR="00163DDC">
        <w:rPr>
          <w:rFonts w:ascii="Times New Roman" w:hAnsi="Times New Roman" w:cs="Times New Roman"/>
          <w:sz w:val="24"/>
          <w:szCs w:val="24"/>
          <w:lang w:val="en-SG"/>
        </w:rPr>
        <w:t>T</w:t>
      </w:r>
      <w:r w:rsidRPr="00255A5B">
        <w:rPr>
          <w:rFonts w:ascii="Times New Roman" w:hAnsi="Times New Roman" w:cs="Times New Roman"/>
          <w:sz w:val="24"/>
          <w:szCs w:val="24"/>
          <w:lang w:val="en-SG"/>
        </w:rPr>
        <w:t xml:space="preserve">he Relative Strength Index of that instrument on a given date. </w:t>
      </w:r>
    </w:p>
    <w:p w14:paraId="102D798D" w14:textId="14A06B8A" w:rsidR="257E6A84" w:rsidRPr="00255A5B" w:rsidRDefault="257E6A84" w:rsidP="2E7FAA36">
      <w:pPr>
        <w:numPr>
          <w:ilvl w:val="0"/>
          <w:numId w:val="5"/>
        </w:numPr>
        <w:jc w:val="both"/>
        <w:rPr>
          <w:rFonts w:ascii="Times New Roman" w:hAnsi="Times New Roman" w:cs="Times New Roman"/>
          <w:sz w:val="24"/>
          <w:szCs w:val="24"/>
          <w:lang w:val="en-SG"/>
        </w:rPr>
      </w:pPr>
      <w:r w:rsidRPr="00255A5B">
        <w:rPr>
          <w:rFonts w:ascii="Times New Roman" w:hAnsi="Times New Roman" w:cs="Times New Roman"/>
          <w:b/>
          <w:i/>
          <w:sz w:val="24"/>
          <w:szCs w:val="24"/>
          <w:lang w:val="en-SG"/>
        </w:rPr>
        <w:t>RSI Condition</w:t>
      </w:r>
      <w:r w:rsidRPr="00255A5B">
        <w:rPr>
          <w:rFonts w:ascii="Times New Roman" w:hAnsi="Times New Roman" w:cs="Times New Roman"/>
          <w:sz w:val="24"/>
          <w:szCs w:val="24"/>
          <w:lang w:val="en-SG"/>
        </w:rPr>
        <w:t xml:space="preserve"> – </w:t>
      </w:r>
      <w:r w:rsidR="00163DDC">
        <w:rPr>
          <w:rFonts w:ascii="Times New Roman" w:hAnsi="Times New Roman" w:cs="Times New Roman"/>
          <w:sz w:val="24"/>
          <w:szCs w:val="24"/>
          <w:lang w:val="en-SG"/>
        </w:rPr>
        <w:t>T</w:t>
      </w:r>
      <w:r w:rsidRPr="00255A5B">
        <w:rPr>
          <w:rFonts w:ascii="Times New Roman" w:hAnsi="Times New Roman" w:cs="Times New Roman"/>
          <w:sz w:val="24"/>
          <w:szCs w:val="24"/>
          <w:lang w:val="en-SG"/>
        </w:rPr>
        <w:t xml:space="preserve">he trades made by the RSI based strategy on a given date, when RSI is above 70, a sell trade is made because the instrument is considered to be overbought, when RSI is below 30 a buy trade is made because the instrument is considered to be oversold. </w:t>
      </w:r>
    </w:p>
    <w:p w14:paraId="62C89CF8" w14:textId="613B8B3B" w:rsidR="257E6A84" w:rsidRPr="00255A5B" w:rsidRDefault="257E6A84" w:rsidP="2E7FAA36">
      <w:pPr>
        <w:numPr>
          <w:ilvl w:val="0"/>
          <w:numId w:val="5"/>
        </w:numPr>
        <w:jc w:val="both"/>
        <w:rPr>
          <w:rFonts w:ascii="Times New Roman" w:hAnsi="Times New Roman" w:cs="Times New Roman"/>
          <w:sz w:val="24"/>
          <w:szCs w:val="24"/>
          <w:lang w:val="en-SG"/>
        </w:rPr>
      </w:pPr>
      <w:r w:rsidRPr="00255A5B">
        <w:rPr>
          <w:rFonts w:ascii="Times New Roman" w:hAnsi="Times New Roman" w:cs="Times New Roman"/>
          <w:b/>
          <w:i/>
          <w:sz w:val="24"/>
          <w:szCs w:val="24"/>
          <w:lang w:val="en-SG"/>
        </w:rPr>
        <w:t>MACD Condition</w:t>
      </w:r>
      <w:r w:rsidRPr="00255A5B">
        <w:rPr>
          <w:rFonts w:ascii="Times New Roman" w:hAnsi="Times New Roman" w:cs="Times New Roman"/>
          <w:sz w:val="24"/>
          <w:szCs w:val="24"/>
          <w:lang w:val="en-SG"/>
        </w:rPr>
        <w:t xml:space="preserve"> – </w:t>
      </w:r>
      <w:r w:rsidR="00163DDC">
        <w:rPr>
          <w:rFonts w:ascii="Times New Roman" w:hAnsi="Times New Roman" w:cs="Times New Roman"/>
          <w:sz w:val="24"/>
          <w:szCs w:val="24"/>
          <w:lang w:val="en-SG"/>
        </w:rPr>
        <w:t>T</w:t>
      </w:r>
      <w:r w:rsidRPr="00255A5B">
        <w:rPr>
          <w:rFonts w:ascii="Times New Roman" w:hAnsi="Times New Roman" w:cs="Times New Roman"/>
          <w:sz w:val="24"/>
          <w:szCs w:val="24"/>
          <w:lang w:val="en-SG"/>
        </w:rPr>
        <w:t xml:space="preserve">he trades made by the MACD strategy on a given date, when the MACD line crosses the Signal line from above, a sell trade is made because the shorter term up trend has reversed and caught up with the price of </w:t>
      </w:r>
      <w:r w:rsidR="2182DD9A" w:rsidRPr="00255A5B">
        <w:rPr>
          <w:rFonts w:ascii="Times New Roman" w:hAnsi="Times New Roman" w:cs="Times New Roman"/>
          <w:sz w:val="24"/>
          <w:szCs w:val="24"/>
          <w:lang w:val="en-SG"/>
        </w:rPr>
        <w:t>longer-term</w:t>
      </w:r>
      <w:r w:rsidRPr="00255A5B">
        <w:rPr>
          <w:rFonts w:ascii="Times New Roman" w:hAnsi="Times New Roman" w:cs="Times New Roman"/>
          <w:sz w:val="24"/>
          <w:szCs w:val="24"/>
          <w:lang w:val="en-SG"/>
        </w:rPr>
        <w:t xml:space="preserve"> </w:t>
      </w:r>
    </w:p>
    <w:p w14:paraId="060279AC" w14:textId="2D1399CD" w:rsidR="257E6A84" w:rsidRPr="00255A5B" w:rsidRDefault="257E6A84" w:rsidP="2E7FAA36">
      <w:pPr>
        <w:numPr>
          <w:ilvl w:val="0"/>
          <w:numId w:val="5"/>
        </w:numPr>
        <w:jc w:val="both"/>
        <w:rPr>
          <w:rFonts w:ascii="Times New Roman" w:hAnsi="Times New Roman" w:cs="Times New Roman"/>
          <w:sz w:val="24"/>
          <w:szCs w:val="24"/>
          <w:lang w:val="en-SG"/>
        </w:rPr>
      </w:pPr>
      <w:r w:rsidRPr="00255A5B">
        <w:rPr>
          <w:rFonts w:ascii="Times New Roman" w:hAnsi="Times New Roman" w:cs="Times New Roman"/>
          <w:b/>
          <w:i/>
          <w:sz w:val="24"/>
          <w:szCs w:val="24"/>
          <w:lang w:val="en-SG"/>
        </w:rPr>
        <w:t>EMA</w:t>
      </w:r>
      <w:r w:rsidR="61DF90FA" w:rsidRPr="00255A5B">
        <w:rPr>
          <w:rFonts w:ascii="Times New Roman" w:hAnsi="Times New Roman" w:cs="Times New Roman"/>
          <w:sz w:val="24"/>
          <w:szCs w:val="24"/>
          <w:lang w:val="en-SG"/>
        </w:rPr>
        <w:t xml:space="preserve"> -</w:t>
      </w:r>
      <w:r w:rsidRPr="00255A5B">
        <w:rPr>
          <w:rFonts w:ascii="Times New Roman" w:hAnsi="Times New Roman" w:cs="Times New Roman"/>
          <w:sz w:val="24"/>
          <w:szCs w:val="24"/>
          <w:lang w:val="en-SG"/>
        </w:rPr>
        <w:t xml:space="preserve"> </w:t>
      </w:r>
      <w:r w:rsidR="00163DDC">
        <w:rPr>
          <w:rFonts w:ascii="Times New Roman" w:hAnsi="Times New Roman" w:cs="Times New Roman"/>
          <w:sz w:val="24"/>
          <w:szCs w:val="24"/>
          <w:lang w:val="en-SG"/>
        </w:rPr>
        <w:t>W</w:t>
      </w:r>
      <w:r w:rsidRPr="00255A5B">
        <w:rPr>
          <w:rFonts w:ascii="Times New Roman" w:hAnsi="Times New Roman" w:cs="Times New Roman"/>
          <w:sz w:val="24"/>
          <w:szCs w:val="24"/>
          <w:lang w:val="en-SG"/>
        </w:rPr>
        <w:t xml:space="preserve">hen the MACD line crosses the Signal line from below, the reverse applies and a buy trade is made. </w:t>
      </w:r>
    </w:p>
    <w:p w14:paraId="2B03EA0E" w14:textId="5155C4F9" w:rsidR="257E6A84" w:rsidRPr="00255A5B" w:rsidRDefault="257E6A84" w:rsidP="2E7FAA36">
      <w:pPr>
        <w:numPr>
          <w:ilvl w:val="0"/>
          <w:numId w:val="5"/>
        </w:numPr>
        <w:jc w:val="both"/>
        <w:rPr>
          <w:rFonts w:ascii="Times New Roman" w:hAnsi="Times New Roman" w:cs="Times New Roman"/>
          <w:sz w:val="24"/>
          <w:szCs w:val="24"/>
          <w:lang w:val="en-SG"/>
        </w:rPr>
      </w:pPr>
      <w:r w:rsidRPr="00255A5B">
        <w:rPr>
          <w:rFonts w:ascii="Times New Roman" w:hAnsi="Times New Roman" w:cs="Times New Roman"/>
          <w:b/>
          <w:i/>
          <w:sz w:val="24"/>
          <w:szCs w:val="24"/>
          <w:lang w:val="en-SG"/>
        </w:rPr>
        <w:lastRenderedPageBreak/>
        <w:t>EMA Condition</w:t>
      </w:r>
      <w:r w:rsidRPr="00255A5B">
        <w:rPr>
          <w:rFonts w:ascii="Times New Roman" w:hAnsi="Times New Roman" w:cs="Times New Roman"/>
          <w:b/>
          <w:sz w:val="24"/>
          <w:szCs w:val="24"/>
          <w:lang w:val="en-SG"/>
        </w:rPr>
        <w:t xml:space="preserve"> </w:t>
      </w:r>
      <w:r w:rsidRPr="00255A5B">
        <w:rPr>
          <w:rFonts w:ascii="Times New Roman" w:hAnsi="Times New Roman" w:cs="Times New Roman"/>
          <w:sz w:val="24"/>
          <w:szCs w:val="24"/>
          <w:lang w:val="en-SG"/>
        </w:rPr>
        <w:t xml:space="preserve">– </w:t>
      </w:r>
      <w:r w:rsidR="00163DDC">
        <w:rPr>
          <w:rFonts w:ascii="Times New Roman" w:hAnsi="Times New Roman" w:cs="Times New Roman"/>
          <w:sz w:val="24"/>
          <w:szCs w:val="24"/>
          <w:lang w:val="en-SG"/>
        </w:rPr>
        <w:t>T</w:t>
      </w:r>
      <w:r w:rsidRPr="00255A5B">
        <w:rPr>
          <w:rFonts w:ascii="Times New Roman" w:hAnsi="Times New Roman" w:cs="Times New Roman"/>
          <w:sz w:val="24"/>
          <w:szCs w:val="24"/>
          <w:lang w:val="en-SG"/>
        </w:rPr>
        <w:t xml:space="preserve">he trades made by the EMA strategy on a given date, when the price is above the 25EMA, 50EMA, 100EMA and 200EMA, both the short, middle and </w:t>
      </w:r>
      <w:r w:rsidR="2D28C5A2" w:rsidRPr="00255A5B">
        <w:rPr>
          <w:rFonts w:ascii="Times New Roman" w:hAnsi="Times New Roman" w:cs="Times New Roman"/>
          <w:sz w:val="24"/>
          <w:szCs w:val="24"/>
          <w:lang w:val="en-SG"/>
        </w:rPr>
        <w:t>long-term</w:t>
      </w:r>
      <w:r w:rsidRPr="00255A5B">
        <w:rPr>
          <w:rFonts w:ascii="Times New Roman" w:hAnsi="Times New Roman" w:cs="Times New Roman"/>
          <w:sz w:val="24"/>
          <w:szCs w:val="24"/>
          <w:lang w:val="en-SG"/>
        </w:rPr>
        <w:t xml:space="preserve"> trend is positive and a buy order is made, when the price is below all aforementioned EMAs, the reverse applies and a sell order is made.</w:t>
      </w:r>
    </w:p>
    <w:p w14:paraId="31418479" w14:textId="59A96EFE" w:rsidR="257E6A84" w:rsidRPr="00255A5B" w:rsidRDefault="257E6A84" w:rsidP="2E7FAA36">
      <w:pPr>
        <w:numPr>
          <w:ilvl w:val="0"/>
          <w:numId w:val="5"/>
        </w:numPr>
        <w:jc w:val="both"/>
        <w:rPr>
          <w:rFonts w:ascii="Times New Roman" w:hAnsi="Times New Roman" w:cs="Times New Roman"/>
          <w:sz w:val="24"/>
          <w:szCs w:val="24"/>
          <w:lang w:val="en-SG"/>
        </w:rPr>
      </w:pPr>
      <w:r w:rsidRPr="00255A5B">
        <w:rPr>
          <w:rFonts w:ascii="Times New Roman" w:hAnsi="Times New Roman" w:cs="Times New Roman"/>
          <w:b/>
          <w:i/>
          <w:sz w:val="24"/>
          <w:szCs w:val="24"/>
          <w:lang w:val="en-SG"/>
        </w:rPr>
        <w:t>Close-EMA200 Price Diff</w:t>
      </w:r>
      <w:r w:rsidRPr="00255A5B">
        <w:rPr>
          <w:rFonts w:ascii="Times New Roman" w:hAnsi="Times New Roman" w:cs="Times New Roman"/>
          <w:b/>
          <w:sz w:val="24"/>
          <w:szCs w:val="24"/>
          <w:lang w:val="en-SG"/>
        </w:rPr>
        <w:t xml:space="preserve"> </w:t>
      </w:r>
      <w:r w:rsidRPr="00255A5B">
        <w:rPr>
          <w:rFonts w:ascii="Times New Roman" w:hAnsi="Times New Roman" w:cs="Times New Roman"/>
          <w:sz w:val="24"/>
          <w:szCs w:val="24"/>
          <w:lang w:val="en-SG"/>
        </w:rPr>
        <w:t xml:space="preserve">– </w:t>
      </w:r>
      <w:r w:rsidR="00163DDC">
        <w:rPr>
          <w:rFonts w:ascii="Times New Roman" w:hAnsi="Times New Roman" w:cs="Times New Roman"/>
          <w:sz w:val="24"/>
          <w:szCs w:val="24"/>
          <w:lang w:val="en-SG"/>
        </w:rPr>
        <w:t>T</w:t>
      </w:r>
      <w:r w:rsidRPr="00255A5B">
        <w:rPr>
          <w:rFonts w:ascii="Times New Roman" w:hAnsi="Times New Roman" w:cs="Times New Roman"/>
          <w:sz w:val="24"/>
          <w:szCs w:val="24"/>
          <w:lang w:val="en-SG"/>
        </w:rPr>
        <w:t xml:space="preserve">he difference in price between the closing price and EMA200 on a given date. </w:t>
      </w:r>
    </w:p>
    <w:p w14:paraId="6443F6D4" w14:textId="1E0A365A" w:rsidR="257E6A84" w:rsidRPr="00255A5B" w:rsidRDefault="257E6A84" w:rsidP="2E7FAA36">
      <w:pPr>
        <w:numPr>
          <w:ilvl w:val="0"/>
          <w:numId w:val="5"/>
        </w:numPr>
        <w:jc w:val="both"/>
        <w:rPr>
          <w:rFonts w:ascii="Times New Roman" w:hAnsi="Times New Roman" w:cs="Times New Roman"/>
          <w:sz w:val="24"/>
          <w:szCs w:val="24"/>
          <w:lang w:val="en-SG"/>
        </w:rPr>
      </w:pPr>
      <w:r w:rsidRPr="00255A5B">
        <w:rPr>
          <w:rFonts w:ascii="Times New Roman" w:hAnsi="Times New Roman" w:cs="Times New Roman"/>
          <w:b/>
          <w:i/>
          <w:sz w:val="24"/>
          <w:szCs w:val="24"/>
          <w:lang w:val="en-SG"/>
        </w:rPr>
        <w:t>Bollinger Band Condition</w:t>
      </w:r>
      <w:r w:rsidRPr="00255A5B">
        <w:rPr>
          <w:rFonts w:ascii="Times New Roman" w:hAnsi="Times New Roman" w:cs="Times New Roman"/>
          <w:sz w:val="24"/>
          <w:szCs w:val="24"/>
          <w:lang w:val="en-SG"/>
        </w:rPr>
        <w:t xml:space="preserve"> – </w:t>
      </w:r>
      <w:r w:rsidR="00163DDC">
        <w:rPr>
          <w:rFonts w:ascii="Times New Roman" w:hAnsi="Times New Roman" w:cs="Times New Roman"/>
          <w:sz w:val="24"/>
          <w:szCs w:val="24"/>
          <w:lang w:val="en-SG"/>
        </w:rPr>
        <w:t>T</w:t>
      </w:r>
      <w:r w:rsidRPr="00255A5B">
        <w:rPr>
          <w:rFonts w:ascii="Times New Roman" w:hAnsi="Times New Roman" w:cs="Times New Roman"/>
          <w:sz w:val="24"/>
          <w:szCs w:val="24"/>
          <w:lang w:val="en-SG"/>
        </w:rPr>
        <w:t xml:space="preserve">he trades made by the Bollinger Band strategy on a given date, when the price touches the upper band, a sell order is made, while a buy order is made when the price touches the lower band. </w:t>
      </w:r>
    </w:p>
    <w:p w14:paraId="3BB58145" w14:textId="4017E57A" w:rsidR="257E6A84" w:rsidRPr="00255A5B" w:rsidRDefault="257E6A84" w:rsidP="2E7FAA36">
      <w:pPr>
        <w:numPr>
          <w:ilvl w:val="0"/>
          <w:numId w:val="5"/>
        </w:numPr>
        <w:jc w:val="both"/>
        <w:rPr>
          <w:rFonts w:ascii="Times New Roman" w:hAnsi="Times New Roman" w:cs="Times New Roman"/>
          <w:sz w:val="24"/>
          <w:szCs w:val="24"/>
          <w:lang w:val="en-SG"/>
        </w:rPr>
      </w:pPr>
      <w:r w:rsidRPr="00255A5B">
        <w:rPr>
          <w:rFonts w:ascii="Times New Roman" w:hAnsi="Times New Roman" w:cs="Times New Roman"/>
          <w:b/>
          <w:i/>
          <w:sz w:val="24"/>
          <w:szCs w:val="24"/>
          <w:lang w:val="en-SG"/>
        </w:rPr>
        <w:t>ATR</w:t>
      </w:r>
      <w:r w:rsidRPr="00255A5B">
        <w:rPr>
          <w:rFonts w:ascii="Times New Roman" w:hAnsi="Times New Roman" w:cs="Times New Roman"/>
          <w:b/>
          <w:sz w:val="24"/>
          <w:szCs w:val="24"/>
          <w:lang w:val="en-SG"/>
        </w:rPr>
        <w:t xml:space="preserve"> </w:t>
      </w:r>
      <w:r w:rsidRPr="00255A5B">
        <w:rPr>
          <w:rFonts w:ascii="Times New Roman" w:hAnsi="Times New Roman" w:cs="Times New Roman"/>
          <w:sz w:val="24"/>
          <w:szCs w:val="24"/>
          <w:lang w:val="en-SG"/>
        </w:rPr>
        <w:t xml:space="preserve">– </w:t>
      </w:r>
      <w:r w:rsidR="00163DDC">
        <w:rPr>
          <w:rFonts w:ascii="Times New Roman" w:hAnsi="Times New Roman" w:cs="Times New Roman"/>
          <w:sz w:val="24"/>
          <w:szCs w:val="24"/>
          <w:lang w:val="en-SG"/>
        </w:rPr>
        <w:t>T</w:t>
      </w:r>
      <w:r w:rsidRPr="00255A5B">
        <w:rPr>
          <w:rFonts w:ascii="Times New Roman" w:hAnsi="Times New Roman" w:cs="Times New Roman"/>
          <w:sz w:val="24"/>
          <w:szCs w:val="24"/>
          <w:lang w:val="en-SG"/>
        </w:rPr>
        <w:t xml:space="preserve">he Average True Range on a given date, it is used as a control variable for volatility. </w:t>
      </w:r>
    </w:p>
    <w:p w14:paraId="448D2710" w14:textId="653C8955" w:rsidR="257E6A84" w:rsidRPr="00255A5B" w:rsidRDefault="257E6A84" w:rsidP="2E7FAA36">
      <w:pPr>
        <w:numPr>
          <w:ilvl w:val="0"/>
          <w:numId w:val="5"/>
        </w:numPr>
        <w:jc w:val="both"/>
        <w:rPr>
          <w:rFonts w:ascii="Times New Roman" w:hAnsi="Times New Roman" w:cs="Times New Roman"/>
          <w:sz w:val="24"/>
          <w:szCs w:val="24"/>
          <w:lang w:val="en-SG"/>
        </w:rPr>
      </w:pPr>
      <w:r w:rsidRPr="00255A5B">
        <w:rPr>
          <w:rFonts w:ascii="Times New Roman" w:hAnsi="Times New Roman" w:cs="Times New Roman"/>
          <w:b/>
          <w:i/>
          <w:sz w:val="24"/>
          <w:szCs w:val="24"/>
          <w:lang w:val="en-SG"/>
        </w:rPr>
        <w:t>Trend</w:t>
      </w:r>
      <w:r w:rsidRPr="00255A5B">
        <w:rPr>
          <w:rFonts w:ascii="Times New Roman" w:hAnsi="Times New Roman" w:cs="Times New Roman"/>
          <w:b/>
          <w:sz w:val="24"/>
          <w:szCs w:val="24"/>
          <w:lang w:val="en-SG"/>
        </w:rPr>
        <w:t xml:space="preserve"> </w:t>
      </w:r>
      <w:r w:rsidRPr="00255A5B">
        <w:rPr>
          <w:rFonts w:ascii="Times New Roman" w:hAnsi="Times New Roman" w:cs="Times New Roman"/>
          <w:sz w:val="24"/>
          <w:szCs w:val="24"/>
          <w:lang w:val="en-SG"/>
        </w:rPr>
        <w:t xml:space="preserve">– </w:t>
      </w:r>
      <w:r w:rsidR="00163DDC">
        <w:rPr>
          <w:rFonts w:ascii="Times New Roman" w:hAnsi="Times New Roman" w:cs="Times New Roman"/>
          <w:sz w:val="24"/>
          <w:szCs w:val="24"/>
          <w:lang w:val="en-SG"/>
        </w:rPr>
        <w:t>T</w:t>
      </w:r>
      <w:r w:rsidRPr="00255A5B">
        <w:rPr>
          <w:rFonts w:ascii="Times New Roman" w:hAnsi="Times New Roman" w:cs="Times New Roman"/>
          <w:sz w:val="24"/>
          <w:szCs w:val="24"/>
          <w:lang w:val="en-SG"/>
        </w:rPr>
        <w:t xml:space="preserve">akes a value of ‘1’ to represent an uptrend when the price is above the 200EMA and takes a value of ‘-1’ to represent a downtrend when price is below the 200EMA. </w:t>
      </w:r>
    </w:p>
    <w:p w14:paraId="6EB5398F" w14:textId="28CB40D2" w:rsidR="00AF75B7" w:rsidRPr="00AF75B7" w:rsidRDefault="257E6A84" w:rsidP="00AF75B7">
      <w:pPr>
        <w:numPr>
          <w:ilvl w:val="0"/>
          <w:numId w:val="5"/>
        </w:numPr>
        <w:jc w:val="both"/>
        <w:rPr>
          <w:rFonts w:ascii="Times New Roman" w:hAnsi="Times New Roman" w:cs="Times New Roman"/>
          <w:sz w:val="24"/>
          <w:szCs w:val="24"/>
        </w:rPr>
      </w:pPr>
      <w:r w:rsidRPr="00255A5B">
        <w:rPr>
          <w:rFonts w:ascii="Times New Roman" w:hAnsi="Times New Roman" w:cs="Times New Roman"/>
          <w:b/>
          <w:i/>
          <w:sz w:val="24"/>
          <w:szCs w:val="24"/>
          <w:lang w:val="en-SG"/>
        </w:rPr>
        <w:t>Forecasted % Profit</w:t>
      </w:r>
      <w:r w:rsidRPr="00255A5B">
        <w:rPr>
          <w:rFonts w:ascii="Times New Roman" w:hAnsi="Times New Roman" w:cs="Times New Roman"/>
          <w:b/>
          <w:sz w:val="24"/>
          <w:szCs w:val="24"/>
          <w:lang w:val="en-SG"/>
        </w:rPr>
        <w:t xml:space="preserve"> </w:t>
      </w:r>
      <w:r w:rsidRPr="00255A5B">
        <w:rPr>
          <w:rFonts w:ascii="Times New Roman" w:hAnsi="Times New Roman" w:cs="Times New Roman"/>
          <w:sz w:val="24"/>
          <w:szCs w:val="24"/>
          <w:lang w:val="en-SG"/>
        </w:rPr>
        <w:t xml:space="preserve">– </w:t>
      </w:r>
      <w:r w:rsidR="00163DDC">
        <w:rPr>
          <w:rFonts w:ascii="Times New Roman" w:hAnsi="Times New Roman" w:cs="Times New Roman"/>
          <w:sz w:val="24"/>
          <w:szCs w:val="24"/>
          <w:lang w:val="en-SG"/>
        </w:rPr>
        <w:t>A</w:t>
      </w:r>
      <w:r w:rsidRPr="00255A5B">
        <w:rPr>
          <w:rFonts w:ascii="Times New Roman" w:hAnsi="Times New Roman" w:cs="Times New Roman"/>
          <w:sz w:val="24"/>
          <w:szCs w:val="24"/>
          <w:lang w:val="en-SG"/>
        </w:rPr>
        <w:t xml:space="preserve"> projection of a linear regression done on the past 14 days to estimate the future price on the next day, it is converted into a percentage by the following equation: </w:t>
      </w:r>
      <w:r w:rsidR="00AF75B7">
        <w:rPr>
          <w:rFonts w:ascii="Times New Roman" w:hAnsi="Times New Roman" w:cs="Times New Roman"/>
          <w:sz w:val="24"/>
          <w:szCs w:val="24"/>
          <w:lang w:val="en-SG"/>
        </w:rPr>
        <w:t xml:space="preserve"> </w:t>
      </w:r>
      <m:oMath>
        <m:f>
          <m:fPr>
            <m:ctrlPr>
              <w:rPr>
                <w:rFonts w:ascii="Cambria Math" w:eastAsia="Times New Roman" w:hAnsi="Cambria Math" w:cs="Times New Roman"/>
                <w:i/>
                <w:color w:val="000000"/>
                <w:sz w:val="24"/>
                <w:szCs w:val="24"/>
                <w:lang w:val="en-SG"/>
              </w:rPr>
            </m:ctrlPr>
          </m:fPr>
          <m:num>
            <m:r>
              <w:rPr>
                <w:rFonts w:ascii="Cambria Math" w:eastAsia="Times New Roman" w:hAnsi="Cambria Math" w:cs="Times New Roman"/>
                <w:color w:val="000000"/>
                <w:sz w:val="24"/>
                <w:szCs w:val="24"/>
                <w:lang w:val="en-SG"/>
              </w:rPr>
              <m:t>Forecasted Price-Current Price</m:t>
            </m:r>
          </m:num>
          <m:den>
            <m:r>
              <w:rPr>
                <w:rFonts w:ascii="Cambria Math" w:eastAsia="Times New Roman" w:hAnsi="Cambria Math" w:cs="Times New Roman"/>
                <w:color w:val="000000"/>
                <w:sz w:val="24"/>
                <w:szCs w:val="24"/>
                <w:lang w:val="en-SG"/>
              </w:rPr>
              <m:t>Current Price</m:t>
            </m:r>
          </m:den>
        </m:f>
      </m:oMath>
    </w:p>
    <w:p w14:paraId="51A44253" w14:textId="637A95AD" w:rsidR="257E6A84" w:rsidRPr="00255A5B" w:rsidRDefault="257E6A84" w:rsidP="2E7FAA36">
      <w:pPr>
        <w:numPr>
          <w:ilvl w:val="0"/>
          <w:numId w:val="5"/>
        </w:numPr>
        <w:jc w:val="both"/>
        <w:rPr>
          <w:rFonts w:ascii="Times New Roman" w:hAnsi="Times New Roman" w:cs="Times New Roman"/>
          <w:sz w:val="24"/>
          <w:szCs w:val="24"/>
          <w:lang w:val="en-SG"/>
        </w:rPr>
      </w:pPr>
      <w:r w:rsidRPr="00255A5B">
        <w:rPr>
          <w:rFonts w:ascii="Times New Roman" w:hAnsi="Times New Roman" w:cs="Times New Roman"/>
          <w:b/>
          <w:bCs/>
          <w:i/>
          <w:iCs/>
          <w:sz w:val="24"/>
          <w:szCs w:val="24"/>
          <w:lang w:val="en-SG"/>
        </w:rPr>
        <w:t>Slope</w:t>
      </w:r>
      <w:r w:rsidRPr="00255A5B">
        <w:rPr>
          <w:rFonts w:ascii="Times New Roman" w:hAnsi="Times New Roman" w:cs="Times New Roman"/>
          <w:sz w:val="24"/>
          <w:szCs w:val="24"/>
          <w:lang w:val="en-SG"/>
        </w:rPr>
        <w:t xml:space="preserve"> – </w:t>
      </w:r>
      <w:r w:rsidR="00163DDC">
        <w:rPr>
          <w:rFonts w:ascii="Times New Roman" w:hAnsi="Times New Roman" w:cs="Times New Roman"/>
          <w:sz w:val="24"/>
          <w:szCs w:val="24"/>
          <w:lang w:val="en-SG"/>
        </w:rPr>
        <w:t>T</w:t>
      </w:r>
      <w:r w:rsidRPr="00255A5B">
        <w:rPr>
          <w:rFonts w:ascii="Times New Roman" w:hAnsi="Times New Roman" w:cs="Times New Roman"/>
          <w:sz w:val="24"/>
          <w:szCs w:val="24"/>
          <w:lang w:val="en-SG"/>
        </w:rPr>
        <w:t xml:space="preserve">he gradient of the 14-day regression line used in Forecasted % Profit. </w:t>
      </w:r>
    </w:p>
    <w:p w14:paraId="68881452" w14:textId="039B71AD" w:rsidR="257E6A84" w:rsidRPr="00255A5B" w:rsidRDefault="257E6A84" w:rsidP="2E7FAA36">
      <w:pPr>
        <w:numPr>
          <w:ilvl w:val="0"/>
          <w:numId w:val="5"/>
        </w:numPr>
        <w:jc w:val="both"/>
        <w:rPr>
          <w:rFonts w:ascii="Times New Roman" w:hAnsi="Times New Roman" w:cs="Times New Roman"/>
          <w:sz w:val="24"/>
          <w:szCs w:val="24"/>
          <w:lang w:val="en-SG"/>
        </w:rPr>
      </w:pPr>
      <w:r w:rsidRPr="00255A5B">
        <w:rPr>
          <w:rFonts w:ascii="Times New Roman" w:hAnsi="Times New Roman" w:cs="Times New Roman"/>
          <w:b/>
          <w:bCs/>
          <w:i/>
          <w:iCs/>
          <w:sz w:val="24"/>
          <w:szCs w:val="24"/>
          <w:lang w:val="en-SG"/>
        </w:rPr>
        <w:t>Acceleration</w:t>
      </w:r>
      <w:r w:rsidRPr="00255A5B">
        <w:rPr>
          <w:rFonts w:ascii="Times New Roman" w:hAnsi="Times New Roman" w:cs="Times New Roman"/>
          <w:sz w:val="24"/>
          <w:szCs w:val="24"/>
          <w:lang w:val="en-SG"/>
        </w:rPr>
        <w:t xml:space="preserve"> – </w:t>
      </w:r>
      <w:r w:rsidR="00163DDC">
        <w:rPr>
          <w:rFonts w:ascii="Times New Roman" w:hAnsi="Times New Roman" w:cs="Times New Roman"/>
          <w:sz w:val="24"/>
          <w:szCs w:val="24"/>
          <w:lang w:val="en-SG"/>
        </w:rPr>
        <w:t>T</w:t>
      </w:r>
      <w:r w:rsidRPr="00255A5B">
        <w:rPr>
          <w:rFonts w:ascii="Times New Roman" w:hAnsi="Times New Roman" w:cs="Times New Roman"/>
          <w:sz w:val="24"/>
          <w:szCs w:val="24"/>
          <w:lang w:val="en-SG"/>
        </w:rPr>
        <w:t xml:space="preserve">he rate of change of Slope. </w:t>
      </w:r>
    </w:p>
    <w:p w14:paraId="0EE577D7" w14:textId="25F08764" w:rsidR="257E6A84" w:rsidRPr="00255A5B" w:rsidRDefault="257E6A84" w:rsidP="2E7FAA36">
      <w:pPr>
        <w:numPr>
          <w:ilvl w:val="0"/>
          <w:numId w:val="5"/>
        </w:numPr>
        <w:jc w:val="both"/>
        <w:rPr>
          <w:rFonts w:ascii="Times New Roman" w:hAnsi="Times New Roman" w:cs="Times New Roman"/>
          <w:sz w:val="24"/>
          <w:szCs w:val="24"/>
          <w:lang w:val="en-SG"/>
        </w:rPr>
      </w:pPr>
      <w:r w:rsidRPr="00255A5B">
        <w:rPr>
          <w:rFonts w:ascii="Times New Roman" w:hAnsi="Times New Roman" w:cs="Times New Roman"/>
          <w:sz w:val="24"/>
          <w:szCs w:val="24"/>
          <w:lang w:val="en-SG"/>
        </w:rPr>
        <w:t xml:space="preserve">Certain modifiers are applied to the variables, including </w:t>
      </w:r>
    </w:p>
    <w:p w14:paraId="59783B5F" w14:textId="4DAFCC41" w:rsidR="257E6A84" w:rsidRPr="00255A5B" w:rsidRDefault="257E6A84" w:rsidP="2E7FAA36">
      <w:pPr>
        <w:numPr>
          <w:ilvl w:val="1"/>
          <w:numId w:val="5"/>
        </w:numPr>
        <w:jc w:val="both"/>
        <w:rPr>
          <w:rFonts w:ascii="Times New Roman" w:hAnsi="Times New Roman" w:cs="Times New Roman"/>
          <w:sz w:val="24"/>
          <w:szCs w:val="24"/>
          <w:lang w:val="en-SG"/>
        </w:rPr>
      </w:pPr>
      <w:r w:rsidRPr="00255A5B">
        <w:rPr>
          <w:rFonts w:ascii="Times New Roman" w:hAnsi="Times New Roman" w:cs="Times New Roman"/>
          <w:i/>
          <w:iCs/>
          <w:sz w:val="24"/>
          <w:szCs w:val="24"/>
          <w:lang w:val="en-SG"/>
        </w:rPr>
        <w:t xml:space="preserve">Price Relative </w:t>
      </w:r>
      <w:r w:rsidRPr="00255A5B">
        <w:rPr>
          <w:rFonts w:ascii="Times New Roman" w:hAnsi="Times New Roman" w:cs="Times New Roman"/>
          <w:sz w:val="24"/>
          <w:szCs w:val="24"/>
          <w:lang w:val="en-SG"/>
        </w:rPr>
        <w:t>– which indicates that the variable is divided by the closing price</w:t>
      </w:r>
    </w:p>
    <w:p w14:paraId="6C8B723D" w14:textId="63915A6E" w:rsidR="257E6A84" w:rsidRPr="00255A5B" w:rsidRDefault="257E6A84" w:rsidP="2E7FAA36">
      <w:pPr>
        <w:numPr>
          <w:ilvl w:val="1"/>
          <w:numId w:val="5"/>
        </w:numPr>
        <w:jc w:val="both"/>
        <w:rPr>
          <w:rFonts w:ascii="Times New Roman" w:hAnsi="Times New Roman" w:cs="Times New Roman"/>
          <w:sz w:val="24"/>
          <w:szCs w:val="24"/>
          <w:lang w:val="en-SG"/>
        </w:rPr>
      </w:pPr>
      <w:r w:rsidRPr="00255A5B">
        <w:rPr>
          <w:rFonts w:ascii="Times New Roman" w:hAnsi="Times New Roman" w:cs="Times New Roman"/>
          <w:i/>
          <w:iCs/>
          <w:sz w:val="24"/>
          <w:szCs w:val="24"/>
          <w:lang w:val="en-SG"/>
        </w:rPr>
        <w:t>Log()</w:t>
      </w:r>
      <w:r w:rsidRPr="00255A5B">
        <w:rPr>
          <w:rFonts w:ascii="Times New Roman" w:hAnsi="Times New Roman" w:cs="Times New Roman"/>
          <w:sz w:val="24"/>
          <w:szCs w:val="24"/>
          <w:lang w:val="en-SG"/>
        </w:rPr>
        <w:t xml:space="preserve"> – which indicates that the log function is applied to the variable. </w:t>
      </w:r>
    </w:p>
    <w:p w14:paraId="3FBB1B8D" w14:textId="71C0C3F3" w:rsidR="00CC749E" w:rsidRPr="00CC749E" w:rsidRDefault="5F2D5145" w:rsidP="00CC749E">
      <w:pPr>
        <w:numPr>
          <w:ilvl w:val="1"/>
          <w:numId w:val="5"/>
        </w:numPr>
        <w:jc w:val="both"/>
        <w:rPr>
          <w:rFonts w:ascii="Times New Roman" w:hAnsi="Times New Roman" w:cs="Times New Roman"/>
          <w:sz w:val="24"/>
          <w:szCs w:val="24"/>
          <w:lang w:val="en-SG"/>
        </w:rPr>
      </w:pPr>
      <w:r w:rsidRPr="00255A5B">
        <w:rPr>
          <w:rFonts w:ascii="Times New Roman" w:hAnsi="Times New Roman" w:cs="Times New Roman"/>
          <w:i/>
          <w:iCs/>
          <w:sz w:val="24"/>
          <w:szCs w:val="24"/>
          <w:lang w:val="en-SG"/>
        </w:rPr>
        <w:t>Interaction Terms</w:t>
      </w:r>
      <w:r w:rsidRPr="00255A5B">
        <w:rPr>
          <w:rFonts w:ascii="Times New Roman" w:hAnsi="Times New Roman" w:cs="Times New Roman"/>
          <w:sz w:val="24"/>
          <w:szCs w:val="24"/>
          <w:lang w:val="en-SG"/>
        </w:rPr>
        <w:t xml:space="preserve"> - </w:t>
      </w:r>
      <w:r w:rsidR="257E6A84" w:rsidRPr="00255A5B">
        <w:rPr>
          <w:rFonts w:ascii="Times New Roman" w:hAnsi="Times New Roman" w:cs="Times New Roman"/>
          <w:sz w:val="24"/>
          <w:szCs w:val="24"/>
          <w:lang w:val="en-SG"/>
        </w:rPr>
        <w:t xml:space="preserve">Lastly, if an x is seen in the variable name like A x B, it indicates that it is an interaction term between variable A and </w:t>
      </w:r>
      <w:r w:rsidR="00A12774" w:rsidRPr="00255A5B">
        <w:rPr>
          <w:rFonts w:ascii="Times New Roman" w:hAnsi="Times New Roman" w:cs="Times New Roman"/>
          <w:sz w:val="24"/>
          <w:szCs w:val="24"/>
          <w:lang w:val="en-SG"/>
        </w:rPr>
        <w:t xml:space="preserve">B. </w:t>
      </w:r>
    </w:p>
    <w:p w14:paraId="3A29953F" w14:textId="0B2A2E87" w:rsidR="00E319DA" w:rsidRPr="00255A5B" w:rsidRDefault="27964A54" w:rsidP="00255A5B">
      <w:pPr>
        <w:pStyle w:val="Heading1"/>
        <w:numPr>
          <w:ilvl w:val="0"/>
          <w:numId w:val="7"/>
        </w:numPr>
        <w:spacing w:line="360" w:lineRule="auto"/>
        <w:rPr>
          <w:rFonts w:ascii="Times New Roman" w:hAnsi="Times New Roman" w:cs="Times New Roman"/>
          <w:b/>
          <w:bCs/>
          <w:color w:val="auto"/>
          <w:lang w:val="en-SG"/>
        </w:rPr>
      </w:pPr>
      <w:r w:rsidRPr="00677620">
        <w:rPr>
          <w:rStyle w:val="eop"/>
          <w:rFonts w:ascii="Times New Roman" w:hAnsi="Times New Roman" w:cs="Times New Roman"/>
          <w:b/>
          <w:bCs/>
          <w:color w:val="auto"/>
          <w:lang w:val="en-SG"/>
        </w:rPr>
        <w:t>Main Models</w:t>
      </w:r>
    </w:p>
    <w:p w14:paraId="2DEF371B" w14:textId="113150A4" w:rsidR="27964A54" w:rsidRPr="00255A5B" w:rsidRDefault="27964A54" w:rsidP="00E319DA">
      <w:pPr>
        <w:ind w:firstLine="360"/>
        <w:jc w:val="both"/>
        <w:rPr>
          <w:rFonts w:ascii="Times New Roman" w:hAnsi="Times New Roman" w:cs="Times New Roman"/>
          <w:sz w:val="24"/>
          <w:szCs w:val="24"/>
          <w:lang w:val="en-SG"/>
        </w:rPr>
      </w:pPr>
      <w:r w:rsidRPr="00255A5B">
        <w:rPr>
          <w:rFonts w:ascii="Times New Roman" w:hAnsi="Times New Roman" w:cs="Times New Roman"/>
          <w:sz w:val="24"/>
          <w:szCs w:val="24"/>
          <w:lang w:val="en-SG"/>
        </w:rPr>
        <w:t xml:space="preserve">To derive insights regarding the correlation between the different independent variables and the expected profit from the time series data whilst factoring in additional exogenous factors, an autoregressive distributed lag (ADL) </w:t>
      </w:r>
      <w:r w:rsidR="34C7EDBC" w:rsidRPr="00255A5B">
        <w:rPr>
          <w:rFonts w:ascii="Times New Roman" w:hAnsi="Times New Roman" w:cs="Times New Roman"/>
          <w:sz w:val="24"/>
          <w:szCs w:val="24"/>
          <w:lang w:val="en-SG"/>
        </w:rPr>
        <w:t>[14]</w:t>
      </w:r>
      <w:r w:rsidRPr="00255A5B">
        <w:rPr>
          <w:rFonts w:ascii="Times New Roman" w:hAnsi="Times New Roman" w:cs="Times New Roman"/>
          <w:sz w:val="24"/>
          <w:szCs w:val="24"/>
          <w:lang w:val="en-SG"/>
        </w:rPr>
        <w:t xml:space="preserve"> model was used to model the BTC-USD data from 4/4/2015 – 15/4/2020. ADL modelling allows for several different parameters to adjust the based on the context of the problem. These parameters capture (</w:t>
      </w:r>
      <w:proofErr w:type="spellStart"/>
      <w:r w:rsidRPr="00255A5B">
        <w:rPr>
          <w:rFonts w:ascii="Times New Roman" w:hAnsi="Times New Roman" w:cs="Times New Roman"/>
          <w:sz w:val="24"/>
          <w:szCs w:val="24"/>
          <w:lang w:val="en-SG"/>
        </w:rPr>
        <w:t>i</w:t>
      </w:r>
      <w:proofErr w:type="spellEnd"/>
      <w:r w:rsidRPr="00255A5B">
        <w:rPr>
          <w:rFonts w:ascii="Times New Roman" w:hAnsi="Times New Roman" w:cs="Times New Roman"/>
          <w:sz w:val="24"/>
          <w:szCs w:val="24"/>
          <w:lang w:val="en-SG"/>
        </w:rPr>
        <w:t xml:space="preserve">) whether the relationship between the exogenous and endogenous variables are causal, (ii) the different lags for each variable, and (iii) whether the type of trend the data exhibits. </w:t>
      </w:r>
    </w:p>
    <w:p w14:paraId="7056AF2F" w14:textId="379D45C1" w:rsidR="27964A54" w:rsidRPr="00255A5B" w:rsidRDefault="27964A54" w:rsidP="00E319DA">
      <w:pPr>
        <w:ind w:firstLine="360"/>
        <w:jc w:val="both"/>
        <w:rPr>
          <w:rStyle w:val="eop"/>
          <w:rFonts w:ascii="Times New Roman" w:hAnsi="Times New Roman" w:cs="Times New Roman"/>
          <w:sz w:val="24"/>
          <w:szCs w:val="24"/>
          <w:lang w:val="en-SG"/>
        </w:rPr>
      </w:pPr>
      <w:r w:rsidRPr="00255A5B">
        <w:rPr>
          <w:rFonts w:ascii="Times New Roman" w:hAnsi="Times New Roman" w:cs="Times New Roman"/>
          <w:sz w:val="24"/>
          <w:szCs w:val="24"/>
          <w:lang w:val="en-SG"/>
        </w:rPr>
        <w:t>One key assumption that threatens the validity of the ADL model in this context is stationarity. However, since the data is collected across a relatively short time (</w:t>
      </w:r>
      <w:r w:rsidR="00AF75B7">
        <w:rPr>
          <w:rFonts w:ascii="Times New Roman" w:hAnsi="Times New Roman" w:cs="Times New Roman"/>
          <w:sz w:val="24"/>
          <w:szCs w:val="24"/>
          <w:lang w:val="en-SG"/>
        </w:rPr>
        <w:t xml:space="preserve">5 </w:t>
      </w:r>
      <w:r w:rsidRPr="00255A5B">
        <w:rPr>
          <w:rFonts w:ascii="Times New Roman" w:hAnsi="Times New Roman" w:cs="Times New Roman"/>
          <w:sz w:val="24"/>
          <w:szCs w:val="24"/>
          <w:lang w:val="en-SG"/>
        </w:rPr>
        <w:t xml:space="preserve">years), the stationarity </w:t>
      </w:r>
      <w:r w:rsidRPr="00255A5B">
        <w:rPr>
          <w:rFonts w:ascii="Times New Roman" w:hAnsi="Times New Roman" w:cs="Times New Roman"/>
          <w:sz w:val="24"/>
          <w:szCs w:val="24"/>
          <w:lang w:val="en-SG"/>
        </w:rPr>
        <w:lastRenderedPageBreak/>
        <w:t xml:space="preserve">concerns are not considered to be entirely relevant since the true characteristics of the dataset are still considered to be in flux. Assumptions regarding the true lag length of the model can be further studied but are not considered in this research as we work with only the most data (lag=1) under the assumption that market conditions change quickly and increasing the lag tends to result in increased noise. Large outliers and multicollinearity within regressors were checked for using the Python </w:t>
      </w:r>
      <w:proofErr w:type="spellStart"/>
      <w:r w:rsidRPr="00255A5B">
        <w:rPr>
          <w:rFonts w:ascii="Times New Roman" w:hAnsi="Times New Roman" w:cs="Times New Roman"/>
          <w:i/>
          <w:iCs/>
          <w:sz w:val="24"/>
          <w:szCs w:val="24"/>
          <w:lang w:val="en-SG"/>
        </w:rPr>
        <w:t>statsmodels</w:t>
      </w:r>
      <w:proofErr w:type="spellEnd"/>
      <w:r w:rsidRPr="00255A5B">
        <w:rPr>
          <w:rFonts w:ascii="Times New Roman" w:hAnsi="Times New Roman" w:cs="Times New Roman"/>
          <w:i/>
          <w:iCs/>
          <w:sz w:val="24"/>
          <w:szCs w:val="24"/>
          <w:lang w:val="en-SG"/>
        </w:rPr>
        <w:t xml:space="preserve"> </w:t>
      </w:r>
      <w:r w:rsidRPr="00255A5B">
        <w:rPr>
          <w:rFonts w:ascii="Times New Roman" w:hAnsi="Times New Roman" w:cs="Times New Roman"/>
          <w:sz w:val="24"/>
          <w:szCs w:val="24"/>
          <w:lang w:val="en-SG"/>
        </w:rPr>
        <w:t xml:space="preserve">library and found to be absent.  </w:t>
      </w:r>
    </w:p>
    <w:p w14:paraId="3081E366" w14:textId="3DE35C1C" w:rsidR="00EB4025" w:rsidRPr="00255A5B" w:rsidRDefault="27964A54" w:rsidP="00941F2E">
      <w:pPr>
        <w:ind w:firstLine="360"/>
        <w:jc w:val="both"/>
        <w:rPr>
          <w:rStyle w:val="eop"/>
          <w:rFonts w:ascii="Times New Roman" w:hAnsi="Times New Roman" w:cs="Times New Roman"/>
          <w:sz w:val="24"/>
          <w:szCs w:val="24"/>
          <w:lang w:val="en-SG"/>
        </w:rPr>
      </w:pPr>
      <w:r w:rsidRPr="00255A5B">
        <w:rPr>
          <w:rFonts w:ascii="Times New Roman" w:hAnsi="Times New Roman" w:cs="Times New Roman"/>
          <w:sz w:val="24"/>
          <w:szCs w:val="24"/>
          <w:lang w:val="en-SG"/>
        </w:rPr>
        <w:t>Additionally, non-linear terms were added to capture potential non-linear relationships, while interaction terms were added to capture the marginal effects that one variable has, conditioned on the state of another variable.</w:t>
      </w:r>
    </w:p>
    <w:p w14:paraId="530CE977" w14:textId="3E5E3910" w:rsidR="00F717B8" w:rsidRPr="00255A5B" w:rsidRDefault="00F717B8" w:rsidP="00255A5B">
      <w:pPr>
        <w:pStyle w:val="Heading2"/>
        <w:numPr>
          <w:ilvl w:val="1"/>
          <w:numId w:val="7"/>
        </w:numPr>
        <w:spacing w:line="360" w:lineRule="auto"/>
        <w:jc w:val="both"/>
        <w:rPr>
          <w:rFonts w:ascii="Times New Roman" w:hAnsi="Times New Roman" w:cs="Times New Roman"/>
          <w:b/>
          <w:bCs/>
          <w:color w:val="auto"/>
          <w:sz w:val="28"/>
          <w:szCs w:val="28"/>
          <w:lang w:val="en-SG"/>
        </w:rPr>
      </w:pPr>
      <w:r w:rsidRPr="00F717B8">
        <w:rPr>
          <w:rFonts w:ascii="Times New Roman" w:hAnsi="Times New Roman" w:cs="Times New Roman"/>
          <w:color w:val="auto"/>
          <w:sz w:val="28"/>
          <w:szCs w:val="28"/>
          <w:lang w:val="en-SG"/>
        </w:rPr>
        <w:t xml:space="preserve"> </w:t>
      </w:r>
      <w:r w:rsidR="27964A54" w:rsidRPr="00F717B8">
        <w:rPr>
          <w:rFonts w:ascii="Times New Roman" w:hAnsi="Times New Roman" w:cs="Times New Roman"/>
          <w:b/>
          <w:bCs/>
          <w:color w:val="auto"/>
          <w:sz w:val="28"/>
          <w:szCs w:val="28"/>
          <w:lang w:val="en-SG"/>
        </w:rPr>
        <w:t>Base Autoregressive Distributed Lag Model</w:t>
      </w:r>
    </w:p>
    <w:p w14:paraId="62E852B7" w14:textId="584B7B66" w:rsidR="27964A54" w:rsidRPr="00255A5B" w:rsidRDefault="27964A54" w:rsidP="00E319DA">
      <w:pPr>
        <w:ind w:firstLine="360"/>
        <w:jc w:val="both"/>
        <w:rPr>
          <w:rFonts w:ascii="Times New Roman" w:hAnsi="Times New Roman" w:cs="Times New Roman"/>
          <w:sz w:val="24"/>
          <w:szCs w:val="24"/>
        </w:rPr>
      </w:pPr>
      <w:r w:rsidRPr="00255A5B">
        <w:rPr>
          <w:rFonts w:ascii="Times New Roman" w:hAnsi="Times New Roman" w:cs="Times New Roman"/>
          <w:sz w:val="24"/>
          <w:szCs w:val="24"/>
          <w:lang w:val="en-SG"/>
        </w:rPr>
        <w:t>The basic ADL model allows for k additional predictors, with q1 lags of the first predictor are included along with q</w:t>
      </w:r>
      <w:r w:rsidR="00C209C4" w:rsidRPr="00C209C4">
        <w:rPr>
          <w:rFonts w:ascii="Times New Roman" w:hAnsi="Times New Roman" w:cs="Times New Roman"/>
          <w:sz w:val="24"/>
          <w:szCs w:val="24"/>
          <w:vertAlign w:val="subscript"/>
          <w:lang w:val="en-SG"/>
        </w:rPr>
        <w:t>i</w:t>
      </w:r>
      <w:r w:rsidRPr="00C209C4">
        <w:rPr>
          <w:rFonts w:ascii="Times New Roman" w:hAnsi="Times New Roman" w:cs="Times New Roman"/>
          <w:sz w:val="24"/>
          <w:szCs w:val="24"/>
          <w:vertAlign w:val="subscript"/>
          <w:lang w:val="en-SG"/>
        </w:rPr>
        <w:t xml:space="preserve"> </w:t>
      </w:r>
      <w:r w:rsidRPr="00255A5B">
        <w:rPr>
          <w:rFonts w:ascii="Times New Roman" w:hAnsi="Times New Roman" w:cs="Times New Roman"/>
          <w:sz w:val="24"/>
          <w:szCs w:val="24"/>
          <w:lang w:val="en-SG"/>
        </w:rPr>
        <w:t xml:space="preserve">lags of the </w:t>
      </w:r>
      <w:proofErr w:type="spellStart"/>
      <w:r w:rsidR="00C209C4">
        <w:rPr>
          <w:rFonts w:ascii="Times New Roman" w:hAnsi="Times New Roman" w:cs="Times New Roman"/>
          <w:sz w:val="24"/>
          <w:szCs w:val="24"/>
          <w:lang w:val="en-SG"/>
        </w:rPr>
        <w:t>i</w:t>
      </w:r>
      <w:r w:rsidR="00C209C4" w:rsidRPr="00C209C4">
        <w:rPr>
          <w:rFonts w:ascii="Times New Roman" w:hAnsi="Times New Roman" w:cs="Times New Roman"/>
          <w:sz w:val="24"/>
          <w:szCs w:val="24"/>
          <w:vertAlign w:val="superscript"/>
          <w:lang w:val="en-SG"/>
        </w:rPr>
        <w:t>th</w:t>
      </w:r>
      <w:proofErr w:type="spellEnd"/>
      <w:r w:rsidRPr="00255A5B">
        <w:rPr>
          <w:rFonts w:ascii="Times New Roman" w:hAnsi="Times New Roman" w:cs="Times New Roman"/>
          <w:sz w:val="24"/>
          <w:szCs w:val="24"/>
          <w:lang w:val="en-SG"/>
        </w:rPr>
        <w:t xml:space="preserve"> predictor takes the following form:</w:t>
      </w:r>
    </w:p>
    <w:p w14:paraId="0C7F5147" w14:textId="5D2C1B46" w:rsidR="00AF75B7" w:rsidRPr="00AF75B7" w:rsidRDefault="00E167FD" w:rsidP="00AF75B7">
      <w:pPr>
        <w:spacing w:after="0"/>
        <w:ind w:right="-46"/>
        <w:jc w:val="center"/>
        <w:textAlignment w:val="baseline"/>
        <w:rPr>
          <w:rFonts w:ascii="Cambria Math" w:eastAsia="Times New Roman" w:hAnsi="Cambria Math" w:cs="Times New Roman"/>
          <w:b/>
          <w:bCs/>
          <w:color w:val="000000"/>
          <w:sz w:val="24"/>
          <w:szCs w:val="24"/>
          <w:lang w:val="en-SG"/>
        </w:rPr>
      </w:pPr>
      <m:oMathPara>
        <m:oMath>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Y</m:t>
              </m:r>
            </m:e>
            <m:sub>
              <m:r>
                <m:rPr>
                  <m:sty m:val="bi"/>
                </m:rPr>
                <w:rPr>
                  <w:rFonts w:ascii="Cambria Math" w:eastAsia="Times New Roman" w:hAnsi="Cambria Math" w:cs="Times New Roman"/>
                  <w:color w:val="000000"/>
                  <w:sz w:val="24"/>
                  <w:szCs w:val="24"/>
                  <w:lang w:val="en-SG"/>
                </w:rPr>
                <m:t>t</m:t>
              </m:r>
            </m:sub>
          </m:sSub>
          <m:r>
            <m:rPr>
              <m:sty m:val="bi"/>
            </m:rPr>
            <w:rPr>
              <w:rFonts w:ascii="Cambria Math" w:eastAsia="Times New Roman" w:hAnsi="Cambria Math" w:cs="Times New Roman"/>
              <w:color w:val="000000"/>
              <w:sz w:val="24"/>
              <w:szCs w:val="24"/>
              <w:lang w:val="en-SG"/>
            </w:rPr>
            <m:t xml:space="preserve">= </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β</m:t>
              </m:r>
            </m:e>
            <m:sub>
              <m:r>
                <m:rPr>
                  <m:sty m:val="bi"/>
                </m:rPr>
                <w:rPr>
                  <w:rFonts w:ascii="Cambria Math" w:eastAsia="Times New Roman" w:hAnsi="Cambria Math" w:cs="Times New Roman"/>
                  <w:color w:val="000000"/>
                  <w:sz w:val="24"/>
                  <w:szCs w:val="24"/>
                  <w:lang w:val="en-SG"/>
                </w:rPr>
                <m:t>0</m:t>
              </m:r>
            </m:sub>
          </m:sSub>
          <m:r>
            <m:rPr>
              <m:sty m:val="bi"/>
            </m:rPr>
            <w:rPr>
              <w:rFonts w:ascii="Cambria Math" w:eastAsia="Times New Roman" w:hAnsi="Cambria Math" w:cs="Times New Roman"/>
              <w:color w:val="000000"/>
              <w:sz w:val="24"/>
              <w:szCs w:val="24"/>
              <w:lang w:val="en-SG"/>
            </w:rPr>
            <m:t>+</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β</m:t>
              </m:r>
            </m:e>
            <m:sub>
              <m:r>
                <m:rPr>
                  <m:sty m:val="bi"/>
                </m:rPr>
                <w:rPr>
                  <w:rFonts w:ascii="Cambria Math" w:eastAsia="Times New Roman" w:hAnsi="Cambria Math" w:cs="Times New Roman"/>
                  <w:color w:val="000000"/>
                  <w:sz w:val="24"/>
                  <w:szCs w:val="24"/>
                  <w:lang w:val="en-SG"/>
                </w:rPr>
                <m:t xml:space="preserve">1 </m:t>
              </m:r>
            </m:sub>
          </m:sSub>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Y</m:t>
              </m:r>
            </m:e>
            <m:sub>
              <m:r>
                <m:rPr>
                  <m:sty m:val="bi"/>
                </m:rPr>
                <w:rPr>
                  <w:rFonts w:ascii="Cambria Math" w:eastAsia="Times New Roman" w:hAnsi="Cambria Math" w:cs="Times New Roman"/>
                  <w:color w:val="000000"/>
                  <w:sz w:val="24"/>
                  <w:szCs w:val="24"/>
                  <w:lang w:val="en-SG"/>
                </w:rPr>
                <m:t>t-1</m:t>
              </m:r>
            </m:sub>
          </m:sSub>
          <m:r>
            <m:rPr>
              <m:sty m:val="bi"/>
            </m:rPr>
            <w:rPr>
              <w:rFonts w:ascii="Cambria Math" w:eastAsia="Times New Roman" w:hAnsi="Cambria Math" w:cs="Times New Roman"/>
              <w:color w:val="000000"/>
              <w:sz w:val="24"/>
              <w:szCs w:val="24"/>
              <w:lang w:val="en-SG"/>
            </w:rPr>
            <m:t>+</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β</m:t>
              </m:r>
            </m:e>
            <m:sub>
              <m:r>
                <m:rPr>
                  <m:sty m:val="bi"/>
                </m:rPr>
                <w:rPr>
                  <w:rFonts w:ascii="Cambria Math" w:eastAsia="Times New Roman" w:hAnsi="Cambria Math" w:cs="Times New Roman"/>
                  <w:color w:val="000000"/>
                  <w:sz w:val="24"/>
                  <w:szCs w:val="24"/>
                  <w:lang w:val="en-SG"/>
                </w:rPr>
                <m:t xml:space="preserve">2 </m:t>
              </m:r>
            </m:sub>
          </m:sSub>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Y</m:t>
              </m:r>
            </m:e>
            <m:sub>
              <m:r>
                <m:rPr>
                  <m:sty m:val="bi"/>
                </m:rPr>
                <w:rPr>
                  <w:rFonts w:ascii="Cambria Math" w:eastAsia="Times New Roman" w:hAnsi="Cambria Math" w:cs="Times New Roman"/>
                  <w:color w:val="000000"/>
                  <w:sz w:val="24"/>
                  <w:szCs w:val="24"/>
                  <w:lang w:val="en-SG"/>
                </w:rPr>
                <m:t>t-2</m:t>
              </m:r>
            </m:sub>
          </m:sSub>
          <m:r>
            <m:rPr>
              <m:sty m:val="bi"/>
            </m:rPr>
            <w:rPr>
              <w:rFonts w:ascii="Cambria Math" w:eastAsia="Times New Roman" w:hAnsi="Cambria Math" w:cs="Times New Roman"/>
              <w:color w:val="000000"/>
              <w:sz w:val="24"/>
              <w:szCs w:val="24"/>
              <w:lang w:val="en-SG"/>
            </w:rPr>
            <m:t>+…+</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β</m:t>
              </m:r>
            </m:e>
            <m:sub>
              <m:r>
                <m:rPr>
                  <m:sty m:val="bi"/>
                </m:rPr>
                <w:rPr>
                  <w:rFonts w:ascii="Cambria Math" w:eastAsia="Times New Roman" w:hAnsi="Cambria Math" w:cs="Times New Roman"/>
                  <w:color w:val="000000"/>
                  <w:sz w:val="24"/>
                  <w:szCs w:val="24"/>
                  <w:lang w:val="en-SG"/>
                </w:rPr>
                <m:t xml:space="preserve">p </m:t>
              </m:r>
            </m:sub>
          </m:sSub>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Y</m:t>
              </m:r>
            </m:e>
            <m:sub>
              <m:r>
                <m:rPr>
                  <m:sty m:val="bi"/>
                </m:rPr>
                <w:rPr>
                  <w:rFonts w:ascii="Cambria Math" w:eastAsia="Times New Roman" w:hAnsi="Cambria Math" w:cs="Times New Roman"/>
                  <w:color w:val="000000"/>
                  <w:sz w:val="24"/>
                  <w:szCs w:val="24"/>
                  <w:lang w:val="en-SG"/>
                </w:rPr>
                <m:t>t-p</m:t>
              </m:r>
            </m:sub>
          </m:sSub>
          <m:r>
            <m:rPr>
              <m:sty m:val="bi"/>
            </m:rPr>
            <w:rPr>
              <w:rFonts w:ascii="Cambria Math" w:eastAsia="Times New Roman" w:hAnsi="Cambria Math" w:cs="Times New Roman"/>
              <w:color w:val="000000"/>
              <w:sz w:val="24"/>
              <w:szCs w:val="24"/>
              <w:lang w:val="en-SG"/>
            </w:rPr>
            <m:t>+</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δ</m:t>
              </m:r>
            </m:e>
            <m:sub>
              <m:r>
                <m:rPr>
                  <m:sty m:val="bi"/>
                </m:rPr>
                <w:rPr>
                  <w:rFonts w:ascii="Cambria Math" w:eastAsia="Times New Roman" w:hAnsi="Cambria Math" w:cs="Times New Roman"/>
                  <w:color w:val="000000"/>
                  <w:sz w:val="24"/>
                  <w:szCs w:val="24"/>
                  <w:lang w:val="en-SG"/>
                </w:rPr>
                <m:t>11</m:t>
              </m:r>
            </m:sub>
          </m:sSub>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X</m:t>
              </m:r>
            </m:e>
            <m:sub>
              <m:r>
                <m:rPr>
                  <m:sty m:val="bi"/>
                </m:rPr>
                <w:rPr>
                  <w:rFonts w:ascii="Cambria Math" w:eastAsia="Times New Roman" w:hAnsi="Cambria Math" w:cs="Times New Roman"/>
                  <w:color w:val="000000"/>
                  <w:sz w:val="24"/>
                  <w:szCs w:val="24"/>
                  <w:lang w:val="en-SG"/>
                </w:rPr>
                <m:t>1</m:t>
              </m:r>
              <m:r>
                <m:rPr>
                  <m:sty m:val="bi"/>
                </m:rPr>
                <w:rPr>
                  <w:rFonts w:ascii="Cambria Math" w:eastAsia="Times New Roman" w:hAnsi="Cambria Math" w:cs="Times New Roman"/>
                  <w:color w:val="000000"/>
                  <w:sz w:val="24"/>
                  <w:szCs w:val="24"/>
                  <w:lang w:val="en-SG"/>
                </w:rPr>
                <m:t>t-1</m:t>
              </m:r>
            </m:sub>
          </m:sSub>
          <m:r>
            <m:rPr>
              <m:sty m:val="bi"/>
            </m:rPr>
            <w:rPr>
              <w:rFonts w:ascii="Cambria Math" w:eastAsia="Times New Roman" w:hAnsi="Cambria Math" w:cs="Times New Roman"/>
              <w:color w:val="000000"/>
              <w:sz w:val="24"/>
              <w:szCs w:val="24"/>
              <w:lang w:val="en-SG"/>
            </w:rPr>
            <m:t>+</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δ</m:t>
              </m:r>
            </m:e>
            <m:sub>
              <m:r>
                <m:rPr>
                  <m:sty m:val="bi"/>
                </m:rPr>
                <w:rPr>
                  <w:rFonts w:ascii="Cambria Math" w:eastAsia="Times New Roman" w:hAnsi="Cambria Math" w:cs="Times New Roman"/>
                  <w:color w:val="000000"/>
                  <w:sz w:val="24"/>
                  <w:szCs w:val="24"/>
                  <w:lang w:val="en-SG"/>
                </w:rPr>
                <m:t>12</m:t>
              </m:r>
            </m:sub>
          </m:sSub>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X</m:t>
              </m:r>
            </m:e>
            <m:sub>
              <m:r>
                <m:rPr>
                  <m:sty m:val="bi"/>
                </m:rPr>
                <w:rPr>
                  <w:rFonts w:ascii="Cambria Math" w:eastAsia="Times New Roman" w:hAnsi="Cambria Math" w:cs="Times New Roman"/>
                  <w:color w:val="000000"/>
                  <w:sz w:val="24"/>
                  <w:szCs w:val="24"/>
                  <w:lang w:val="en-SG"/>
                </w:rPr>
                <m:t>1</m:t>
              </m:r>
              <m:r>
                <m:rPr>
                  <m:sty m:val="bi"/>
                </m:rPr>
                <w:rPr>
                  <w:rFonts w:ascii="Cambria Math" w:eastAsia="Times New Roman" w:hAnsi="Cambria Math" w:cs="Times New Roman"/>
                  <w:color w:val="000000"/>
                  <w:sz w:val="24"/>
                  <w:szCs w:val="24"/>
                  <w:lang w:val="en-SG"/>
                </w:rPr>
                <m:t>t-2</m:t>
              </m:r>
            </m:sub>
          </m:sSub>
          <m:r>
            <m:rPr>
              <m:sty m:val="bi"/>
            </m:rPr>
            <w:rPr>
              <w:rFonts w:ascii="Cambria Math" w:eastAsia="Times New Roman" w:hAnsi="Cambria Math" w:cs="Times New Roman"/>
              <w:color w:val="000000"/>
              <w:sz w:val="24"/>
              <w:szCs w:val="24"/>
              <w:lang w:val="en-SG"/>
            </w:rPr>
            <m:t>+…</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+δ</m:t>
              </m:r>
            </m:e>
            <m:sub>
              <m:r>
                <m:rPr>
                  <m:sty m:val="bi"/>
                </m:rPr>
                <w:rPr>
                  <w:rFonts w:ascii="Cambria Math" w:eastAsia="Times New Roman" w:hAnsi="Cambria Math" w:cs="Times New Roman"/>
                  <w:color w:val="000000"/>
                  <w:sz w:val="24"/>
                  <w:szCs w:val="24"/>
                  <w:lang w:val="en-SG"/>
                </w:rPr>
                <m:t>1</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q</m:t>
                  </m:r>
                </m:e>
                <m:sub>
                  <m:r>
                    <m:rPr>
                      <m:sty m:val="bi"/>
                    </m:rPr>
                    <w:rPr>
                      <w:rFonts w:ascii="Cambria Math" w:eastAsia="Times New Roman" w:hAnsi="Cambria Math" w:cs="Times New Roman"/>
                      <w:color w:val="000000"/>
                      <w:sz w:val="24"/>
                      <w:szCs w:val="24"/>
                      <w:lang w:val="en-SG"/>
                    </w:rPr>
                    <m:t>1</m:t>
                  </m:r>
                </m:sub>
              </m:sSub>
            </m:sub>
          </m:sSub>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X</m:t>
              </m:r>
            </m:e>
            <m:sub>
              <m:r>
                <m:rPr>
                  <m:sty m:val="bi"/>
                </m:rPr>
                <w:rPr>
                  <w:rFonts w:ascii="Cambria Math" w:eastAsia="Times New Roman" w:hAnsi="Cambria Math" w:cs="Times New Roman"/>
                  <w:color w:val="000000"/>
                  <w:sz w:val="24"/>
                  <w:szCs w:val="24"/>
                  <w:lang w:val="en-SG"/>
                </w:rPr>
                <m:t>1</m:t>
              </m:r>
              <m:r>
                <m:rPr>
                  <m:sty m:val="bi"/>
                </m:rPr>
                <w:rPr>
                  <w:rFonts w:ascii="Cambria Math" w:eastAsia="Times New Roman" w:hAnsi="Cambria Math" w:cs="Times New Roman"/>
                  <w:color w:val="000000"/>
                  <w:sz w:val="24"/>
                  <w:szCs w:val="24"/>
                  <w:lang w:val="en-SG"/>
                </w:rPr>
                <m:t>t-</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q</m:t>
                  </m:r>
                </m:e>
                <m:sub>
                  <m:r>
                    <m:rPr>
                      <m:sty m:val="bi"/>
                    </m:rPr>
                    <w:rPr>
                      <w:rFonts w:ascii="Cambria Math" w:eastAsia="Times New Roman" w:hAnsi="Cambria Math" w:cs="Times New Roman"/>
                      <w:color w:val="000000"/>
                      <w:sz w:val="24"/>
                      <w:szCs w:val="24"/>
                      <w:lang w:val="en-SG"/>
                    </w:rPr>
                    <m:t>1</m:t>
                  </m:r>
                </m:sub>
              </m:sSub>
            </m:sub>
          </m:sSub>
          <m:r>
            <m:rPr>
              <m:sty m:val="bi"/>
            </m:rPr>
            <w:rPr>
              <w:rFonts w:ascii="Cambria Math" w:eastAsia="Times New Roman" w:hAnsi="Cambria Math" w:cs="Times New Roman"/>
              <w:color w:val="000000"/>
              <w:sz w:val="24"/>
              <w:szCs w:val="24"/>
              <w:lang w:val="en-SG"/>
            </w:rPr>
            <m:t>+…+</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δ</m:t>
              </m:r>
            </m:e>
            <m:sub>
              <m:r>
                <m:rPr>
                  <m:sty m:val="bi"/>
                </m:rPr>
                <w:rPr>
                  <w:rFonts w:ascii="Cambria Math" w:eastAsia="Times New Roman" w:hAnsi="Cambria Math" w:cs="Times New Roman"/>
                  <w:color w:val="000000"/>
                  <w:sz w:val="24"/>
                  <w:szCs w:val="24"/>
                  <w:lang w:val="en-SG"/>
                </w:rPr>
                <m:t>k</m:t>
              </m:r>
              <m:r>
                <m:rPr>
                  <m:sty m:val="bi"/>
                </m:rPr>
                <w:rPr>
                  <w:rFonts w:ascii="Cambria Math" w:eastAsia="Times New Roman" w:hAnsi="Cambria Math" w:cs="Times New Roman"/>
                  <w:color w:val="000000"/>
                  <w:sz w:val="24"/>
                  <w:szCs w:val="24"/>
                  <w:lang w:val="en-SG"/>
                </w:rPr>
                <m:t>1</m:t>
              </m:r>
            </m:sub>
          </m:sSub>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X</m:t>
              </m:r>
            </m:e>
            <m:sub>
              <m:r>
                <m:rPr>
                  <m:sty m:val="bi"/>
                </m:rPr>
                <w:rPr>
                  <w:rFonts w:ascii="Cambria Math" w:eastAsia="Times New Roman" w:hAnsi="Cambria Math" w:cs="Times New Roman"/>
                  <w:color w:val="000000"/>
                  <w:sz w:val="24"/>
                  <w:szCs w:val="24"/>
                  <w:lang w:val="en-SG"/>
                </w:rPr>
                <m:t>kt-1</m:t>
              </m:r>
            </m:sub>
          </m:sSub>
          <m:r>
            <m:rPr>
              <m:sty m:val="bi"/>
            </m:rPr>
            <w:rPr>
              <w:rFonts w:ascii="Cambria Math" w:eastAsia="Times New Roman" w:hAnsi="Cambria Math" w:cs="Times New Roman"/>
              <w:color w:val="000000"/>
              <w:sz w:val="24"/>
              <w:szCs w:val="24"/>
              <w:lang w:val="en-SG"/>
            </w:rPr>
            <m:t xml:space="preserve"> +</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δ</m:t>
              </m:r>
            </m:e>
            <m:sub>
              <m:r>
                <m:rPr>
                  <m:sty m:val="bi"/>
                </m:rPr>
                <w:rPr>
                  <w:rFonts w:ascii="Cambria Math" w:eastAsia="Times New Roman" w:hAnsi="Cambria Math" w:cs="Times New Roman"/>
                  <w:color w:val="000000"/>
                  <w:sz w:val="24"/>
                  <w:szCs w:val="24"/>
                  <w:lang w:val="en-SG"/>
                </w:rPr>
                <m:t>k</m:t>
              </m:r>
              <m:r>
                <m:rPr>
                  <m:sty m:val="bi"/>
                </m:rPr>
                <w:rPr>
                  <w:rFonts w:ascii="Cambria Math" w:eastAsia="Times New Roman" w:hAnsi="Cambria Math" w:cs="Times New Roman"/>
                  <w:color w:val="000000"/>
                  <w:sz w:val="24"/>
                  <w:szCs w:val="24"/>
                  <w:lang w:val="en-SG"/>
                </w:rPr>
                <m:t>2</m:t>
              </m:r>
            </m:sub>
          </m:sSub>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X</m:t>
              </m:r>
            </m:e>
            <m:sub>
              <m:r>
                <m:rPr>
                  <m:sty m:val="bi"/>
                </m:rPr>
                <w:rPr>
                  <w:rFonts w:ascii="Cambria Math" w:eastAsia="Times New Roman" w:hAnsi="Cambria Math" w:cs="Times New Roman"/>
                  <w:color w:val="000000"/>
                  <w:sz w:val="24"/>
                  <w:szCs w:val="24"/>
                  <w:lang w:val="en-SG"/>
                </w:rPr>
                <m:t>kt-2</m:t>
              </m:r>
            </m:sub>
          </m:sSub>
          <m:r>
            <m:rPr>
              <m:sty m:val="bi"/>
            </m:rPr>
            <w:rPr>
              <w:rFonts w:ascii="Cambria Math" w:eastAsia="Times New Roman" w:hAnsi="Cambria Math" w:cs="Times New Roman"/>
              <w:color w:val="000000"/>
              <w:sz w:val="24"/>
              <w:szCs w:val="24"/>
              <w:lang w:val="en-SG"/>
            </w:rPr>
            <m:t>+…+</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δ</m:t>
              </m:r>
            </m:e>
            <m:sub>
              <m:r>
                <m:rPr>
                  <m:sty m:val="bi"/>
                </m:rPr>
                <w:rPr>
                  <w:rFonts w:ascii="Cambria Math" w:eastAsia="Times New Roman" w:hAnsi="Cambria Math" w:cs="Times New Roman"/>
                  <w:color w:val="000000"/>
                  <w:sz w:val="24"/>
                  <w:szCs w:val="24"/>
                  <w:lang w:val="en-SG"/>
                </w:rPr>
                <m:t>k</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q</m:t>
                  </m:r>
                </m:e>
                <m:sub>
                  <m:r>
                    <m:rPr>
                      <m:sty m:val="bi"/>
                    </m:rPr>
                    <w:rPr>
                      <w:rFonts w:ascii="Cambria Math" w:eastAsia="Times New Roman" w:hAnsi="Cambria Math" w:cs="Times New Roman"/>
                      <w:color w:val="000000"/>
                      <w:sz w:val="24"/>
                      <w:szCs w:val="24"/>
                      <w:lang w:val="en-SG"/>
                    </w:rPr>
                    <m:t>k</m:t>
                  </m:r>
                </m:sub>
              </m:sSub>
            </m:sub>
          </m:sSub>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X</m:t>
              </m:r>
            </m:e>
            <m:sub>
              <m:r>
                <m:rPr>
                  <m:sty m:val="bi"/>
                </m:rPr>
                <w:rPr>
                  <w:rFonts w:ascii="Cambria Math" w:eastAsia="Times New Roman" w:hAnsi="Cambria Math" w:cs="Times New Roman"/>
                  <w:color w:val="000000"/>
                  <w:sz w:val="24"/>
                  <w:szCs w:val="24"/>
                  <w:lang w:val="en-SG"/>
                </w:rPr>
                <m:t>kt-</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q</m:t>
                  </m:r>
                </m:e>
                <m:sub>
                  <m:r>
                    <m:rPr>
                      <m:sty m:val="bi"/>
                    </m:rPr>
                    <w:rPr>
                      <w:rFonts w:ascii="Cambria Math" w:eastAsia="Times New Roman" w:hAnsi="Cambria Math" w:cs="Times New Roman"/>
                      <w:color w:val="000000"/>
                      <w:sz w:val="24"/>
                      <w:szCs w:val="24"/>
                      <w:lang w:val="en-SG"/>
                    </w:rPr>
                    <m:t>k</m:t>
                  </m:r>
                </m:sub>
              </m:sSub>
            </m:sub>
          </m:sSub>
          <m:r>
            <m:rPr>
              <m:sty m:val="bi"/>
            </m:rPr>
            <w:rPr>
              <w:rFonts w:ascii="Cambria Math" w:eastAsia="Times New Roman" w:hAnsi="Cambria Math" w:cs="Times New Roman"/>
              <w:color w:val="000000"/>
              <w:sz w:val="24"/>
              <w:szCs w:val="24"/>
              <w:lang w:val="en-SG"/>
            </w:rPr>
            <m:t>+</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u</m:t>
              </m:r>
            </m:e>
            <m:sub>
              <m:r>
                <m:rPr>
                  <m:sty m:val="bi"/>
                </m:rPr>
                <w:rPr>
                  <w:rFonts w:ascii="Cambria Math" w:eastAsia="Times New Roman" w:hAnsi="Cambria Math" w:cs="Times New Roman"/>
                  <w:color w:val="000000"/>
                  <w:sz w:val="24"/>
                  <w:szCs w:val="24"/>
                  <w:lang w:val="en-SG"/>
                </w:rPr>
                <m:t>t</m:t>
              </m:r>
            </m:sub>
          </m:sSub>
        </m:oMath>
      </m:oMathPara>
    </w:p>
    <w:p w14:paraId="001F3615" w14:textId="77777777" w:rsidR="00AF75B7" w:rsidRPr="00AF75B7" w:rsidRDefault="00AF75B7" w:rsidP="00AF75B7">
      <w:pPr>
        <w:spacing w:after="0"/>
        <w:ind w:right="-46"/>
        <w:jc w:val="center"/>
        <w:textAlignment w:val="baseline"/>
        <w:rPr>
          <w:rFonts w:ascii="Cambria Math" w:eastAsia="Times New Roman" w:hAnsi="Cambria Math" w:cs="Times New Roman"/>
          <w:color w:val="000000"/>
          <w:sz w:val="24"/>
          <w:szCs w:val="24"/>
          <w:lang w:val="en-SG"/>
          <w:oMath/>
        </w:rPr>
      </w:pPr>
    </w:p>
    <w:p w14:paraId="5069719A" w14:textId="697B263B" w:rsidR="00255A5B" w:rsidRDefault="27964A54" w:rsidP="00255A5B">
      <w:pPr>
        <w:ind w:firstLine="720"/>
        <w:jc w:val="both"/>
        <w:rPr>
          <w:rFonts w:ascii="Times New Roman" w:hAnsi="Times New Roman" w:cs="Times New Roman"/>
          <w:sz w:val="24"/>
          <w:szCs w:val="24"/>
        </w:rPr>
      </w:pPr>
      <w:r w:rsidRPr="00255A5B">
        <w:rPr>
          <w:rFonts w:ascii="Times New Roman" w:hAnsi="Times New Roman" w:cs="Times New Roman"/>
          <w:sz w:val="24"/>
          <w:szCs w:val="24"/>
        </w:rPr>
        <w:t xml:space="preserve">Predictors used include </w:t>
      </w:r>
      <w:r w:rsidRPr="00255A5B">
        <w:rPr>
          <w:rFonts w:ascii="Times New Roman" w:hAnsi="Times New Roman" w:cs="Times New Roman"/>
          <w:i/>
          <w:iCs/>
          <w:sz w:val="24"/>
          <w:szCs w:val="24"/>
        </w:rPr>
        <w:t>'Close', 'Volume', ' RSI', 'RSI Condition', 'MACD Condition' 'EMA Condition', 'Close-EMA200 Price Diff', 'BB Condition', ' ATR', 'Trend', 'Forecasted', 'Slope' and 'Acceleration'</w:t>
      </w:r>
      <w:r w:rsidRPr="00255A5B">
        <w:rPr>
          <w:rFonts w:ascii="Times New Roman" w:hAnsi="Times New Roman" w:cs="Times New Roman"/>
          <w:sz w:val="24"/>
          <w:szCs w:val="24"/>
        </w:rPr>
        <w:t>, all of which have been defined in Section 2. The lags applied for all predictors and endogenous variables is kept constant within each model for simplicity, although this can be adjusted to better fit the ADL model to the predictors. The performance of each model is captured by both the log-likelihood of the model and the mean squared forecast error final prediction error (MSFE</w:t>
      </w:r>
      <w:r w:rsidRPr="00255A5B">
        <w:rPr>
          <w:rFonts w:ascii="Times New Roman" w:hAnsi="Times New Roman" w:cs="Times New Roman"/>
          <w:sz w:val="24"/>
          <w:szCs w:val="24"/>
          <w:vertAlign w:val="subscript"/>
        </w:rPr>
        <w:t>FPE</w:t>
      </w:r>
      <w:r w:rsidRPr="00255A5B">
        <w:rPr>
          <w:rFonts w:ascii="Times New Roman" w:hAnsi="Times New Roman" w:cs="Times New Roman"/>
          <w:sz w:val="24"/>
          <w:szCs w:val="24"/>
        </w:rPr>
        <w:t>) which is given by the following equation:</w:t>
      </w:r>
    </w:p>
    <w:p w14:paraId="77596DB7" w14:textId="7D68CA0D" w:rsidR="2E7FAA36" w:rsidRPr="00255A5B" w:rsidRDefault="2D4AAF9D" w:rsidP="00255A5B">
      <w:pPr>
        <w:ind w:firstLine="720"/>
        <w:jc w:val="both"/>
        <w:rPr>
          <w:rFonts w:ascii="Times New Roman" w:hAnsi="Times New Roman" w:cs="Times New Roman"/>
          <w:sz w:val="24"/>
          <w:szCs w:val="24"/>
        </w:rPr>
      </w:pPr>
      <w:r w:rsidRPr="009734F0">
        <w:rPr>
          <w:rFonts w:ascii="Times New Roman" w:hAnsi="Times New Roman" w:cs="Times New Roman"/>
          <w:noProof/>
          <w:shd w:val="clear" w:color="auto" w:fill="E6E6E6"/>
        </w:rPr>
        <w:drawing>
          <wp:inline distT="0" distB="0" distL="0" distR="0" wp14:anchorId="013B6E44" wp14:editId="49096F23">
            <wp:extent cx="4572000" cy="695325"/>
            <wp:effectExtent l="0" t="0" r="0" b="0"/>
            <wp:docPr id="326939733" name="Picture 3269397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695325"/>
                    </a:xfrm>
                    <a:prstGeom prst="rect">
                      <a:avLst/>
                    </a:prstGeom>
                  </pic:spPr>
                </pic:pic>
              </a:graphicData>
            </a:graphic>
          </wp:inline>
        </w:drawing>
      </w:r>
    </w:p>
    <w:p w14:paraId="5F53270B" w14:textId="7846A464" w:rsidR="2D4AAF9D" w:rsidRPr="00A14F9A" w:rsidRDefault="2D4AAF9D" w:rsidP="00255A5B">
      <w:pPr>
        <w:spacing w:after="0" w:line="240" w:lineRule="auto"/>
        <w:ind w:right="-46"/>
        <w:jc w:val="center"/>
        <w:rPr>
          <w:rFonts w:ascii="Times New Roman" w:eastAsia="Calibri" w:hAnsi="Times New Roman" w:cs="Times New Roman"/>
          <w:color w:val="000000" w:themeColor="text1"/>
        </w:rPr>
      </w:pPr>
      <w:r w:rsidRPr="009734F0">
        <w:rPr>
          <w:rFonts w:ascii="Times New Roman" w:eastAsia="Times New Roman" w:hAnsi="Times New Roman" w:cs="Times New Roman"/>
          <w:i/>
          <w:iCs/>
        </w:rPr>
        <w:t xml:space="preserve">T </w:t>
      </w:r>
      <w:r w:rsidRPr="00A14F9A">
        <w:rPr>
          <w:rFonts w:ascii="Times New Roman" w:eastAsia="Times New Roman" w:hAnsi="Times New Roman" w:cs="Times New Roman"/>
          <w:i/>
          <w:iCs/>
        </w:rPr>
        <w:t xml:space="preserve">= Number of </w:t>
      </w:r>
      <w:r w:rsidRPr="00A14F9A">
        <w:rPr>
          <w:rFonts w:ascii="Times New Roman" w:eastAsia="Times New Roman" w:hAnsi="Times New Roman" w:cs="Times New Roman"/>
          <w:i/>
          <w:iCs/>
          <w:color w:val="000000" w:themeColor="text1"/>
        </w:rPr>
        <w:t>observations</w:t>
      </w:r>
      <w:r w:rsidR="00255A5B" w:rsidRPr="00A14F9A">
        <w:rPr>
          <w:rFonts w:ascii="Times New Roman" w:eastAsia="Times New Roman" w:hAnsi="Times New Roman" w:cs="Times New Roman"/>
          <w:color w:val="000000" w:themeColor="text1"/>
        </w:rPr>
        <w:t xml:space="preserve">, </w:t>
      </w:r>
      <w:r w:rsidRPr="00A14F9A">
        <w:rPr>
          <w:rFonts w:ascii="Times New Roman" w:eastAsia="Times New Roman" w:hAnsi="Times New Roman" w:cs="Times New Roman"/>
          <w:i/>
          <w:iCs/>
          <w:color w:val="000000" w:themeColor="text1"/>
        </w:rPr>
        <w:t>p</w:t>
      </w:r>
      <w:r w:rsidRPr="00A14F9A">
        <w:rPr>
          <w:rFonts w:ascii="Times New Roman" w:eastAsia="Times New Roman" w:hAnsi="Times New Roman" w:cs="Times New Roman"/>
          <w:b/>
          <w:bCs/>
          <w:i/>
          <w:iCs/>
          <w:color w:val="000000" w:themeColor="text1"/>
        </w:rPr>
        <w:t xml:space="preserve"> = </w:t>
      </w:r>
      <w:r w:rsidRPr="00A14F9A">
        <w:rPr>
          <w:rStyle w:val="Heading1Char"/>
          <w:rFonts w:ascii="Times New Roman" w:eastAsia="Calibri" w:hAnsi="Times New Roman" w:cs="Times New Roman"/>
          <w:i/>
          <w:iCs/>
          <w:color w:val="000000" w:themeColor="text1"/>
          <w:sz w:val="22"/>
          <w:szCs w:val="22"/>
        </w:rPr>
        <w:t>Number of lag periods applied</w:t>
      </w:r>
    </w:p>
    <w:p w14:paraId="77423549" w14:textId="2789C4E5" w:rsidR="2E7FAA36" w:rsidRPr="00A14F9A" w:rsidRDefault="2D4AAF9D" w:rsidP="00255A5B">
      <w:pPr>
        <w:spacing w:after="0" w:line="240" w:lineRule="auto"/>
        <w:ind w:right="-46"/>
        <w:jc w:val="center"/>
        <w:rPr>
          <w:rStyle w:val="Heading1Char"/>
          <w:rFonts w:ascii="Times New Roman" w:eastAsia="Calibri" w:hAnsi="Times New Roman" w:cs="Times New Roman"/>
          <w:i/>
          <w:iCs/>
          <w:color w:val="000000" w:themeColor="text1"/>
          <w:sz w:val="22"/>
          <w:szCs w:val="22"/>
        </w:rPr>
      </w:pPr>
      <w:r w:rsidRPr="00A14F9A">
        <w:rPr>
          <w:rFonts w:ascii="Times New Roman" w:eastAsia="Times New Roman" w:hAnsi="Times New Roman" w:cs="Times New Roman"/>
          <w:i/>
          <w:iCs/>
          <w:color w:val="000000" w:themeColor="text1"/>
        </w:rPr>
        <w:t>SSR = Sum</w:t>
      </w:r>
      <w:r w:rsidRPr="00A14F9A">
        <w:rPr>
          <w:rFonts w:ascii="Times New Roman" w:eastAsia="Times New Roman" w:hAnsi="Times New Roman" w:cs="Times New Roman"/>
          <w:b/>
          <w:bCs/>
          <w:i/>
          <w:iCs/>
          <w:color w:val="000000" w:themeColor="text1"/>
        </w:rPr>
        <w:t xml:space="preserve"> </w:t>
      </w:r>
      <w:r w:rsidRPr="00A14F9A">
        <w:rPr>
          <w:rStyle w:val="Heading1Char"/>
          <w:rFonts w:ascii="Times New Roman" w:eastAsia="Calibri" w:hAnsi="Times New Roman" w:cs="Times New Roman"/>
          <w:i/>
          <w:iCs/>
          <w:color w:val="000000" w:themeColor="text1"/>
          <w:sz w:val="22"/>
          <w:szCs w:val="22"/>
        </w:rPr>
        <w:t>squared residual between predicted and actual values</w:t>
      </w:r>
    </w:p>
    <w:p w14:paraId="6B535F7A" w14:textId="77777777" w:rsidR="00AF75B7" w:rsidRPr="00A14F9A" w:rsidRDefault="00AF75B7" w:rsidP="00255A5B">
      <w:pPr>
        <w:spacing w:after="0" w:line="240" w:lineRule="auto"/>
        <w:ind w:right="-46"/>
        <w:jc w:val="center"/>
        <w:rPr>
          <w:rStyle w:val="Heading1Char"/>
          <w:rFonts w:ascii="Times New Roman" w:eastAsia="Calibri" w:hAnsi="Times New Roman" w:cs="Times New Roman"/>
          <w:color w:val="000000" w:themeColor="text1"/>
        </w:rPr>
      </w:pPr>
    </w:p>
    <w:p w14:paraId="7D2C1970" w14:textId="3CF9614C" w:rsidR="2D4AAF9D" w:rsidRPr="00A14F9A" w:rsidRDefault="2D4AAF9D" w:rsidP="00E319DA">
      <w:pPr>
        <w:ind w:right="-46" w:firstLine="720"/>
        <w:jc w:val="both"/>
        <w:rPr>
          <w:rStyle w:val="Heading1Char"/>
          <w:rFonts w:ascii="Times New Roman" w:eastAsia="Calibri" w:hAnsi="Times New Roman" w:cs="Times New Roman"/>
          <w:color w:val="000000" w:themeColor="text1"/>
          <w:sz w:val="24"/>
          <w:szCs w:val="24"/>
        </w:rPr>
      </w:pPr>
      <w:r w:rsidRPr="00A14F9A">
        <w:rPr>
          <w:rStyle w:val="Heading1Char"/>
          <w:rFonts w:ascii="Times New Roman" w:eastAsia="Calibri" w:hAnsi="Times New Roman" w:cs="Times New Roman"/>
          <w:color w:val="000000" w:themeColor="text1"/>
          <w:sz w:val="24"/>
          <w:szCs w:val="24"/>
        </w:rPr>
        <w:t xml:space="preserve">Results from Table 2. show that assuming the predictors have a causal relationship to the dependent variable decreases the goodness of fit of the model as seen from the higher log-likelihood score, but also decreases the MSFE </w:t>
      </w:r>
      <w:r w:rsidR="688B7004" w:rsidRPr="00A14F9A">
        <w:rPr>
          <w:rStyle w:val="Heading1Char"/>
          <w:rFonts w:ascii="Times New Roman" w:eastAsia="Calibri" w:hAnsi="Times New Roman" w:cs="Times New Roman"/>
          <w:color w:val="000000" w:themeColor="text1"/>
          <w:sz w:val="24"/>
          <w:szCs w:val="24"/>
        </w:rPr>
        <w:t>[15]</w:t>
      </w:r>
      <w:r w:rsidRPr="00A14F9A">
        <w:rPr>
          <w:rStyle w:val="Heading1Char"/>
          <w:rFonts w:ascii="Times New Roman" w:eastAsia="Calibri" w:hAnsi="Times New Roman" w:cs="Times New Roman"/>
          <w:color w:val="000000" w:themeColor="text1"/>
          <w:sz w:val="24"/>
          <w:szCs w:val="24"/>
        </w:rPr>
        <w:t xml:space="preserve"> which indicates that the prediction is more accurate. The causal parameter removes the lags that begin at 0 and only uses predictors lagged by a period of 1 or more. Considering that certain trading signals such as the MACD and RSI</w:t>
      </w:r>
      <w:r w:rsidR="30CE2512" w:rsidRPr="00A14F9A">
        <w:rPr>
          <w:rStyle w:val="Heading1Char"/>
          <w:rFonts w:ascii="Times New Roman" w:eastAsia="Calibri" w:hAnsi="Times New Roman" w:cs="Times New Roman"/>
          <w:color w:val="000000" w:themeColor="text1"/>
          <w:sz w:val="24"/>
          <w:szCs w:val="24"/>
        </w:rPr>
        <w:t xml:space="preserve"> [16]</w:t>
      </w:r>
      <w:r w:rsidRPr="00A14F9A">
        <w:rPr>
          <w:rStyle w:val="Heading1Char"/>
          <w:rFonts w:ascii="Times New Roman" w:eastAsia="Calibri" w:hAnsi="Times New Roman" w:cs="Times New Roman"/>
          <w:color w:val="000000" w:themeColor="text1"/>
          <w:sz w:val="24"/>
          <w:szCs w:val="24"/>
        </w:rPr>
        <w:t xml:space="preserve"> can be extreme</w:t>
      </w:r>
      <w:r w:rsidR="00163DDC" w:rsidRPr="00A14F9A">
        <w:rPr>
          <w:rStyle w:val="Heading1Char"/>
          <w:rFonts w:ascii="Times New Roman" w:eastAsia="Calibri" w:hAnsi="Times New Roman" w:cs="Times New Roman"/>
          <w:color w:val="000000" w:themeColor="text1"/>
          <w:sz w:val="24"/>
          <w:szCs w:val="24"/>
        </w:rPr>
        <w:t>ly</w:t>
      </w:r>
      <w:r w:rsidRPr="00A14F9A">
        <w:rPr>
          <w:rStyle w:val="Heading1Char"/>
          <w:rFonts w:ascii="Times New Roman" w:eastAsia="Calibri" w:hAnsi="Times New Roman" w:cs="Times New Roman"/>
          <w:color w:val="000000" w:themeColor="text1"/>
          <w:sz w:val="24"/>
          <w:szCs w:val="24"/>
        </w:rPr>
        <w:t xml:space="preserve"> time sensitive as they use a swing trading strategy and trade at the point of price reversals, lagging these predictors would cause the timing of the reversals to be off. However, it is also important to realize that due to the general effect of having a lower number of predictors when a causal relationship between exogenous and endogenous variables is assumed, the model’s decrease in goodness of fit could be simply due to it having significantly fewer predictors as compared to the </w:t>
      </w:r>
      <w:r w:rsidRPr="00A14F9A">
        <w:rPr>
          <w:rStyle w:val="Heading1Char"/>
          <w:rFonts w:ascii="Times New Roman" w:eastAsia="Calibri" w:hAnsi="Times New Roman" w:cs="Times New Roman"/>
          <w:color w:val="000000" w:themeColor="text1"/>
          <w:sz w:val="24"/>
          <w:szCs w:val="24"/>
        </w:rPr>
        <w:lastRenderedPageBreak/>
        <w:t>model where the causal relationship is not assumed. We tested this assumption and found that the difference in performance is equally pronounced between models with a lag of 1 as compared to models with a lag of 5, indicating that the predictors with a time lag of 0 are equally important in fitting the models with different lags, but in doing so, also causes MSFE to increase. Considering that the conditions in which a trade is made does not a strictly causal relationship with the trade profitability, we decided to proceed with no assumption of a causal relationship.</w:t>
      </w:r>
    </w:p>
    <w:tbl>
      <w:tblPr>
        <w:tblW w:w="0" w:type="auto"/>
        <w:jc w:val="center"/>
        <w:tblLayout w:type="fixed"/>
        <w:tblLook w:val="04A0" w:firstRow="1" w:lastRow="0" w:firstColumn="1" w:lastColumn="0" w:noHBand="0" w:noVBand="1"/>
      </w:tblPr>
      <w:tblGrid>
        <w:gridCol w:w="1294"/>
        <w:gridCol w:w="1532"/>
        <w:gridCol w:w="1547"/>
        <w:gridCol w:w="1234"/>
        <w:gridCol w:w="268"/>
        <w:gridCol w:w="966"/>
        <w:gridCol w:w="566"/>
        <w:gridCol w:w="646"/>
      </w:tblGrid>
      <w:tr w:rsidR="009734F0" w:rsidRPr="00941F2E" w14:paraId="4E08FC31" w14:textId="77777777" w:rsidTr="00941F2E">
        <w:trPr>
          <w:trHeight w:val="145"/>
          <w:jc w:val="center"/>
        </w:trPr>
        <w:tc>
          <w:tcPr>
            <w:tcW w:w="8053" w:type="dxa"/>
            <w:gridSpan w:val="8"/>
            <w:tcBorders>
              <w:bottom w:val="single" w:sz="6" w:space="0" w:color="auto"/>
            </w:tcBorders>
          </w:tcPr>
          <w:p w14:paraId="73ACEA8C" w14:textId="3D8B95C5" w:rsidR="2E7FAA36" w:rsidRPr="00941F2E" w:rsidRDefault="2E7FAA36" w:rsidP="2E7FAA36">
            <w:pPr>
              <w:ind w:right="-46"/>
              <w:jc w:val="center"/>
              <w:rPr>
                <w:rFonts w:ascii="Times New Roman" w:eastAsia="Times New Roman" w:hAnsi="Times New Roman" w:cs="Times New Roman"/>
                <w:b/>
                <w:bCs/>
              </w:rPr>
            </w:pPr>
            <w:r w:rsidRPr="00941F2E">
              <w:rPr>
                <w:rFonts w:ascii="Times New Roman" w:eastAsia="Times New Roman" w:hAnsi="Times New Roman" w:cs="Times New Roman"/>
                <w:b/>
                <w:bCs/>
              </w:rPr>
              <w:t>Table 2: ADL Model Comparison (Causal Parameter)</w:t>
            </w:r>
          </w:p>
        </w:tc>
      </w:tr>
      <w:tr w:rsidR="009734F0" w:rsidRPr="00941F2E" w14:paraId="1DE7B175" w14:textId="77777777" w:rsidTr="00941F2E">
        <w:trPr>
          <w:trHeight w:val="145"/>
          <w:jc w:val="center"/>
        </w:trPr>
        <w:tc>
          <w:tcPr>
            <w:tcW w:w="1294" w:type="dxa"/>
            <w:tcBorders>
              <w:top w:val="single" w:sz="6" w:space="0" w:color="auto"/>
              <w:bottom w:val="single" w:sz="6" w:space="0" w:color="auto"/>
            </w:tcBorders>
          </w:tcPr>
          <w:p w14:paraId="4EAD4824" w14:textId="70786109"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Model</w:t>
            </w:r>
          </w:p>
        </w:tc>
        <w:tc>
          <w:tcPr>
            <w:tcW w:w="1532" w:type="dxa"/>
            <w:tcBorders>
              <w:top w:val="single" w:sz="6" w:space="0" w:color="auto"/>
              <w:bottom w:val="single" w:sz="6" w:space="0" w:color="auto"/>
            </w:tcBorders>
          </w:tcPr>
          <w:p w14:paraId="79DBBBE6" w14:textId="67F9397E"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AR(1)-BH(1)</w:t>
            </w:r>
          </w:p>
        </w:tc>
        <w:tc>
          <w:tcPr>
            <w:tcW w:w="1547" w:type="dxa"/>
            <w:tcBorders>
              <w:top w:val="single" w:sz="6" w:space="0" w:color="auto"/>
              <w:bottom w:val="single" w:sz="6" w:space="0" w:color="auto"/>
            </w:tcBorders>
          </w:tcPr>
          <w:p w14:paraId="08C50ACA" w14:textId="0E41F4DA"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AR(1)-BH(1)</w:t>
            </w:r>
          </w:p>
        </w:tc>
        <w:tc>
          <w:tcPr>
            <w:tcW w:w="1502" w:type="dxa"/>
            <w:gridSpan w:val="2"/>
            <w:tcBorders>
              <w:top w:val="single" w:sz="6" w:space="0" w:color="auto"/>
              <w:bottom w:val="single" w:sz="6" w:space="0" w:color="auto"/>
            </w:tcBorders>
          </w:tcPr>
          <w:p w14:paraId="3B97D651" w14:textId="2EBD31FA"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AR(5)-BH(1)</w:t>
            </w:r>
          </w:p>
        </w:tc>
        <w:tc>
          <w:tcPr>
            <w:tcW w:w="1532" w:type="dxa"/>
            <w:gridSpan w:val="2"/>
            <w:tcBorders>
              <w:top w:val="single" w:sz="6" w:space="0" w:color="auto"/>
              <w:bottom w:val="single" w:sz="6" w:space="0" w:color="auto"/>
            </w:tcBorders>
          </w:tcPr>
          <w:p w14:paraId="6AE72E57" w14:textId="2B660B4C"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AR(5)-BH(1)</w:t>
            </w:r>
          </w:p>
        </w:tc>
        <w:tc>
          <w:tcPr>
            <w:tcW w:w="645" w:type="dxa"/>
            <w:tcBorders>
              <w:top w:val="single" w:sz="6" w:space="0" w:color="auto"/>
              <w:bottom w:val="single" w:sz="6" w:space="0" w:color="auto"/>
            </w:tcBorders>
          </w:tcPr>
          <w:p w14:paraId="348D46DB" w14:textId="3FD14E58" w:rsidR="2E7FAA36" w:rsidRPr="00941F2E" w:rsidRDefault="2E7FAA36" w:rsidP="2E7FAA36">
            <w:pPr>
              <w:ind w:right="-46"/>
              <w:jc w:val="center"/>
              <w:rPr>
                <w:rFonts w:ascii="Times New Roman" w:eastAsia="Times New Roman" w:hAnsi="Times New Roman" w:cs="Times New Roman"/>
              </w:rPr>
            </w:pPr>
          </w:p>
        </w:tc>
      </w:tr>
      <w:tr w:rsidR="009734F0" w:rsidRPr="00941F2E" w14:paraId="175C578A" w14:textId="77777777" w:rsidTr="00941F2E">
        <w:trPr>
          <w:trHeight w:val="226"/>
          <w:jc w:val="center"/>
        </w:trPr>
        <w:tc>
          <w:tcPr>
            <w:tcW w:w="1294" w:type="dxa"/>
            <w:tcBorders>
              <w:top w:val="single" w:sz="6" w:space="0" w:color="auto"/>
              <w:bottom w:val="single" w:sz="6" w:space="0" w:color="auto"/>
            </w:tcBorders>
          </w:tcPr>
          <w:p w14:paraId="1DF3E2FB" w14:textId="7127CB99"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Causal</w:t>
            </w:r>
          </w:p>
        </w:tc>
        <w:tc>
          <w:tcPr>
            <w:tcW w:w="1532" w:type="dxa"/>
            <w:tcBorders>
              <w:top w:val="single" w:sz="6" w:space="0" w:color="auto"/>
              <w:bottom w:val="single" w:sz="6" w:space="0" w:color="auto"/>
            </w:tcBorders>
          </w:tcPr>
          <w:p w14:paraId="65CED613" w14:textId="62C7C370"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False</w:t>
            </w:r>
          </w:p>
        </w:tc>
        <w:tc>
          <w:tcPr>
            <w:tcW w:w="1547" w:type="dxa"/>
            <w:tcBorders>
              <w:top w:val="single" w:sz="6" w:space="0" w:color="auto"/>
              <w:bottom w:val="single" w:sz="6" w:space="0" w:color="auto"/>
            </w:tcBorders>
          </w:tcPr>
          <w:p w14:paraId="75A22CD2" w14:textId="07A8C44F"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True</w:t>
            </w:r>
          </w:p>
        </w:tc>
        <w:tc>
          <w:tcPr>
            <w:tcW w:w="1234" w:type="dxa"/>
            <w:tcBorders>
              <w:top w:val="single" w:sz="6" w:space="0" w:color="auto"/>
              <w:bottom w:val="single" w:sz="6" w:space="0" w:color="auto"/>
            </w:tcBorders>
          </w:tcPr>
          <w:p w14:paraId="2C1353F7" w14:textId="242DD9CF"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False</w:t>
            </w:r>
          </w:p>
        </w:tc>
        <w:tc>
          <w:tcPr>
            <w:tcW w:w="1234" w:type="dxa"/>
            <w:gridSpan w:val="2"/>
            <w:tcBorders>
              <w:top w:val="single" w:sz="6" w:space="0" w:color="auto"/>
              <w:bottom w:val="single" w:sz="6" w:space="0" w:color="auto"/>
            </w:tcBorders>
          </w:tcPr>
          <w:p w14:paraId="18A4AD84" w14:textId="3061E85C"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True</w:t>
            </w:r>
          </w:p>
        </w:tc>
        <w:tc>
          <w:tcPr>
            <w:tcW w:w="1211" w:type="dxa"/>
            <w:gridSpan w:val="2"/>
            <w:tcBorders>
              <w:top w:val="single" w:sz="6" w:space="0" w:color="auto"/>
              <w:bottom w:val="single" w:sz="6" w:space="0" w:color="auto"/>
            </w:tcBorders>
          </w:tcPr>
          <w:p w14:paraId="737B9ABF" w14:textId="7E33F24E" w:rsidR="2E7FAA36" w:rsidRPr="00941F2E" w:rsidRDefault="2E7FAA36" w:rsidP="2E7FAA36">
            <w:pPr>
              <w:ind w:right="-46"/>
              <w:jc w:val="center"/>
              <w:rPr>
                <w:rFonts w:ascii="Times New Roman" w:eastAsia="Times New Roman" w:hAnsi="Times New Roman" w:cs="Times New Roman"/>
              </w:rPr>
            </w:pPr>
          </w:p>
        </w:tc>
      </w:tr>
      <w:tr w:rsidR="009734F0" w:rsidRPr="00941F2E" w14:paraId="0490201D" w14:textId="77777777" w:rsidTr="00941F2E">
        <w:trPr>
          <w:trHeight w:val="365"/>
          <w:jc w:val="center"/>
        </w:trPr>
        <w:tc>
          <w:tcPr>
            <w:tcW w:w="1294" w:type="dxa"/>
            <w:tcBorders>
              <w:top w:val="single" w:sz="6" w:space="0" w:color="auto"/>
              <w:bottom w:val="single" w:sz="6" w:space="0" w:color="auto"/>
            </w:tcBorders>
          </w:tcPr>
          <w:p w14:paraId="26580366" w14:textId="1E74BE0D"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Log Likelihood</w:t>
            </w:r>
          </w:p>
        </w:tc>
        <w:tc>
          <w:tcPr>
            <w:tcW w:w="1532" w:type="dxa"/>
            <w:tcBorders>
              <w:top w:val="single" w:sz="6" w:space="0" w:color="auto"/>
              <w:bottom w:val="single" w:sz="6" w:space="0" w:color="auto"/>
            </w:tcBorders>
          </w:tcPr>
          <w:p w14:paraId="61C8DC73" w14:textId="77FA77EB"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3397.9</w:t>
            </w:r>
          </w:p>
        </w:tc>
        <w:tc>
          <w:tcPr>
            <w:tcW w:w="1547" w:type="dxa"/>
            <w:tcBorders>
              <w:top w:val="single" w:sz="6" w:space="0" w:color="auto"/>
              <w:bottom w:val="single" w:sz="6" w:space="0" w:color="auto"/>
            </w:tcBorders>
          </w:tcPr>
          <w:p w14:paraId="13F5C3AD" w14:textId="6AC23B37"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3359.0</w:t>
            </w:r>
          </w:p>
        </w:tc>
        <w:tc>
          <w:tcPr>
            <w:tcW w:w="1234" w:type="dxa"/>
            <w:tcBorders>
              <w:top w:val="single" w:sz="6" w:space="0" w:color="auto"/>
              <w:bottom w:val="single" w:sz="6" w:space="0" w:color="auto"/>
            </w:tcBorders>
          </w:tcPr>
          <w:p w14:paraId="50481963" w14:textId="509E62E4"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3441.0</w:t>
            </w:r>
          </w:p>
        </w:tc>
        <w:tc>
          <w:tcPr>
            <w:tcW w:w="1234" w:type="dxa"/>
            <w:gridSpan w:val="2"/>
            <w:tcBorders>
              <w:top w:val="single" w:sz="6" w:space="0" w:color="auto"/>
              <w:bottom w:val="single" w:sz="6" w:space="0" w:color="auto"/>
            </w:tcBorders>
          </w:tcPr>
          <w:p w14:paraId="6A66413D" w14:textId="07B2924D"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3401.9</w:t>
            </w:r>
          </w:p>
        </w:tc>
        <w:tc>
          <w:tcPr>
            <w:tcW w:w="1211" w:type="dxa"/>
            <w:gridSpan w:val="2"/>
            <w:tcBorders>
              <w:top w:val="single" w:sz="6" w:space="0" w:color="auto"/>
              <w:bottom w:val="single" w:sz="6" w:space="0" w:color="auto"/>
            </w:tcBorders>
          </w:tcPr>
          <w:p w14:paraId="0D01CD64" w14:textId="2440222D" w:rsidR="2E7FAA36" w:rsidRPr="00941F2E" w:rsidRDefault="2E7FAA36" w:rsidP="2E7FAA36">
            <w:pPr>
              <w:ind w:right="-46"/>
              <w:jc w:val="center"/>
              <w:rPr>
                <w:rFonts w:ascii="Times New Roman" w:eastAsia="Times New Roman" w:hAnsi="Times New Roman" w:cs="Times New Roman"/>
              </w:rPr>
            </w:pPr>
          </w:p>
        </w:tc>
      </w:tr>
      <w:tr w:rsidR="009734F0" w:rsidRPr="00941F2E" w14:paraId="2CD9767E" w14:textId="77777777" w:rsidTr="00941F2E">
        <w:trPr>
          <w:trHeight w:val="219"/>
          <w:jc w:val="center"/>
        </w:trPr>
        <w:tc>
          <w:tcPr>
            <w:tcW w:w="1294" w:type="dxa"/>
            <w:tcBorders>
              <w:top w:val="single" w:sz="6" w:space="0" w:color="auto"/>
              <w:bottom w:val="single" w:sz="6" w:space="0" w:color="auto"/>
            </w:tcBorders>
          </w:tcPr>
          <w:p w14:paraId="4AF6C60D" w14:textId="7DAD236A"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lang w:val="en-SG"/>
              </w:rPr>
              <w:t>MSFE</w:t>
            </w:r>
            <w:r w:rsidRPr="00941F2E">
              <w:rPr>
                <w:rFonts w:ascii="Times New Roman" w:eastAsia="Times New Roman" w:hAnsi="Times New Roman" w:cs="Times New Roman"/>
                <w:vertAlign w:val="subscript"/>
                <w:lang w:val="en-SG"/>
              </w:rPr>
              <w:t>FPE</w:t>
            </w:r>
          </w:p>
        </w:tc>
        <w:tc>
          <w:tcPr>
            <w:tcW w:w="1532" w:type="dxa"/>
            <w:tcBorders>
              <w:top w:val="single" w:sz="6" w:space="0" w:color="auto"/>
              <w:bottom w:val="single" w:sz="6" w:space="0" w:color="auto"/>
            </w:tcBorders>
          </w:tcPr>
          <w:p w14:paraId="5DDACCEE" w14:textId="1AE9B0D9"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0.001388</w:t>
            </w:r>
          </w:p>
        </w:tc>
        <w:tc>
          <w:tcPr>
            <w:tcW w:w="1547" w:type="dxa"/>
            <w:tcBorders>
              <w:top w:val="single" w:sz="6" w:space="0" w:color="auto"/>
              <w:bottom w:val="single" w:sz="6" w:space="0" w:color="auto"/>
            </w:tcBorders>
          </w:tcPr>
          <w:p w14:paraId="1E465E3D" w14:textId="5E4F1CA2"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0.001346</w:t>
            </w:r>
          </w:p>
        </w:tc>
        <w:tc>
          <w:tcPr>
            <w:tcW w:w="1234" w:type="dxa"/>
            <w:tcBorders>
              <w:top w:val="single" w:sz="6" w:space="0" w:color="auto"/>
              <w:bottom w:val="single" w:sz="6" w:space="0" w:color="auto"/>
            </w:tcBorders>
          </w:tcPr>
          <w:p w14:paraId="66DA7278" w14:textId="753B87DD"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0.001445</w:t>
            </w:r>
          </w:p>
        </w:tc>
        <w:tc>
          <w:tcPr>
            <w:tcW w:w="1234" w:type="dxa"/>
            <w:gridSpan w:val="2"/>
            <w:tcBorders>
              <w:top w:val="single" w:sz="6" w:space="0" w:color="auto"/>
              <w:bottom w:val="single" w:sz="6" w:space="0" w:color="auto"/>
            </w:tcBorders>
          </w:tcPr>
          <w:p w14:paraId="71B1C2DF" w14:textId="1B785BED"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0.001408</w:t>
            </w:r>
          </w:p>
        </w:tc>
        <w:tc>
          <w:tcPr>
            <w:tcW w:w="1211" w:type="dxa"/>
            <w:gridSpan w:val="2"/>
            <w:tcBorders>
              <w:top w:val="single" w:sz="6" w:space="0" w:color="auto"/>
              <w:bottom w:val="single" w:sz="6" w:space="0" w:color="auto"/>
            </w:tcBorders>
          </w:tcPr>
          <w:p w14:paraId="3556BD24" w14:textId="3EB8F513" w:rsidR="2E7FAA36" w:rsidRPr="00941F2E" w:rsidRDefault="2E7FAA36" w:rsidP="2E7FAA36">
            <w:pPr>
              <w:ind w:right="-46"/>
              <w:jc w:val="center"/>
              <w:rPr>
                <w:rFonts w:ascii="Times New Roman" w:eastAsia="Times New Roman" w:hAnsi="Times New Roman" w:cs="Times New Roman"/>
              </w:rPr>
            </w:pPr>
          </w:p>
        </w:tc>
      </w:tr>
    </w:tbl>
    <w:p w14:paraId="2C2C49A5" w14:textId="2C54928F" w:rsidR="09ED6C89" w:rsidRPr="009734F0" w:rsidRDefault="09ED6C89" w:rsidP="2E7FAA36">
      <w:pPr>
        <w:spacing w:after="0"/>
        <w:ind w:right="-46"/>
        <w:jc w:val="center"/>
        <w:rPr>
          <w:rFonts w:ascii="Times New Roman" w:eastAsia="Times New Roman" w:hAnsi="Times New Roman" w:cs="Times New Roman"/>
          <w:sz w:val="24"/>
          <w:szCs w:val="24"/>
        </w:rPr>
      </w:pPr>
      <w:r w:rsidRPr="009734F0">
        <w:rPr>
          <w:rFonts w:ascii="Times New Roman" w:eastAsia="Times New Roman" w:hAnsi="Times New Roman" w:cs="Times New Roman"/>
          <w:i/>
          <w:iCs/>
          <w:sz w:val="24"/>
          <w:szCs w:val="24"/>
        </w:rPr>
        <w:t>AR(x) indicates that x periods of lag are applied to the variables</w:t>
      </w:r>
    </w:p>
    <w:p w14:paraId="39FAC8E2" w14:textId="11FD0BA3" w:rsidR="09ED6C89" w:rsidRPr="009734F0" w:rsidRDefault="09ED6C89" w:rsidP="2E7FAA36">
      <w:pPr>
        <w:spacing w:after="0"/>
        <w:ind w:right="-46"/>
        <w:jc w:val="center"/>
        <w:rPr>
          <w:rFonts w:ascii="Times New Roman" w:eastAsia="Times New Roman" w:hAnsi="Times New Roman" w:cs="Times New Roman"/>
          <w:sz w:val="24"/>
          <w:szCs w:val="24"/>
        </w:rPr>
      </w:pPr>
      <w:r w:rsidRPr="009734F0">
        <w:rPr>
          <w:rFonts w:ascii="Times New Roman" w:eastAsia="Times New Roman" w:hAnsi="Times New Roman" w:cs="Times New Roman"/>
          <w:i/>
          <w:iCs/>
          <w:sz w:val="24"/>
          <w:szCs w:val="24"/>
        </w:rPr>
        <w:t>BH(y) indicates that the profit is based on a trade closed after holding for y days</w:t>
      </w:r>
    </w:p>
    <w:p w14:paraId="0B153997" w14:textId="404910A0" w:rsidR="2E7FAA36" w:rsidRPr="00E319DA" w:rsidRDefault="2E7FAA36" w:rsidP="2E7FAA36">
      <w:pPr>
        <w:spacing w:after="0"/>
        <w:ind w:right="-46"/>
        <w:jc w:val="center"/>
        <w:rPr>
          <w:rFonts w:ascii="Times New Roman" w:eastAsia="Times New Roman" w:hAnsi="Times New Roman" w:cs="Times New Roman"/>
          <w:i/>
          <w:iCs/>
          <w:sz w:val="24"/>
          <w:szCs w:val="24"/>
        </w:rPr>
      </w:pPr>
    </w:p>
    <w:p w14:paraId="3BFC4D92" w14:textId="0A61C4BD" w:rsidR="09ED6C89" w:rsidRPr="00E319DA" w:rsidRDefault="09ED6C89" w:rsidP="00E319DA">
      <w:pPr>
        <w:ind w:firstLine="720"/>
        <w:jc w:val="both"/>
        <w:rPr>
          <w:rFonts w:ascii="Times New Roman" w:hAnsi="Times New Roman" w:cs="Times New Roman"/>
          <w:sz w:val="24"/>
          <w:szCs w:val="24"/>
        </w:rPr>
      </w:pPr>
      <w:r w:rsidRPr="00E319DA">
        <w:rPr>
          <w:rFonts w:ascii="Times New Roman" w:hAnsi="Times New Roman" w:cs="Times New Roman"/>
          <w:sz w:val="24"/>
          <w:szCs w:val="24"/>
        </w:rPr>
        <w:t>ADL models are also able to capture trend effects through additional trend parameters. Table 3. captures the dif</w:t>
      </w:r>
      <w:r w:rsidRPr="00255A5B">
        <w:rPr>
          <w:rFonts w:ascii="Times New Roman" w:hAnsi="Times New Roman" w:cs="Times New Roman"/>
          <w:sz w:val="24"/>
          <w:szCs w:val="24"/>
        </w:rPr>
        <w:t xml:space="preserve">ferent performances of the model under different trend assumptions. Due to the volatility of the </w:t>
      </w:r>
      <w:r w:rsidR="00163DDC">
        <w:rPr>
          <w:rFonts w:ascii="Times New Roman" w:hAnsi="Times New Roman" w:cs="Times New Roman"/>
          <w:sz w:val="24"/>
          <w:szCs w:val="24"/>
        </w:rPr>
        <w:t>BTC-USD</w:t>
      </w:r>
      <w:r w:rsidRPr="00255A5B">
        <w:rPr>
          <w:rFonts w:ascii="Times New Roman" w:hAnsi="Times New Roman" w:cs="Times New Roman"/>
          <w:sz w:val="24"/>
          <w:szCs w:val="24"/>
        </w:rPr>
        <w:t xml:space="preserve"> market, we expect that there might not be a clear trend. Although it can be said that there is a general overall upward trend with fluctuations in trend for specific periods of time, this is not easily captured</w:t>
      </w:r>
      <w:r w:rsidRPr="00E319DA">
        <w:rPr>
          <w:rFonts w:ascii="Times New Roman" w:hAnsi="Times New Roman" w:cs="Times New Roman"/>
          <w:sz w:val="24"/>
          <w:szCs w:val="24"/>
        </w:rPr>
        <w:t xml:space="preserve"> by a constant or second order trend across time. This limits the applicability of trend effects captured by the model using the </w:t>
      </w:r>
      <w:r w:rsidRPr="00E319DA">
        <w:rPr>
          <w:rFonts w:ascii="Times New Roman" w:eastAsia="MathJax_Main" w:hAnsi="Times New Roman" w:cs="Times New Roman"/>
          <w:sz w:val="24"/>
          <w:szCs w:val="24"/>
        </w:rPr>
        <w:t>∂</w:t>
      </w:r>
      <w:proofErr w:type="spellStart"/>
      <w:r w:rsidRPr="00163DDC">
        <w:rPr>
          <w:rFonts w:ascii="Times New Roman" w:eastAsia="MathJax_Math" w:hAnsi="Times New Roman" w:cs="Times New Roman"/>
          <w:i/>
          <w:iCs/>
          <w:sz w:val="24"/>
          <w:szCs w:val="24"/>
          <w:vertAlign w:val="subscript"/>
        </w:rPr>
        <w:t>itj</w:t>
      </w:r>
      <w:proofErr w:type="spellEnd"/>
      <w:r w:rsidRPr="00E319DA">
        <w:rPr>
          <w:rFonts w:ascii="Times New Roman" w:eastAsia="MathJax_Math" w:hAnsi="Times New Roman" w:cs="Times New Roman"/>
          <w:i/>
          <w:iCs/>
          <w:sz w:val="24"/>
          <w:szCs w:val="24"/>
        </w:rPr>
        <w:t xml:space="preserve"> </w:t>
      </w:r>
      <w:r w:rsidRPr="00E319DA">
        <w:rPr>
          <w:rFonts w:ascii="Times New Roman" w:hAnsi="Times New Roman" w:cs="Times New Roman"/>
          <w:sz w:val="24"/>
          <w:szCs w:val="24"/>
        </w:rPr>
        <w:t xml:space="preserve">parameters, where </w:t>
      </w:r>
      <w:r w:rsidRPr="00E319DA">
        <w:rPr>
          <w:rFonts w:ascii="Times New Roman" w:eastAsia="Times New Roman" w:hAnsi="Times New Roman" w:cs="Times New Roman"/>
          <w:i/>
          <w:iCs/>
          <w:sz w:val="24"/>
          <w:szCs w:val="24"/>
        </w:rPr>
        <w:t>j=0</w:t>
      </w:r>
      <w:r w:rsidRPr="00E319DA">
        <w:rPr>
          <w:rFonts w:ascii="Times New Roman" w:hAnsi="Times New Roman" w:cs="Times New Roman"/>
          <w:sz w:val="24"/>
          <w:szCs w:val="24"/>
        </w:rPr>
        <w:t xml:space="preserve"> indicates that there is no trend, </w:t>
      </w:r>
      <w:r w:rsidRPr="00E319DA">
        <w:rPr>
          <w:rFonts w:ascii="Times New Roman" w:eastAsia="Times New Roman" w:hAnsi="Times New Roman" w:cs="Times New Roman"/>
          <w:i/>
          <w:iCs/>
          <w:sz w:val="24"/>
          <w:szCs w:val="24"/>
        </w:rPr>
        <w:t>j=1</w:t>
      </w:r>
      <w:r w:rsidRPr="00E319DA">
        <w:rPr>
          <w:rFonts w:ascii="Times New Roman" w:hAnsi="Times New Roman" w:cs="Times New Roman"/>
          <w:sz w:val="24"/>
          <w:szCs w:val="24"/>
        </w:rPr>
        <w:t xml:space="preserve"> indicates a constant trend and </w:t>
      </w:r>
      <w:r w:rsidRPr="00E319DA">
        <w:rPr>
          <w:rFonts w:ascii="Times New Roman" w:eastAsia="Times New Roman" w:hAnsi="Times New Roman" w:cs="Times New Roman"/>
          <w:i/>
          <w:iCs/>
          <w:sz w:val="24"/>
          <w:szCs w:val="24"/>
        </w:rPr>
        <w:t>j=2</w:t>
      </w:r>
      <w:r w:rsidRPr="00E319DA">
        <w:rPr>
          <w:rFonts w:ascii="Times New Roman" w:hAnsi="Times New Roman" w:cs="Times New Roman"/>
          <w:sz w:val="24"/>
          <w:szCs w:val="24"/>
        </w:rPr>
        <w:t xml:space="preserve"> indicates a time trend. The model’s form is rewritten as follows to capture trend effects:</w:t>
      </w:r>
    </w:p>
    <w:p w14:paraId="2FE74B31" w14:textId="77777777" w:rsidR="00EB4025" w:rsidRPr="00EB4025" w:rsidRDefault="00E167FD" w:rsidP="00EB4025">
      <w:pPr>
        <w:spacing w:after="0"/>
        <w:ind w:right="-46"/>
        <w:textAlignment w:val="baseline"/>
        <w:rPr>
          <w:rFonts w:ascii="Times New Roman" w:eastAsia="Times New Roman" w:hAnsi="Times New Roman" w:cs="Times New Roman"/>
          <w:bCs/>
          <w:color w:val="000000"/>
          <w:sz w:val="24"/>
          <w:szCs w:val="24"/>
          <w:lang w:val="en-SG"/>
        </w:rPr>
      </w:pPr>
      <m:oMathPara>
        <m:oMath>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Y</m:t>
              </m:r>
            </m:e>
            <m:sub>
              <m:r>
                <m:rPr>
                  <m:sty m:val="bi"/>
                </m:rPr>
                <w:rPr>
                  <w:rFonts w:ascii="Cambria Math" w:eastAsia="Times New Roman" w:hAnsi="Cambria Math" w:cs="Times New Roman"/>
                  <w:color w:val="000000"/>
                  <w:sz w:val="24"/>
                  <w:szCs w:val="24"/>
                  <w:lang w:val="en-SG"/>
                </w:rPr>
                <m:t>t</m:t>
              </m:r>
            </m:sub>
          </m:sSub>
          <m:r>
            <m:rPr>
              <m:sty m:val="bi"/>
            </m:rPr>
            <w:rPr>
              <w:rFonts w:ascii="Cambria Math" w:eastAsia="Times New Roman" w:hAnsi="Cambria Math" w:cs="Times New Roman"/>
              <w:color w:val="000000"/>
              <w:sz w:val="24"/>
              <w:szCs w:val="24"/>
              <w:lang w:val="en-SG"/>
            </w:rPr>
            <m:t>=</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m:t>
              </m:r>
            </m:e>
            <m:sub>
              <m:r>
                <m:rPr>
                  <m:sty m:val="bi"/>
                </m:rPr>
                <w:rPr>
                  <w:rFonts w:ascii="Cambria Math" w:eastAsia="Times New Roman" w:hAnsi="Cambria Math" w:cs="Times New Roman"/>
                  <w:color w:val="000000"/>
                  <w:sz w:val="24"/>
                  <w:szCs w:val="24"/>
                  <w:lang w:val="en-SG"/>
                </w:rPr>
                <m:t>0</m:t>
              </m:r>
            </m:sub>
          </m:sSub>
          <m:r>
            <m:rPr>
              <m:sty m:val="bi"/>
            </m:rPr>
            <w:rPr>
              <w:rFonts w:ascii="Cambria Math" w:eastAsia="Times New Roman" w:hAnsi="Cambria Math" w:cs="Times New Roman"/>
              <w:color w:val="000000"/>
              <w:sz w:val="24"/>
              <w:szCs w:val="24"/>
              <w:lang w:val="en-SG"/>
            </w:rPr>
            <m:t>+</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m:t>
              </m:r>
            </m:e>
            <m:sub>
              <m:r>
                <m:rPr>
                  <m:sty m:val="bi"/>
                </m:rPr>
                <w:rPr>
                  <w:rFonts w:ascii="Cambria Math" w:eastAsia="Times New Roman" w:hAnsi="Cambria Math" w:cs="Times New Roman"/>
                  <w:color w:val="000000"/>
                  <w:sz w:val="24"/>
                  <w:szCs w:val="24"/>
                  <w:lang w:val="en-SG"/>
                </w:rPr>
                <m:t>1</m:t>
              </m:r>
            </m:sub>
          </m:sSub>
          <m:r>
            <m:rPr>
              <m:sty m:val="bi"/>
            </m:rPr>
            <w:rPr>
              <w:rFonts w:ascii="Cambria Math" w:eastAsia="Times New Roman" w:hAnsi="Cambria Math" w:cs="Times New Roman"/>
              <w:color w:val="000000"/>
              <w:sz w:val="24"/>
              <w:szCs w:val="24"/>
              <w:lang w:val="en-SG"/>
            </w:rPr>
            <m:t>t+</m:t>
          </m:r>
          <m:sSup>
            <m:sSupPr>
              <m:ctrlPr>
                <w:rPr>
                  <w:rFonts w:ascii="Cambria Math" w:eastAsia="Times New Roman" w:hAnsi="Cambria Math" w:cs="Times New Roman"/>
                  <w:b/>
                  <w:bCs/>
                  <w:i/>
                  <w:color w:val="000000"/>
                  <w:sz w:val="24"/>
                  <w:szCs w:val="24"/>
                  <w:lang w:val="en-SG"/>
                </w:rPr>
              </m:ctrlPr>
            </m:sSupPr>
            <m:e>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m:t>
                  </m:r>
                </m:e>
                <m:sub>
                  <m:r>
                    <m:rPr>
                      <m:sty m:val="bi"/>
                    </m:rPr>
                    <w:rPr>
                      <w:rFonts w:ascii="Cambria Math" w:eastAsia="Times New Roman" w:hAnsi="Cambria Math" w:cs="Times New Roman"/>
                      <w:color w:val="000000"/>
                      <w:sz w:val="24"/>
                      <w:szCs w:val="24"/>
                      <w:lang w:val="en-SG"/>
                    </w:rPr>
                    <m:t>2</m:t>
                  </m:r>
                </m:sub>
              </m:sSub>
              <m:r>
                <m:rPr>
                  <m:sty m:val="bi"/>
                </m:rPr>
                <w:rPr>
                  <w:rFonts w:ascii="Cambria Math" w:eastAsia="Times New Roman" w:hAnsi="Cambria Math" w:cs="Times New Roman"/>
                  <w:color w:val="000000"/>
                  <w:sz w:val="24"/>
                  <w:szCs w:val="24"/>
                  <w:lang w:val="en-SG"/>
                </w:rPr>
                <m:t>t</m:t>
              </m:r>
            </m:e>
            <m:sup>
              <m:r>
                <m:rPr>
                  <m:sty m:val="bi"/>
                </m:rPr>
                <w:rPr>
                  <w:rFonts w:ascii="Cambria Math" w:eastAsia="Times New Roman" w:hAnsi="Cambria Math" w:cs="Times New Roman"/>
                  <w:color w:val="000000"/>
                  <w:sz w:val="24"/>
                  <w:szCs w:val="24"/>
                  <w:lang w:val="en-SG"/>
                </w:rPr>
                <m:t>2</m:t>
              </m:r>
            </m:sup>
          </m:sSup>
          <m:r>
            <m:rPr>
              <m:sty m:val="bi"/>
            </m:rPr>
            <w:rPr>
              <w:rFonts w:ascii="Cambria Math" w:eastAsia="Times New Roman" w:hAnsi="Cambria Math" w:cs="Times New Roman"/>
              <w:color w:val="000000"/>
              <w:sz w:val="24"/>
              <w:szCs w:val="24"/>
              <w:lang w:val="en-SG"/>
            </w:rPr>
            <m:t xml:space="preserve">+ </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β</m:t>
              </m:r>
            </m:e>
            <m:sub>
              <m:r>
                <m:rPr>
                  <m:sty m:val="bi"/>
                </m:rPr>
                <w:rPr>
                  <w:rFonts w:ascii="Cambria Math" w:eastAsia="Times New Roman" w:hAnsi="Cambria Math" w:cs="Times New Roman"/>
                  <w:color w:val="000000"/>
                  <w:sz w:val="24"/>
                  <w:szCs w:val="24"/>
                  <w:lang w:val="en-SG"/>
                </w:rPr>
                <m:t>0</m:t>
              </m:r>
            </m:sub>
          </m:sSub>
          <m:r>
            <m:rPr>
              <m:sty m:val="bi"/>
            </m:rPr>
            <w:rPr>
              <w:rFonts w:ascii="Cambria Math" w:eastAsia="Times New Roman" w:hAnsi="Cambria Math" w:cs="Times New Roman"/>
              <w:color w:val="000000"/>
              <w:sz w:val="24"/>
              <w:szCs w:val="24"/>
              <w:lang w:val="en-SG"/>
            </w:rPr>
            <m:t>+</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β</m:t>
              </m:r>
            </m:e>
            <m:sub>
              <m:r>
                <m:rPr>
                  <m:sty m:val="bi"/>
                </m:rPr>
                <w:rPr>
                  <w:rFonts w:ascii="Cambria Math" w:eastAsia="Times New Roman" w:hAnsi="Cambria Math" w:cs="Times New Roman"/>
                  <w:color w:val="000000"/>
                  <w:sz w:val="24"/>
                  <w:szCs w:val="24"/>
                  <w:lang w:val="en-SG"/>
                </w:rPr>
                <m:t xml:space="preserve">1 </m:t>
              </m:r>
            </m:sub>
          </m:sSub>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Y</m:t>
              </m:r>
            </m:e>
            <m:sub>
              <m:r>
                <m:rPr>
                  <m:sty m:val="bi"/>
                </m:rPr>
                <w:rPr>
                  <w:rFonts w:ascii="Cambria Math" w:eastAsia="Times New Roman" w:hAnsi="Cambria Math" w:cs="Times New Roman"/>
                  <w:color w:val="000000"/>
                  <w:sz w:val="24"/>
                  <w:szCs w:val="24"/>
                  <w:lang w:val="en-SG"/>
                </w:rPr>
                <m:t>t-1</m:t>
              </m:r>
            </m:sub>
          </m:sSub>
          <m:r>
            <m:rPr>
              <m:sty m:val="bi"/>
            </m:rPr>
            <w:rPr>
              <w:rFonts w:ascii="Cambria Math" w:eastAsia="Times New Roman" w:hAnsi="Cambria Math" w:cs="Times New Roman"/>
              <w:color w:val="000000"/>
              <w:sz w:val="24"/>
              <w:szCs w:val="24"/>
              <w:lang w:val="en-SG"/>
            </w:rPr>
            <m:t>+</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β</m:t>
              </m:r>
            </m:e>
            <m:sub>
              <m:r>
                <m:rPr>
                  <m:sty m:val="bi"/>
                </m:rPr>
                <w:rPr>
                  <w:rFonts w:ascii="Cambria Math" w:eastAsia="Times New Roman" w:hAnsi="Cambria Math" w:cs="Times New Roman"/>
                  <w:color w:val="000000"/>
                  <w:sz w:val="24"/>
                  <w:szCs w:val="24"/>
                  <w:lang w:val="en-SG"/>
                </w:rPr>
                <m:t xml:space="preserve">2 </m:t>
              </m:r>
            </m:sub>
          </m:sSub>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Y</m:t>
              </m:r>
            </m:e>
            <m:sub>
              <m:r>
                <m:rPr>
                  <m:sty m:val="bi"/>
                </m:rPr>
                <w:rPr>
                  <w:rFonts w:ascii="Cambria Math" w:eastAsia="Times New Roman" w:hAnsi="Cambria Math" w:cs="Times New Roman"/>
                  <w:color w:val="000000"/>
                  <w:sz w:val="24"/>
                  <w:szCs w:val="24"/>
                  <w:lang w:val="en-SG"/>
                </w:rPr>
                <m:t>t-2</m:t>
              </m:r>
            </m:sub>
          </m:sSub>
          <m:r>
            <m:rPr>
              <m:sty m:val="bi"/>
            </m:rPr>
            <w:rPr>
              <w:rFonts w:ascii="Cambria Math" w:eastAsia="Times New Roman" w:hAnsi="Cambria Math" w:cs="Times New Roman"/>
              <w:color w:val="000000"/>
              <w:sz w:val="24"/>
              <w:szCs w:val="24"/>
              <w:lang w:val="en-SG"/>
            </w:rPr>
            <m:t>+…+</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β</m:t>
              </m:r>
            </m:e>
            <m:sub>
              <m:r>
                <m:rPr>
                  <m:sty m:val="bi"/>
                </m:rPr>
                <w:rPr>
                  <w:rFonts w:ascii="Cambria Math" w:eastAsia="Times New Roman" w:hAnsi="Cambria Math" w:cs="Times New Roman"/>
                  <w:color w:val="000000"/>
                  <w:sz w:val="24"/>
                  <w:szCs w:val="24"/>
                  <w:lang w:val="en-SG"/>
                </w:rPr>
                <m:t xml:space="preserve">p </m:t>
              </m:r>
            </m:sub>
          </m:sSub>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Y</m:t>
              </m:r>
            </m:e>
            <m:sub>
              <m:r>
                <m:rPr>
                  <m:sty m:val="bi"/>
                </m:rPr>
                <w:rPr>
                  <w:rFonts w:ascii="Cambria Math" w:eastAsia="Times New Roman" w:hAnsi="Cambria Math" w:cs="Times New Roman"/>
                  <w:color w:val="000000"/>
                  <w:sz w:val="24"/>
                  <w:szCs w:val="24"/>
                  <w:lang w:val="en-SG"/>
                </w:rPr>
                <m:t>t-p</m:t>
              </m:r>
            </m:sub>
          </m:sSub>
          <m:r>
            <m:rPr>
              <m:sty m:val="bi"/>
            </m:rPr>
            <w:rPr>
              <w:rFonts w:ascii="Cambria Math" w:eastAsia="Times New Roman" w:hAnsi="Cambria Math" w:cs="Times New Roman"/>
              <w:color w:val="000000"/>
              <w:sz w:val="24"/>
              <w:szCs w:val="24"/>
              <w:lang w:val="en-SG"/>
            </w:rPr>
            <m:t>+</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δ</m:t>
              </m:r>
            </m:e>
            <m:sub>
              <m:r>
                <m:rPr>
                  <m:sty m:val="bi"/>
                </m:rPr>
                <w:rPr>
                  <w:rFonts w:ascii="Cambria Math" w:eastAsia="Times New Roman" w:hAnsi="Cambria Math" w:cs="Times New Roman"/>
                  <w:color w:val="000000"/>
                  <w:sz w:val="24"/>
                  <w:szCs w:val="24"/>
                  <w:lang w:val="en-SG"/>
                </w:rPr>
                <m:t>11</m:t>
              </m:r>
            </m:sub>
          </m:sSub>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X</m:t>
              </m:r>
            </m:e>
            <m:sub>
              <m:r>
                <m:rPr>
                  <m:sty m:val="bi"/>
                </m:rPr>
                <w:rPr>
                  <w:rFonts w:ascii="Cambria Math" w:eastAsia="Times New Roman" w:hAnsi="Cambria Math" w:cs="Times New Roman"/>
                  <w:color w:val="000000"/>
                  <w:sz w:val="24"/>
                  <w:szCs w:val="24"/>
                  <w:lang w:val="en-SG"/>
                </w:rPr>
                <m:t>1</m:t>
              </m:r>
              <m:r>
                <m:rPr>
                  <m:sty m:val="bi"/>
                </m:rPr>
                <w:rPr>
                  <w:rFonts w:ascii="Cambria Math" w:eastAsia="Times New Roman" w:hAnsi="Cambria Math" w:cs="Times New Roman"/>
                  <w:color w:val="000000"/>
                  <w:sz w:val="24"/>
                  <w:szCs w:val="24"/>
                  <w:lang w:val="en-SG"/>
                </w:rPr>
                <m:t>t-1</m:t>
              </m:r>
            </m:sub>
          </m:sSub>
          <m:r>
            <m:rPr>
              <m:sty m:val="bi"/>
            </m:rPr>
            <w:rPr>
              <w:rFonts w:ascii="Cambria Math" w:eastAsia="Times New Roman" w:hAnsi="Cambria Math" w:cs="Times New Roman"/>
              <w:color w:val="000000"/>
              <w:sz w:val="24"/>
              <w:szCs w:val="24"/>
              <w:lang w:val="en-SG"/>
            </w:rPr>
            <m:t>+</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δ</m:t>
              </m:r>
            </m:e>
            <m:sub>
              <m:r>
                <m:rPr>
                  <m:sty m:val="bi"/>
                </m:rPr>
                <w:rPr>
                  <w:rFonts w:ascii="Cambria Math" w:eastAsia="Times New Roman" w:hAnsi="Cambria Math" w:cs="Times New Roman"/>
                  <w:color w:val="000000"/>
                  <w:sz w:val="24"/>
                  <w:szCs w:val="24"/>
                  <w:lang w:val="en-SG"/>
                </w:rPr>
                <m:t>12</m:t>
              </m:r>
            </m:sub>
          </m:sSub>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X</m:t>
              </m:r>
            </m:e>
            <m:sub>
              <m:r>
                <m:rPr>
                  <m:sty m:val="bi"/>
                </m:rPr>
                <w:rPr>
                  <w:rFonts w:ascii="Cambria Math" w:eastAsia="Times New Roman" w:hAnsi="Cambria Math" w:cs="Times New Roman"/>
                  <w:color w:val="000000"/>
                  <w:sz w:val="24"/>
                  <w:szCs w:val="24"/>
                  <w:lang w:val="en-SG"/>
                </w:rPr>
                <m:t>1</m:t>
              </m:r>
              <m:r>
                <m:rPr>
                  <m:sty m:val="bi"/>
                </m:rPr>
                <w:rPr>
                  <w:rFonts w:ascii="Cambria Math" w:eastAsia="Times New Roman" w:hAnsi="Cambria Math" w:cs="Times New Roman"/>
                  <w:color w:val="000000"/>
                  <w:sz w:val="24"/>
                  <w:szCs w:val="24"/>
                  <w:lang w:val="en-SG"/>
                </w:rPr>
                <m:t>t-2</m:t>
              </m:r>
            </m:sub>
          </m:sSub>
          <m:r>
            <m:rPr>
              <m:sty m:val="bi"/>
            </m:rPr>
            <w:rPr>
              <w:rFonts w:ascii="Cambria Math" w:eastAsia="Times New Roman" w:hAnsi="Cambria Math" w:cs="Times New Roman"/>
              <w:color w:val="000000"/>
              <w:sz w:val="24"/>
              <w:szCs w:val="24"/>
              <w:lang w:val="en-SG"/>
            </w:rPr>
            <m:t>+…</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+δ</m:t>
              </m:r>
            </m:e>
            <m:sub>
              <m:r>
                <m:rPr>
                  <m:sty m:val="bi"/>
                </m:rPr>
                <w:rPr>
                  <w:rFonts w:ascii="Cambria Math" w:eastAsia="Times New Roman" w:hAnsi="Cambria Math" w:cs="Times New Roman"/>
                  <w:color w:val="000000"/>
                  <w:sz w:val="24"/>
                  <w:szCs w:val="24"/>
                  <w:lang w:val="en-SG"/>
                </w:rPr>
                <m:t>1</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q</m:t>
                  </m:r>
                </m:e>
                <m:sub>
                  <m:r>
                    <m:rPr>
                      <m:sty m:val="bi"/>
                    </m:rPr>
                    <w:rPr>
                      <w:rFonts w:ascii="Cambria Math" w:eastAsia="Times New Roman" w:hAnsi="Cambria Math" w:cs="Times New Roman"/>
                      <w:color w:val="000000"/>
                      <w:sz w:val="24"/>
                      <w:szCs w:val="24"/>
                      <w:lang w:val="en-SG"/>
                    </w:rPr>
                    <m:t>1</m:t>
                  </m:r>
                </m:sub>
              </m:sSub>
            </m:sub>
          </m:sSub>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X</m:t>
              </m:r>
            </m:e>
            <m:sub>
              <m:r>
                <m:rPr>
                  <m:sty m:val="bi"/>
                </m:rPr>
                <w:rPr>
                  <w:rFonts w:ascii="Cambria Math" w:eastAsia="Times New Roman" w:hAnsi="Cambria Math" w:cs="Times New Roman"/>
                  <w:color w:val="000000"/>
                  <w:sz w:val="24"/>
                  <w:szCs w:val="24"/>
                  <w:lang w:val="en-SG"/>
                </w:rPr>
                <m:t>1</m:t>
              </m:r>
              <m:r>
                <m:rPr>
                  <m:sty m:val="bi"/>
                </m:rPr>
                <w:rPr>
                  <w:rFonts w:ascii="Cambria Math" w:eastAsia="Times New Roman" w:hAnsi="Cambria Math" w:cs="Times New Roman"/>
                  <w:color w:val="000000"/>
                  <w:sz w:val="24"/>
                  <w:szCs w:val="24"/>
                  <w:lang w:val="en-SG"/>
                </w:rPr>
                <m:t>t-</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q</m:t>
                  </m:r>
                </m:e>
                <m:sub>
                  <m:r>
                    <m:rPr>
                      <m:sty m:val="bi"/>
                    </m:rPr>
                    <w:rPr>
                      <w:rFonts w:ascii="Cambria Math" w:eastAsia="Times New Roman" w:hAnsi="Cambria Math" w:cs="Times New Roman"/>
                      <w:color w:val="000000"/>
                      <w:sz w:val="24"/>
                      <w:szCs w:val="24"/>
                      <w:lang w:val="en-SG"/>
                    </w:rPr>
                    <m:t>1</m:t>
                  </m:r>
                </m:sub>
              </m:sSub>
            </m:sub>
          </m:sSub>
          <m:r>
            <m:rPr>
              <m:sty m:val="bi"/>
            </m:rPr>
            <w:rPr>
              <w:rFonts w:ascii="Cambria Math" w:eastAsia="Times New Roman" w:hAnsi="Cambria Math" w:cs="Times New Roman"/>
              <w:color w:val="000000"/>
              <w:sz w:val="24"/>
              <w:szCs w:val="24"/>
              <w:lang w:val="en-SG"/>
            </w:rPr>
            <m:t>+…+</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δ</m:t>
              </m:r>
            </m:e>
            <m:sub>
              <m:r>
                <m:rPr>
                  <m:sty m:val="bi"/>
                </m:rPr>
                <w:rPr>
                  <w:rFonts w:ascii="Cambria Math" w:eastAsia="Times New Roman" w:hAnsi="Cambria Math" w:cs="Times New Roman"/>
                  <w:color w:val="000000"/>
                  <w:sz w:val="24"/>
                  <w:szCs w:val="24"/>
                  <w:lang w:val="en-SG"/>
                </w:rPr>
                <m:t>k</m:t>
              </m:r>
              <m:r>
                <m:rPr>
                  <m:sty m:val="bi"/>
                </m:rPr>
                <w:rPr>
                  <w:rFonts w:ascii="Cambria Math" w:eastAsia="Times New Roman" w:hAnsi="Cambria Math" w:cs="Times New Roman"/>
                  <w:color w:val="000000"/>
                  <w:sz w:val="24"/>
                  <w:szCs w:val="24"/>
                  <w:lang w:val="en-SG"/>
                </w:rPr>
                <m:t>1</m:t>
              </m:r>
            </m:sub>
          </m:sSub>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X</m:t>
              </m:r>
            </m:e>
            <m:sub>
              <m:r>
                <m:rPr>
                  <m:sty m:val="bi"/>
                </m:rPr>
                <w:rPr>
                  <w:rFonts w:ascii="Cambria Math" w:eastAsia="Times New Roman" w:hAnsi="Cambria Math" w:cs="Times New Roman"/>
                  <w:color w:val="000000"/>
                  <w:sz w:val="24"/>
                  <w:szCs w:val="24"/>
                  <w:lang w:val="en-SG"/>
                </w:rPr>
                <m:t>kt-1</m:t>
              </m:r>
            </m:sub>
          </m:sSub>
          <m:r>
            <m:rPr>
              <m:sty m:val="bi"/>
            </m:rPr>
            <w:rPr>
              <w:rFonts w:ascii="Cambria Math" w:eastAsia="Times New Roman" w:hAnsi="Cambria Math" w:cs="Times New Roman"/>
              <w:color w:val="000000"/>
              <w:sz w:val="24"/>
              <w:szCs w:val="24"/>
              <w:lang w:val="en-SG"/>
            </w:rPr>
            <m:t xml:space="preserve"> +</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δ</m:t>
              </m:r>
            </m:e>
            <m:sub>
              <m:r>
                <m:rPr>
                  <m:sty m:val="bi"/>
                </m:rPr>
                <w:rPr>
                  <w:rFonts w:ascii="Cambria Math" w:eastAsia="Times New Roman" w:hAnsi="Cambria Math" w:cs="Times New Roman"/>
                  <w:color w:val="000000"/>
                  <w:sz w:val="24"/>
                  <w:szCs w:val="24"/>
                  <w:lang w:val="en-SG"/>
                </w:rPr>
                <m:t>k</m:t>
              </m:r>
              <m:r>
                <m:rPr>
                  <m:sty m:val="bi"/>
                </m:rPr>
                <w:rPr>
                  <w:rFonts w:ascii="Cambria Math" w:eastAsia="Times New Roman" w:hAnsi="Cambria Math" w:cs="Times New Roman"/>
                  <w:color w:val="000000"/>
                  <w:sz w:val="24"/>
                  <w:szCs w:val="24"/>
                  <w:lang w:val="en-SG"/>
                </w:rPr>
                <m:t>2</m:t>
              </m:r>
            </m:sub>
          </m:sSub>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X</m:t>
              </m:r>
            </m:e>
            <m:sub>
              <m:r>
                <m:rPr>
                  <m:sty m:val="bi"/>
                </m:rPr>
                <w:rPr>
                  <w:rFonts w:ascii="Cambria Math" w:eastAsia="Times New Roman" w:hAnsi="Cambria Math" w:cs="Times New Roman"/>
                  <w:color w:val="000000"/>
                  <w:sz w:val="24"/>
                  <w:szCs w:val="24"/>
                  <w:lang w:val="en-SG"/>
                </w:rPr>
                <m:t>kt-2</m:t>
              </m:r>
            </m:sub>
          </m:sSub>
          <m:r>
            <m:rPr>
              <m:sty m:val="bi"/>
            </m:rPr>
            <w:rPr>
              <w:rFonts w:ascii="Cambria Math" w:eastAsia="Times New Roman" w:hAnsi="Cambria Math" w:cs="Times New Roman"/>
              <w:color w:val="000000"/>
              <w:sz w:val="24"/>
              <w:szCs w:val="24"/>
              <w:lang w:val="en-SG"/>
            </w:rPr>
            <m:t>+…+</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δ</m:t>
              </m:r>
            </m:e>
            <m:sub>
              <m:r>
                <m:rPr>
                  <m:sty m:val="bi"/>
                </m:rPr>
                <w:rPr>
                  <w:rFonts w:ascii="Cambria Math" w:eastAsia="Times New Roman" w:hAnsi="Cambria Math" w:cs="Times New Roman"/>
                  <w:color w:val="000000"/>
                  <w:sz w:val="24"/>
                  <w:szCs w:val="24"/>
                  <w:lang w:val="en-SG"/>
                </w:rPr>
                <m:t>k</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q</m:t>
                  </m:r>
                </m:e>
                <m:sub>
                  <m:r>
                    <m:rPr>
                      <m:sty m:val="bi"/>
                    </m:rPr>
                    <w:rPr>
                      <w:rFonts w:ascii="Cambria Math" w:eastAsia="Times New Roman" w:hAnsi="Cambria Math" w:cs="Times New Roman"/>
                      <w:color w:val="000000"/>
                      <w:sz w:val="24"/>
                      <w:szCs w:val="24"/>
                      <w:lang w:val="en-SG"/>
                    </w:rPr>
                    <m:t>k</m:t>
                  </m:r>
                </m:sub>
              </m:sSub>
            </m:sub>
          </m:sSub>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X</m:t>
              </m:r>
            </m:e>
            <m:sub>
              <m:r>
                <m:rPr>
                  <m:sty m:val="bi"/>
                </m:rPr>
                <w:rPr>
                  <w:rFonts w:ascii="Cambria Math" w:eastAsia="Times New Roman" w:hAnsi="Cambria Math" w:cs="Times New Roman"/>
                  <w:color w:val="000000"/>
                  <w:sz w:val="24"/>
                  <w:szCs w:val="24"/>
                  <w:lang w:val="en-SG"/>
                </w:rPr>
                <m:t>kt-</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q</m:t>
                  </m:r>
                </m:e>
                <m:sub>
                  <m:r>
                    <m:rPr>
                      <m:sty m:val="bi"/>
                    </m:rPr>
                    <w:rPr>
                      <w:rFonts w:ascii="Cambria Math" w:eastAsia="Times New Roman" w:hAnsi="Cambria Math" w:cs="Times New Roman"/>
                      <w:color w:val="000000"/>
                      <w:sz w:val="24"/>
                      <w:szCs w:val="24"/>
                      <w:lang w:val="en-SG"/>
                    </w:rPr>
                    <m:t>k</m:t>
                  </m:r>
                </m:sub>
              </m:sSub>
            </m:sub>
          </m:sSub>
          <m:r>
            <m:rPr>
              <m:sty m:val="bi"/>
            </m:rPr>
            <w:rPr>
              <w:rFonts w:ascii="Cambria Math" w:eastAsia="Times New Roman" w:hAnsi="Cambria Math" w:cs="Times New Roman"/>
              <w:color w:val="000000"/>
              <w:sz w:val="24"/>
              <w:szCs w:val="24"/>
              <w:lang w:val="en-SG"/>
            </w:rPr>
            <m:t>+</m:t>
          </m:r>
          <m:sSub>
            <m:sSubPr>
              <m:ctrlPr>
                <w:rPr>
                  <w:rFonts w:ascii="Cambria Math" w:eastAsia="Times New Roman" w:hAnsi="Cambria Math" w:cs="Times New Roman"/>
                  <w:b/>
                  <w:bCs/>
                  <w:i/>
                  <w:color w:val="000000"/>
                  <w:sz w:val="24"/>
                  <w:szCs w:val="24"/>
                  <w:lang w:val="en-SG"/>
                </w:rPr>
              </m:ctrlPr>
            </m:sSubPr>
            <m:e>
              <m:r>
                <m:rPr>
                  <m:sty m:val="bi"/>
                </m:rPr>
                <w:rPr>
                  <w:rFonts w:ascii="Cambria Math" w:eastAsia="Times New Roman" w:hAnsi="Cambria Math" w:cs="Times New Roman"/>
                  <w:color w:val="000000"/>
                  <w:sz w:val="24"/>
                  <w:szCs w:val="24"/>
                  <w:lang w:val="en-SG"/>
                </w:rPr>
                <m:t>u</m:t>
              </m:r>
            </m:e>
            <m:sub>
              <m:r>
                <m:rPr>
                  <m:sty m:val="bi"/>
                </m:rPr>
                <w:rPr>
                  <w:rFonts w:ascii="Cambria Math" w:eastAsia="Times New Roman" w:hAnsi="Cambria Math" w:cs="Times New Roman"/>
                  <w:color w:val="000000"/>
                  <w:sz w:val="24"/>
                  <w:szCs w:val="24"/>
                  <w:lang w:val="en-SG"/>
                </w:rPr>
                <m:t>t</m:t>
              </m:r>
            </m:sub>
          </m:sSub>
        </m:oMath>
      </m:oMathPara>
    </w:p>
    <w:tbl>
      <w:tblPr>
        <w:tblW w:w="0" w:type="auto"/>
        <w:tblLayout w:type="fixed"/>
        <w:tblLook w:val="04A0" w:firstRow="1" w:lastRow="0" w:firstColumn="1" w:lastColumn="0" w:noHBand="0" w:noVBand="1"/>
      </w:tblPr>
      <w:tblGrid>
        <w:gridCol w:w="1473"/>
        <w:gridCol w:w="1473"/>
        <w:gridCol w:w="1473"/>
        <w:gridCol w:w="1473"/>
        <w:gridCol w:w="1473"/>
        <w:gridCol w:w="1483"/>
      </w:tblGrid>
      <w:tr w:rsidR="009734F0" w:rsidRPr="00941F2E" w14:paraId="36B0B5B2" w14:textId="77777777" w:rsidTr="00941F2E">
        <w:trPr>
          <w:trHeight w:val="40"/>
        </w:trPr>
        <w:tc>
          <w:tcPr>
            <w:tcW w:w="8848" w:type="dxa"/>
            <w:gridSpan w:val="6"/>
            <w:tcBorders>
              <w:bottom w:val="single" w:sz="6" w:space="0" w:color="auto"/>
            </w:tcBorders>
          </w:tcPr>
          <w:p w14:paraId="159C6D1E" w14:textId="3E5AF94A" w:rsidR="2E7FAA36" w:rsidRPr="00941F2E" w:rsidRDefault="2E7FAA36" w:rsidP="2E7FAA36">
            <w:pPr>
              <w:ind w:right="-46"/>
              <w:jc w:val="center"/>
              <w:rPr>
                <w:rFonts w:ascii="Times New Roman" w:eastAsia="Times New Roman" w:hAnsi="Times New Roman" w:cs="Times New Roman"/>
                <w:b/>
                <w:bCs/>
              </w:rPr>
            </w:pPr>
            <w:r w:rsidRPr="00941F2E">
              <w:rPr>
                <w:rFonts w:ascii="Times New Roman" w:eastAsia="Times New Roman" w:hAnsi="Times New Roman" w:cs="Times New Roman"/>
                <w:b/>
                <w:bCs/>
              </w:rPr>
              <w:t>Table 3: ADL Model Comparison (Trend Parameter)</w:t>
            </w:r>
          </w:p>
        </w:tc>
      </w:tr>
      <w:tr w:rsidR="009734F0" w:rsidRPr="00941F2E" w14:paraId="277B2492" w14:textId="77777777" w:rsidTr="00941F2E">
        <w:trPr>
          <w:trHeight w:val="26"/>
        </w:trPr>
        <w:tc>
          <w:tcPr>
            <w:tcW w:w="1473" w:type="dxa"/>
            <w:tcBorders>
              <w:top w:val="single" w:sz="6" w:space="0" w:color="auto"/>
              <w:bottom w:val="single" w:sz="6" w:space="0" w:color="auto"/>
            </w:tcBorders>
          </w:tcPr>
          <w:p w14:paraId="0CE8251E" w14:textId="188941AB"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Model</w:t>
            </w:r>
          </w:p>
        </w:tc>
        <w:tc>
          <w:tcPr>
            <w:tcW w:w="1473" w:type="dxa"/>
            <w:tcBorders>
              <w:top w:val="single" w:sz="6" w:space="0" w:color="auto"/>
              <w:bottom w:val="single" w:sz="6" w:space="0" w:color="auto"/>
            </w:tcBorders>
          </w:tcPr>
          <w:p w14:paraId="37B3716C" w14:textId="1807A016"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AR(1)-BH(1)</w:t>
            </w:r>
          </w:p>
        </w:tc>
        <w:tc>
          <w:tcPr>
            <w:tcW w:w="1473" w:type="dxa"/>
            <w:tcBorders>
              <w:top w:val="single" w:sz="6" w:space="0" w:color="auto"/>
              <w:bottom w:val="single" w:sz="6" w:space="0" w:color="auto"/>
            </w:tcBorders>
          </w:tcPr>
          <w:p w14:paraId="656EAE81" w14:textId="7F0593F1"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AR(1)-BH(1)</w:t>
            </w:r>
          </w:p>
        </w:tc>
        <w:tc>
          <w:tcPr>
            <w:tcW w:w="1473" w:type="dxa"/>
            <w:tcBorders>
              <w:top w:val="single" w:sz="6" w:space="0" w:color="auto"/>
              <w:bottom w:val="single" w:sz="6" w:space="0" w:color="auto"/>
            </w:tcBorders>
          </w:tcPr>
          <w:p w14:paraId="1801F3B1" w14:textId="27AA3E70"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AR(1)-BH(1)</w:t>
            </w:r>
          </w:p>
        </w:tc>
        <w:tc>
          <w:tcPr>
            <w:tcW w:w="1473" w:type="dxa"/>
            <w:tcBorders>
              <w:top w:val="single" w:sz="6" w:space="0" w:color="auto"/>
              <w:bottom w:val="single" w:sz="6" w:space="0" w:color="auto"/>
            </w:tcBorders>
          </w:tcPr>
          <w:p w14:paraId="294EC5AA" w14:textId="4FF7BAF5"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AR(1)-BH(1)</w:t>
            </w:r>
          </w:p>
        </w:tc>
        <w:tc>
          <w:tcPr>
            <w:tcW w:w="1478" w:type="dxa"/>
            <w:tcBorders>
              <w:top w:val="single" w:sz="6" w:space="0" w:color="auto"/>
              <w:bottom w:val="single" w:sz="6" w:space="0" w:color="auto"/>
            </w:tcBorders>
          </w:tcPr>
          <w:p w14:paraId="1F057D6A" w14:textId="1BE19B25" w:rsidR="2E7FAA36" w:rsidRPr="00941F2E" w:rsidRDefault="2E7FAA36" w:rsidP="2E7FAA36">
            <w:pPr>
              <w:ind w:right="-46"/>
              <w:jc w:val="center"/>
              <w:rPr>
                <w:rFonts w:ascii="Times New Roman" w:eastAsia="Times New Roman" w:hAnsi="Times New Roman" w:cs="Times New Roman"/>
              </w:rPr>
            </w:pPr>
          </w:p>
        </w:tc>
      </w:tr>
      <w:tr w:rsidR="009734F0" w:rsidRPr="00941F2E" w14:paraId="49176DB2" w14:textId="77777777" w:rsidTr="00941F2E">
        <w:trPr>
          <w:trHeight w:val="68"/>
        </w:trPr>
        <w:tc>
          <w:tcPr>
            <w:tcW w:w="1473" w:type="dxa"/>
            <w:tcBorders>
              <w:top w:val="single" w:sz="6" w:space="0" w:color="auto"/>
              <w:bottom w:val="single" w:sz="6" w:space="0" w:color="auto"/>
            </w:tcBorders>
          </w:tcPr>
          <w:p w14:paraId="1D57C946" w14:textId="681EB8BB"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Trend</w:t>
            </w:r>
          </w:p>
        </w:tc>
        <w:tc>
          <w:tcPr>
            <w:tcW w:w="1473" w:type="dxa"/>
            <w:tcBorders>
              <w:top w:val="single" w:sz="6" w:space="0" w:color="auto"/>
              <w:bottom w:val="single" w:sz="6" w:space="0" w:color="auto"/>
            </w:tcBorders>
          </w:tcPr>
          <w:p w14:paraId="5FF82243" w14:textId="6089273F"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Constant</w:t>
            </w:r>
          </w:p>
        </w:tc>
        <w:tc>
          <w:tcPr>
            <w:tcW w:w="1473" w:type="dxa"/>
            <w:tcBorders>
              <w:top w:val="single" w:sz="6" w:space="0" w:color="auto"/>
              <w:bottom w:val="single" w:sz="6" w:space="0" w:color="auto"/>
            </w:tcBorders>
          </w:tcPr>
          <w:p w14:paraId="2EDA96CA" w14:textId="606C702D"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No Trend</w:t>
            </w:r>
          </w:p>
        </w:tc>
        <w:tc>
          <w:tcPr>
            <w:tcW w:w="1473" w:type="dxa"/>
            <w:tcBorders>
              <w:top w:val="single" w:sz="6" w:space="0" w:color="auto"/>
              <w:bottom w:val="single" w:sz="6" w:space="0" w:color="auto"/>
            </w:tcBorders>
          </w:tcPr>
          <w:p w14:paraId="33D549A5" w14:textId="3C21669F"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Time Trend</w:t>
            </w:r>
          </w:p>
        </w:tc>
        <w:tc>
          <w:tcPr>
            <w:tcW w:w="1473" w:type="dxa"/>
            <w:tcBorders>
              <w:top w:val="single" w:sz="6" w:space="0" w:color="auto"/>
              <w:bottom w:val="single" w:sz="6" w:space="0" w:color="auto"/>
            </w:tcBorders>
          </w:tcPr>
          <w:p w14:paraId="2369B5C1" w14:textId="5047FA40"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Constant and Time Trend</w:t>
            </w:r>
          </w:p>
        </w:tc>
        <w:tc>
          <w:tcPr>
            <w:tcW w:w="1478" w:type="dxa"/>
            <w:tcBorders>
              <w:top w:val="single" w:sz="6" w:space="0" w:color="auto"/>
              <w:bottom w:val="single" w:sz="6" w:space="0" w:color="auto"/>
            </w:tcBorders>
          </w:tcPr>
          <w:p w14:paraId="6BCE8286" w14:textId="36580D8F" w:rsidR="2E7FAA36" w:rsidRPr="00941F2E" w:rsidRDefault="2E7FAA36" w:rsidP="2E7FAA36">
            <w:pPr>
              <w:ind w:right="-46"/>
              <w:jc w:val="center"/>
              <w:rPr>
                <w:rFonts w:ascii="Times New Roman" w:eastAsia="Times New Roman" w:hAnsi="Times New Roman" w:cs="Times New Roman"/>
              </w:rPr>
            </w:pPr>
          </w:p>
        </w:tc>
      </w:tr>
      <w:tr w:rsidR="009734F0" w:rsidRPr="00941F2E" w14:paraId="3B08B6AB" w14:textId="77777777" w:rsidTr="00941F2E">
        <w:trPr>
          <w:trHeight w:val="69"/>
        </w:trPr>
        <w:tc>
          <w:tcPr>
            <w:tcW w:w="1473" w:type="dxa"/>
            <w:tcBorders>
              <w:top w:val="single" w:sz="6" w:space="0" w:color="auto"/>
              <w:bottom w:val="single" w:sz="6" w:space="0" w:color="auto"/>
            </w:tcBorders>
          </w:tcPr>
          <w:p w14:paraId="47088624" w14:textId="63A068BF"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Log Likelihood</w:t>
            </w:r>
          </w:p>
        </w:tc>
        <w:tc>
          <w:tcPr>
            <w:tcW w:w="1473" w:type="dxa"/>
            <w:tcBorders>
              <w:top w:val="single" w:sz="6" w:space="0" w:color="auto"/>
              <w:bottom w:val="single" w:sz="6" w:space="0" w:color="auto"/>
            </w:tcBorders>
          </w:tcPr>
          <w:p w14:paraId="4FB9DEC0" w14:textId="76380032"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3397.9</w:t>
            </w:r>
          </w:p>
        </w:tc>
        <w:tc>
          <w:tcPr>
            <w:tcW w:w="1473" w:type="dxa"/>
            <w:tcBorders>
              <w:top w:val="single" w:sz="6" w:space="0" w:color="auto"/>
              <w:bottom w:val="single" w:sz="6" w:space="0" w:color="auto"/>
            </w:tcBorders>
          </w:tcPr>
          <w:p w14:paraId="28586712" w14:textId="06E1B0CB"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3395.7</w:t>
            </w:r>
          </w:p>
        </w:tc>
        <w:tc>
          <w:tcPr>
            <w:tcW w:w="1473" w:type="dxa"/>
            <w:tcBorders>
              <w:top w:val="single" w:sz="6" w:space="0" w:color="auto"/>
              <w:bottom w:val="single" w:sz="6" w:space="0" w:color="auto"/>
            </w:tcBorders>
          </w:tcPr>
          <w:p w14:paraId="460D664E" w14:textId="4B116161"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3399.6</w:t>
            </w:r>
          </w:p>
        </w:tc>
        <w:tc>
          <w:tcPr>
            <w:tcW w:w="1473" w:type="dxa"/>
            <w:tcBorders>
              <w:top w:val="single" w:sz="6" w:space="0" w:color="auto"/>
              <w:bottom w:val="single" w:sz="6" w:space="0" w:color="auto"/>
            </w:tcBorders>
          </w:tcPr>
          <w:p w14:paraId="399546DD" w14:textId="65E5677D"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3402.3</w:t>
            </w:r>
          </w:p>
        </w:tc>
        <w:tc>
          <w:tcPr>
            <w:tcW w:w="1478" w:type="dxa"/>
            <w:tcBorders>
              <w:top w:val="single" w:sz="6" w:space="0" w:color="auto"/>
              <w:bottom w:val="single" w:sz="6" w:space="0" w:color="auto"/>
            </w:tcBorders>
          </w:tcPr>
          <w:p w14:paraId="5A753655" w14:textId="2E33ADB5" w:rsidR="2E7FAA36" w:rsidRPr="00941F2E" w:rsidRDefault="2E7FAA36" w:rsidP="2E7FAA36">
            <w:pPr>
              <w:ind w:right="-46"/>
              <w:jc w:val="center"/>
              <w:rPr>
                <w:rFonts w:ascii="Times New Roman" w:eastAsia="Times New Roman" w:hAnsi="Times New Roman" w:cs="Times New Roman"/>
              </w:rPr>
            </w:pPr>
          </w:p>
        </w:tc>
      </w:tr>
      <w:tr w:rsidR="2E7FAA36" w:rsidRPr="00941F2E" w14:paraId="35870E8F" w14:textId="77777777" w:rsidTr="00941F2E">
        <w:trPr>
          <w:trHeight w:val="40"/>
        </w:trPr>
        <w:tc>
          <w:tcPr>
            <w:tcW w:w="1473" w:type="dxa"/>
            <w:tcBorders>
              <w:top w:val="single" w:sz="6" w:space="0" w:color="auto"/>
              <w:bottom w:val="single" w:sz="6" w:space="0" w:color="auto"/>
            </w:tcBorders>
          </w:tcPr>
          <w:p w14:paraId="15D6C111" w14:textId="5D492B79"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lang w:val="en-SG"/>
              </w:rPr>
              <w:t>MSFE</w:t>
            </w:r>
            <w:r w:rsidRPr="00941F2E">
              <w:rPr>
                <w:rFonts w:ascii="Times New Roman" w:eastAsia="Times New Roman" w:hAnsi="Times New Roman" w:cs="Times New Roman"/>
                <w:vertAlign w:val="subscript"/>
                <w:lang w:val="en-SG"/>
              </w:rPr>
              <w:t>FPE</w:t>
            </w:r>
          </w:p>
        </w:tc>
        <w:tc>
          <w:tcPr>
            <w:tcW w:w="1473" w:type="dxa"/>
            <w:tcBorders>
              <w:top w:val="single" w:sz="6" w:space="0" w:color="auto"/>
              <w:bottom w:val="single" w:sz="6" w:space="0" w:color="auto"/>
            </w:tcBorders>
          </w:tcPr>
          <w:p w14:paraId="5391F4BE" w14:textId="02307D26"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0.001388</w:t>
            </w:r>
          </w:p>
        </w:tc>
        <w:tc>
          <w:tcPr>
            <w:tcW w:w="1473" w:type="dxa"/>
            <w:tcBorders>
              <w:top w:val="single" w:sz="6" w:space="0" w:color="auto"/>
              <w:bottom w:val="single" w:sz="6" w:space="0" w:color="auto"/>
            </w:tcBorders>
          </w:tcPr>
          <w:p w14:paraId="2B4C1F64" w14:textId="5CCE8800"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0.001386</w:t>
            </w:r>
          </w:p>
        </w:tc>
        <w:tc>
          <w:tcPr>
            <w:tcW w:w="1473" w:type="dxa"/>
            <w:tcBorders>
              <w:top w:val="single" w:sz="6" w:space="0" w:color="auto"/>
              <w:bottom w:val="single" w:sz="6" w:space="0" w:color="auto"/>
            </w:tcBorders>
          </w:tcPr>
          <w:p w14:paraId="1ADC0ED9" w14:textId="35E419E7"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0.001397</w:t>
            </w:r>
          </w:p>
        </w:tc>
        <w:tc>
          <w:tcPr>
            <w:tcW w:w="1473" w:type="dxa"/>
            <w:tcBorders>
              <w:top w:val="single" w:sz="6" w:space="0" w:color="auto"/>
              <w:bottom w:val="single" w:sz="6" w:space="0" w:color="auto"/>
            </w:tcBorders>
          </w:tcPr>
          <w:p w14:paraId="4B8BF5CF" w14:textId="54865078" w:rsidR="2E7FAA36" w:rsidRPr="00941F2E" w:rsidRDefault="2E7FAA36" w:rsidP="2E7FAA36">
            <w:pPr>
              <w:ind w:right="-46"/>
              <w:jc w:val="center"/>
              <w:rPr>
                <w:rFonts w:ascii="Times New Roman" w:eastAsia="Times New Roman" w:hAnsi="Times New Roman" w:cs="Times New Roman"/>
              </w:rPr>
            </w:pPr>
            <w:r w:rsidRPr="00941F2E">
              <w:rPr>
                <w:rFonts w:ascii="Times New Roman" w:eastAsia="Times New Roman" w:hAnsi="Times New Roman" w:cs="Times New Roman"/>
              </w:rPr>
              <w:t>0.001399</w:t>
            </w:r>
          </w:p>
        </w:tc>
        <w:tc>
          <w:tcPr>
            <w:tcW w:w="1478" w:type="dxa"/>
            <w:tcBorders>
              <w:top w:val="single" w:sz="6" w:space="0" w:color="auto"/>
              <w:bottom w:val="single" w:sz="6" w:space="0" w:color="auto"/>
            </w:tcBorders>
          </w:tcPr>
          <w:p w14:paraId="362666E0" w14:textId="2C2187FE" w:rsidR="2E7FAA36" w:rsidRPr="00941F2E" w:rsidRDefault="2E7FAA36" w:rsidP="2E7FAA36">
            <w:pPr>
              <w:ind w:right="-46"/>
              <w:jc w:val="center"/>
              <w:rPr>
                <w:rFonts w:ascii="Times New Roman" w:eastAsia="Times New Roman" w:hAnsi="Times New Roman" w:cs="Times New Roman"/>
              </w:rPr>
            </w:pPr>
          </w:p>
        </w:tc>
      </w:tr>
    </w:tbl>
    <w:p w14:paraId="5FC3118B" w14:textId="582FD3F6" w:rsidR="00EB4025" w:rsidRPr="00941F2E" w:rsidRDefault="7A122413" w:rsidP="00941F2E">
      <w:pPr>
        <w:ind w:right="-46" w:firstLine="360"/>
        <w:jc w:val="both"/>
        <w:rPr>
          <w:rFonts w:ascii="Times New Roman" w:hAnsi="Times New Roman" w:cs="Times New Roman"/>
          <w:sz w:val="24"/>
          <w:szCs w:val="24"/>
        </w:rPr>
      </w:pPr>
      <w:r w:rsidRPr="001436A6">
        <w:rPr>
          <w:rFonts w:ascii="Times New Roman" w:hAnsi="Times New Roman" w:cs="Times New Roman"/>
          <w:sz w:val="24"/>
          <w:szCs w:val="24"/>
        </w:rPr>
        <w:t>The results show that there is a small increase in fit, but also an increase in MSFE when trend terms are added to the model. Hence, considering that based on the understanding of the USDBTC market being a highly volatile environment, we will work with the assumption that there is no trend in the time series model.</w:t>
      </w:r>
    </w:p>
    <w:p w14:paraId="360AC208" w14:textId="02316847" w:rsidR="008014DA" w:rsidRPr="00AF75B7" w:rsidRDefault="00F717B8" w:rsidP="008014DA">
      <w:pPr>
        <w:pStyle w:val="Heading2"/>
        <w:numPr>
          <w:ilvl w:val="1"/>
          <w:numId w:val="7"/>
        </w:numPr>
        <w:spacing w:line="360" w:lineRule="auto"/>
        <w:jc w:val="both"/>
        <w:rPr>
          <w:rFonts w:ascii="Times New Roman" w:hAnsi="Times New Roman" w:cs="Times New Roman"/>
          <w:b/>
          <w:bCs/>
          <w:color w:val="auto"/>
          <w:sz w:val="28"/>
          <w:szCs w:val="28"/>
          <w:lang w:val="en-SG"/>
        </w:rPr>
      </w:pPr>
      <w:r>
        <w:rPr>
          <w:rFonts w:ascii="Times New Roman" w:hAnsi="Times New Roman" w:cs="Times New Roman"/>
          <w:b/>
          <w:bCs/>
          <w:color w:val="auto"/>
          <w:sz w:val="28"/>
          <w:szCs w:val="28"/>
          <w:lang w:val="en-SG"/>
        </w:rPr>
        <w:lastRenderedPageBreak/>
        <w:t xml:space="preserve"> </w:t>
      </w:r>
      <w:r w:rsidRPr="00F717B8">
        <w:rPr>
          <w:rFonts w:ascii="Times New Roman" w:hAnsi="Times New Roman" w:cs="Times New Roman"/>
          <w:b/>
          <w:bCs/>
          <w:color w:val="auto"/>
          <w:sz w:val="28"/>
          <w:szCs w:val="28"/>
          <w:lang w:val="en-SG"/>
        </w:rPr>
        <w:t>Variable Modificatio</w:t>
      </w:r>
      <w:r w:rsidR="008014DA">
        <w:rPr>
          <w:rFonts w:ascii="Times New Roman" w:hAnsi="Times New Roman" w:cs="Times New Roman"/>
          <w:b/>
          <w:bCs/>
          <w:color w:val="auto"/>
          <w:sz w:val="28"/>
          <w:szCs w:val="28"/>
          <w:lang w:val="en-SG"/>
        </w:rPr>
        <w:t>n</w:t>
      </w:r>
    </w:p>
    <w:p w14:paraId="545C1FB6" w14:textId="4C38CD85" w:rsidR="7A122413" w:rsidRPr="003705F9" w:rsidRDefault="7A122413" w:rsidP="003705F9">
      <w:pPr>
        <w:ind w:firstLine="360"/>
        <w:jc w:val="both"/>
        <w:rPr>
          <w:rFonts w:ascii="Times New Roman" w:hAnsi="Times New Roman" w:cs="Times New Roman"/>
          <w:sz w:val="24"/>
          <w:szCs w:val="24"/>
        </w:rPr>
      </w:pPr>
      <w:r w:rsidRPr="003705F9">
        <w:rPr>
          <w:rFonts w:ascii="Times New Roman" w:hAnsi="Times New Roman" w:cs="Times New Roman"/>
          <w:sz w:val="24"/>
          <w:szCs w:val="24"/>
        </w:rPr>
        <w:t>Having established that the model’s general structure works when (</w:t>
      </w:r>
      <w:proofErr w:type="spellStart"/>
      <w:r w:rsidRPr="003705F9">
        <w:rPr>
          <w:rFonts w:ascii="Times New Roman" w:hAnsi="Times New Roman" w:cs="Times New Roman"/>
          <w:sz w:val="24"/>
          <w:szCs w:val="24"/>
        </w:rPr>
        <w:t>i</w:t>
      </w:r>
      <w:proofErr w:type="spellEnd"/>
      <w:r w:rsidRPr="003705F9">
        <w:rPr>
          <w:rFonts w:ascii="Times New Roman" w:hAnsi="Times New Roman" w:cs="Times New Roman"/>
          <w:sz w:val="24"/>
          <w:szCs w:val="24"/>
        </w:rPr>
        <w:t>) assuming a causal relationship between endogenous and exogenous variable, and (ii) having no trend, we proceeded to determine the effects of modifying specific parameters and adding non-linear terms and interaction terms to augment the model. This effort was conducted because the exact relationship between the predictors and the dependent variable is not easily reasoned out for the context of the problem. Price movement is a complex variable that is partly governed by social factors (an agglomeration of decisions made by individuals and institutions) as opposed to mathematical patterns. Numerous researchers have</w:t>
      </w:r>
      <w:r w:rsidR="00163DDC">
        <w:rPr>
          <w:rFonts w:ascii="Times New Roman" w:hAnsi="Times New Roman" w:cs="Times New Roman"/>
          <w:sz w:val="24"/>
          <w:szCs w:val="24"/>
        </w:rPr>
        <w:t xml:space="preserve"> also</w:t>
      </w:r>
      <w:r w:rsidRPr="003705F9">
        <w:rPr>
          <w:rFonts w:ascii="Times New Roman" w:hAnsi="Times New Roman" w:cs="Times New Roman"/>
          <w:sz w:val="24"/>
          <w:szCs w:val="24"/>
        </w:rPr>
        <w:t xml:space="preserve"> explored the possibility that price movements can in fact be approximated by using the sentiment of the population as the main predictor</w:t>
      </w:r>
      <w:r w:rsidR="48FD3057" w:rsidRPr="55313EB9">
        <w:rPr>
          <w:rFonts w:ascii="Times New Roman" w:hAnsi="Times New Roman" w:cs="Times New Roman"/>
          <w:sz w:val="24"/>
          <w:szCs w:val="24"/>
        </w:rPr>
        <w:t xml:space="preserve"> </w:t>
      </w:r>
      <w:r w:rsidRPr="003705F9">
        <w:rPr>
          <w:rFonts w:ascii="Times New Roman" w:hAnsi="Times New Roman" w:cs="Times New Roman"/>
          <w:sz w:val="24"/>
          <w:szCs w:val="24"/>
        </w:rPr>
        <w:t xml:space="preserve">[5] and we conduct similar studies in later sections of the paper where we factor in market hype into the model using Google Trends. </w:t>
      </w:r>
      <w:r w:rsidR="00163DDC">
        <w:rPr>
          <w:rFonts w:ascii="Times New Roman" w:hAnsi="Times New Roman" w:cs="Times New Roman"/>
          <w:sz w:val="24"/>
          <w:szCs w:val="24"/>
        </w:rPr>
        <w:t xml:space="preserve">However, </w:t>
      </w:r>
      <w:r w:rsidRPr="003705F9">
        <w:rPr>
          <w:rFonts w:ascii="Times New Roman" w:hAnsi="Times New Roman" w:cs="Times New Roman"/>
          <w:sz w:val="24"/>
          <w:szCs w:val="24"/>
        </w:rPr>
        <w:t>in this section, we work on different variations of the existing predictors to improve the accuracy of the model</w:t>
      </w:r>
      <w:r w:rsidR="00163DDC">
        <w:rPr>
          <w:rFonts w:ascii="Times New Roman" w:hAnsi="Times New Roman" w:cs="Times New Roman"/>
          <w:sz w:val="24"/>
          <w:szCs w:val="24"/>
        </w:rPr>
        <w:t xml:space="preserve"> and discuss the effects of other factors in subsequent sections.</w:t>
      </w:r>
      <w:r w:rsidR="002B53ED" w:rsidRPr="003705F9">
        <w:rPr>
          <w:rFonts w:ascii="Times New Roman" w:hAnsi="Times New Roman" w:cs="Times New Roman"/>
          <w:sz w:val="24"/>
          <w:szCs w:val="24"/>
        </w:rPr>
        <w:t xml:space="preserve"> </w:t>
      </w:r>
    </w:p>
    <w:p w14:paraId="7A23058A" w14:textId="7AB01761" w:rsidR="003705F9" w:rsidRPr="003705F9" w:rsidRDefault="7A122413" w:rsidP="00EB4025">
      <w:pPr>
        <w:ind w:firstLine="360"/>
        <w:jc w:val="both"/>
        <w:rPr>
          <w:rFonts w:ascii="Times New Roman" w:hAnsi="Times New Roman" w:cs="Times New Roman"/>
          <w:sz w:val="24"/>
          <w:szCs w:val="24"/>
        </w:rPr>
      </w:pPr>
      <w:r w:rsidRPr="003705F9">
        <w:rPr>
          <w:rFonts w:ascii="Times New Roman" w:hAnsi="Times New Roman" w:cs="Times New Roman"/>
          <w:sz w:val="24"/>
          <w:szCs w:val="24"/>
        </w:rPr>
        <w:t xml:space="preserve">Firstly, we changed the </w:t>
      </w:r>
      <w:r w:rsidRPr="003705F9">
        <w:rPr>
          <w:rFonts w:ascii="Times New Roman" w:hAnsi="Times New Roman" w:cs="Times New Roman"/>
          <w:i/>
          <w:iCs/>
          <w:sz w:val="24"/>
          <w:szCs w:val="24"/>
        </w:rPr>
        <w:t xml:space="preserve">Forecasted </w:t>
      </w:r>
      <w:r w:rsidRPr="003705F9">
        <w:rPr>
          <w:rFonts w:ascii="Times New Roman" w:hAnsi="Times New Roman" w:cs="Times New Roman"/>
          <w:sz w:val="24"/>
          <w:szCs w:val="24"/>
        </w:rPr>
        <w:t xml:space="preserve">variable to </w:t>
      </w:r>
      <w:r w:rsidRPr="003705F9">
        <w:rPr>
          <w:rFonts w:ascii="Times New Roman" w:hAnsi="Times New Roman" w:cs="Times New Roman"/>
          <w:i/>
          <w:iCs/>
          <w:sz w:val="24"/>
          <w:szCs w:val="24"/>
        </w:rPr>
        <w:t>Forecasted % Profit</w:t>
      </w:r>
      <w:r w:rsidRPr="003705F9">
        <w:rPr>
          <w:rFonts w:ascii="Times New Roman" w:hAnsi="Times New Roman" w:cs="Times New Roman"/>
          <w:sz w:val="24"/>
          <w:szCs w:val="24"/>
        </w:rPr>
        <w:t xml:space="preserve">, which we felt is more relevant considering the dependent variable is a function of the percentage profit. Aside from that, we also corrected the </w:t>
      </w:r>
      <w:r w:rsidRPr="003705F9">
        <w:rPr>
          <w:rFonts w:ascii="Times New Roman" w:hAnsi="Times New Roman" w:cs="Times New Roman"/>
          <w:i/>
          <w:iCs/>
          <w:sz w:val="24"/>
          <w:szCs w:val="24"/>
        </w:rPr>
        <w:t xml:space="preserve">ATR </w:t>
      </w:r>
      <w:r w:rsidRPr="003705F9">
        <w:rPr>
          <w:rFonts w:ascii="Times New Roman" w:hAnsi="Times New Roman" w:cs="Times New Roman"/>
          <w:sz w:val="24"/>
          <w:szCs w:val="24"/>
        </w:rPr>
        <w:t xml:space="preserve">control variable to become </w:t>
      </w:r>
      <w:r w:rsidRPr="003705F9">
        <w:rPr>
          <w:rFonts w:ascii="Times New Roman" w:hAnsi="Times New Roman" w:cs="Times New Roman"/>
          <w:i/>
          <w:iCs/>
          <w:sz w:val="24"/>
          <w:szCs w:val="24"/>
        </w:rPr>
        <w:t>Price Relative ATR</w:t>
      </w:r>
      <w:r w:rsidR="00163DDC">
        <w:rPr>
          <w:rFonts w:ascii="Times New Roman" w:hAnsi="Times New Roman" w:cs="Times New Roman"/>
          <w:sz w:val="24"/>
          <w:szCs w:val="24"/>
        </w:rPr>
        <w:t>.</w:t>
      </w:r>
      <w:r w:rsidRPr="003705F9">
        <w:rPr>
          <w:rFonts w:ascii="Times New Roman" w:hAnsi="Times New Roman" w:cs="Times New Roman"/>
          <w:sz w:val="24"/>
          <w:szCs w:val="24"/>
        </w:rPr>
        <w:t xml:space="preserve"> </w:t>
      </w:r>
      <w:r w:rsidR="00163DDC">
        <w:rPr>
          <w:rFonts w:ascii="Times New Roman" w:hAnsi="Times New Roman" w:cs="Times New Roman"/>
          <w:sz w:val="24"/>
          <w:szCs w:val="24"/>
        </w:rPr>
        <w:t>S</w:t>
      </w:r>
      <w:r w:rsidRPr="003705F9">
        <w:rPr>
          <w:rFonts w:ascii="Times New Roman" w:hAnsi="Times New Roman" w:cs="Times New Roman"/>
          <w:sz w:val="24"/>
          <w:szCs w:val="24"/>
        </w:rPr>
        <w:t xml:space="preserve">ince the </w:t>
      </w:r>
      <w:r w:rsidRPr="003705F9">
        <w:rPr>
          <w:rFonts w:ascii="Times New Roman" w:hAnsi="Times New Roman" w:cs="Times New Roman"/>
          <w:i/>
          <w:iCs/>
          <w:sz w:val="24"/>
          <w:szCs w:val="24"/>
        </w:rPr>
        <w:t xml:space="preserve">ATR </w:t>
      </w:r>
      <w:r w:rsidRPr="003705F9">
        <w:rPr>
          <w:rFonts w:ascii="Times New Roman" w:hAnsi="Times New Roman" w:cs="Times New Roman"/>
          <w:sz w:val="24"/>
          <w:szCs w:val="24"/>
        </w:rPr>
        <w:t xml:space="preserve">is affected by the price, the market would appear to be more volatile when the asset is worth a larger price if is not demeaned by the price. This was similarly done for </w:t>
      </w:r>
      <w:r w:rsidRPr="003705F9">
        <w:rPr>
          <w:rFonts w:ascii="Times New Roman" w:hAnsi="Times New Roman" w:cs="Times New Roman"/>
          <w:i/>
          <w:iCs/>
          <w:sz w:val="24"/>
          <w:szCs w:val="24"/>
        </w:rPr>
        <w:t xml:space="preserve">Volume </w:t>
      </w:r>
      <w:r w:rsidRPr="003705F9">
        <w:rPr>
          <w:rFonts w:ascii="Times New Roman" w:hAnsi="Times New Roman" w:cs="Times New Roman"/>
          <w:sz w:val="24"/>
          <w:szCs w:val="24"/>
        </w:rPr>
        <w:t xml:space="preserve">although in this context, the correction is partial. Volume of trades in Bitcoin increases steadily over time, but in this model, it is being used as a control variable for the market activity. Since there were fewer traders of Bitcoin in </w:t>
      </w:r>
      <w:r w:rsidR="00163DDC">
        <w:rPr>
          <w:rFonts w:ascii="Times New Roman" w:hAnsi="Times New Roman" w:cs="Times New Roman"/>
          <w:sz w:val="24"/>
          <w:szCs w:val="24"/>
        </w:rPr>
        <w:t>its</w:t>
      </w:r>
      <w:r w:rsidRPr="003705F9">
        <w:rPr>
          <w:rFonts w:ascii="Times New Roman" w:hAnsi="Times New Roman" w:cs="Times New Roman"/>
          <w:sz w:val="24"/>
          <w:szCs w:val="24"/>
        </w:rPr>
        <w:t xml:space="preserve"> early stages</w:t>
      </w:r>
      <w:r w:rsidR="00163DDC">
        <w:rPr>
          <w:rFonts w:ascii="Times New Roman" w:hAnsi="Times New Roman" w:cs="Times New Roman"/>
          <w:sz w:val="24"/>
          <w:szCs w:val="24"/>
        </w:rPr>
        <w:t xml:space="preserve">, </w:t>
      </w:r>
      <w:r w:rsidRPr="003705F9">
        <w:rPr>
          <w:rFonts w:ascii="Times New Roman" w:hAnsi="Times New Roman" w:cs="Times New Roman"/>
          <w:sz w:val="24"/>
          <w:szCs w:val="24"/>
        </w:rPr>
        <w:t>the volume of trades required for the market to be considered active in that period should be smaller</w:t>
      </w:r>
      <w:r w:rsidR="00163DDC">
        <w:rPr>
          <w:rFonts w:ascii="Times New Roman" w:hAnsi="Times New Roman" w:cs="Times New Roman"/>
          <w:sz w:val="24"/>
          <w:szCs w:val="24"/>
        </w:rPr>
        <w:t>. We</w:t>
      </w:r>
      <w:r w:rsidRPr="003705F9">
        <w:rPr>
          <w:rFonts w:ascii="Times New Roman" w:hAnsi="Times New Roman" w:cs="Times New Roman"/>
          <w:sz w:val="24"/>
          <w:szCs w:val="24"/>
        </w:rPr>
        <w:t xml:space="preserve"> corrected the market activity with the general popularity of Bitcoin, which is a function of the price, revising it to become </w:t>
      </w:r>
      <w:r w:rsidRPr="003705F9">
        <w:rPr>
          <w:rFonts w:ascii="Times New Roman" w:hAnsi="Times New Roman" w:cs="Times New Roman"/>
          <w:i/>
          <w:iCs/>
          <w:sz w:val="24"/>
          <w:szCs w:val="24"/>
        </w:rPr>
        <w:t>Price Relative Volume</w:t>
      </w:r>
      <w:r w:rsidRPr="003705F9">
        <w:rPr>
          <w:rFonts w:ascii="Times New Roman" w:hAnsi="Times New Roman" w:cs="Times New Roman"/>
          <w:sz w:val="24"/>
          <w:szCs w:val="24"/>
        </w:rPr>
        <w:t>. Lastly, we</w:t>
      </w:r>
      <w:r w:rsidR="00A14F9A">
        <w:rPr>
          <w:rFonts w:ascii="Times New Roman" w:hAnsi="Times New Roman" w:cs="Times New Roman"/>
          <w:sz w:val="24"/>
          <w:szCs w:val="24"/>
        </w:rPr>
        <w:t xml:space="preserve"> </w:t>
      </w:r>
      <w:r w:rsidRPr="003705F9">
        <w:rPr>
          <w:rFonts w:ascii="Times New Roman" w:hAnsi="Times New Roman" w:cs="Times New Roman"/>
          <w:sz w:val="24"/>
          <w:szCs w:val="24"/>
        </w:rPr>
        <w:t xml:space="preserve">applied the same logic to </w:t>
      </w:r>
      <w:r w:rsidRPr="003705F9">
        <w:rPr>
          <w:rFonts w:ascii="Times New Roman" w:hAnsi="Times New Roman" w:cs="Times New Roman"/>
          <w:i/>
          <w:iCs/>
          <w:sz w:val="24"/>
          <w:szCs w:val="24"/>
        </w:rPr>
        <w:t>Close-EMA200 Price Diff</w:t>
      </w:r>
      <w:r w:rsidRPr="003705F9">
        <w:rPr>
          <w:rFonts w:ascii="Times New Roman" w:hAnsi="Times New Roman" w:cs="Times New Roman"/>
          <w:sz w:val="24"/>
          <w:szCs w:val="24"/>
        </w:rPr>
        <w:t xml:space="preserve"> and revised it to become </w:t>
      </w:r>
      <w:r w:rsidRPr="003705F9">
        <w:rPr>
          <w:rFonts w:ascii="Times New Roman" w:hAnsi="Times New Roman" w:cs="Times New Roman"/>
          <w:i/>
          <w:iCs/>
          <w:sz w:val="24"/>
          <w:szCs w:val="24"/>
        </w:rPr>
        <w:t xml:space="preserve">Price </w:t>
      </w:r>
      <w:proofErr w:type="gramStart"/>
      <w:r w:rsidRPr="003705F9">
        <w:rPr>
          <w:rFonts w:ascii="Times New Roman" w:hAnsi="Times New Roman" w:cs="Times New Roman"/>
          <w:i/>
          <w:iCs/>
          <w:sz w:val="24"/>
          <w:szCs w:val="24"/>
        </w:rPr>
        <w:t>Relative</w:t>
      </w:r>
      <w:proofErr w:type="gramEnd"/>
      <w:r w:rsidRPr="003705F9">
        <w:rPr>
          <w:rFonts w:ascii="Times New Roman" w:hAnsi="Times New Roman" w:cs="Times New Roman"/>
          <w:i/>
          <w:iCs/>
          <w:sz w:val="24"/>
          <w:szCs w:val="24"/>
        </w:rPr>
        <w:t xml:space="preserve"> Close-EMA200 Price Diff</w:t>
      </w:r>
      <w:r w:rsidRPr="003705F9">
        <w:rPr>
          <w:rFonts w:ascii="Times New Roman" w:hAnsi="Times New Roman" w:cs="Times New Roman"/>
          <w:sz w:val="24"/>
          <w:szCs w:val="24"/>
        </w:rPr>
        <w:t xml:space="preserve"> which captures the deviation from the exponential moving average relative to the magnitude of the price. We found that by making these adjustments, the variable’s coefficients all </w:t>
      </w:r>
      <w:r w:rsidR="00163DDC">
        <w:rPr>
          <w:rFonts w:ascii="Times New Roman" w:hAnsi="Times New Roman" w:cs="Times New Roman"/>
          <w:sz w:val="24"/>
          <w:szCs w:val="24"/>
        </w:rPr>
        <w:t>increased</w:t>
      </w:r>
      <w:r w:rsidRPr="003705F9">
        <w:rPr>
          <w:rFonts w:ascii="Times New Roman" w:hAnsi="Times New Roman" w:cs="Times New Roman"/>
          <w:sz w:val="24"/>
          <w:szCs w:val="24"/>
        </w:rPr>
        <w:t xml:space="preserve">, indicating that the significance they have on the model has increased. Most notably we noted that the </w:t>
      </w:r>
      <w:r w:rsidRPr="003705F9">
        <w:rPr>
          <w:rFonts w:ascii="Times New Roman" w:hAnsi="Times New Roman" w:cs="Times New Roman"/>
          <w:i/>
          <w:iCs/>
          <w:sz w:val="24"/>
          <w:szCs w:val="24"/>
        </w:rPr>
        <w:t>Close-EMA200 Price Diff</w:t>
      </w:r>
      <w:r w:rsidRPr="003705F9">
        <w:rPr>
          <w:rFonts w:ascii="Times New Roman" w:hAnsi="Times New Roman" w:cs="Times New Roman"/>
          <w:sz w:val="24"/>
          <w:szCs w:val="24"/>
        </w:rPr>
        <w:t xml:space="preserve"> becomes statistically significant at the 1% level of significance when this modification is made. The net effects to the model fit and performance is captured in Table 4. while the changes to the variable’s coefficients and statistical significance are captured in Table 5.</w:t>
      </w:r>
    </w:p>
    <w:tbl>
      <w:tblPr>
        <w:tblW w:w="0" w:type="auto"/>
        <w:jc w:val="center"/>
        <w:tblLayout w:type="fixed"/>
        <w:tblLook w:val="04A0" w:firstRow="1" w:lastRow="0" w:firstColumn="1" w:lastColumn="0" w:noHBand="0" w:noVBand="1"/>
      </w:tblPr>
      <w:tblGrid>
        <w:gridCol w:w="1305"/>
        <w:gridCol w:w="3120"/>
        <w:gridCol w:w="2490"/>
        <w:gridCol w:w="585"/>
        <w:gridCol w:w="645"/>
      </w:tblGrid>
      <w:tr w:rsidR="009734F0" w:rsidRPr="009734F0" w14:paraId="6577592D" w14:textId="77777777" w:rsidTr="2E7FAA36">
        <w:trPr>
          <w:trHeight w:val="300"/>
          <w:jc w:val="center"/>
        </w:trPr>
        <w:tc>
          <w:tcPr>
            <w:tcW w:w="8145" w:type="dxa"/>
            <w:gridSpan w:val="5"/>
            <w:tcBorders>
              <w:bottom w:val="single" w:sz="6" w:space="0" w:color="auto"/>
            </w:tcBorders>
          </w:tcPr>
          <w:p w14:paraId="22F9F950" w14:textId="0533C188" w:rsidR="2E7FAA36" w:rsidRPr="009734F0" w:rsidRDefault="2E7FAA36" w:rsidP="2E7FAA36">
            <w:pPr>
              <w:ind w:right="-46"/>
              <w:jc w:val="center"/>
              <w:rPr>
                <w:rFonts w:ascii="Times New Roman" w:eastAsia="Times New Roman" w:hAnsi="Times New Roman" w:cs="Times New Roman"/>
                <w:sz w:val="24"/>
                <w:szCs w:val="24"/>
              </w:rPr>
            </w:pPr>
            <w:r w:rsidRPr="00935611">
              <w:rPr>
                <w:rFonts w:ascii="Times New Roman" w:eastAsia="Times New Roman" w:hAnsi="Times New Roman" w:cs="Times New Roman"/>
                <w:b/>
                <w:bCs/>
                <w:sz w:val="24"/>
                <w:szCs w:val="24"/>
              </w:rPr>
              <w:t>Table 4: ADL Model Comparison (Effects of Modification of Terms)</w:t>
            </w:r>
          </w:p>
        </w:tc>
      </w:tr>
      <w:tr w:rsidR="009734F0" w:rsidRPr="009734F0" w14:paraId="656411EC" w14:textId="77777777" w:rsidTr="2E7FAA36">
        <w:trPr>
          <w:trHeight w:val="300"/>
          <w:jc w:val="center"/>
        </w:trPr>
        <w:tc>
          <w:tcPr>
            <w:tcW w:w="1305" w:type="dxa"/>
            <w:tcBorders>
              <w:top w:val="single" w:sz="6" w:space="0" w:color="auto"/>
              <w:bottom w:val="single" w:sz="6" w:space="0" w:color="auto"/>
            </w:tcBorders>
          </w:tcPr>
          <w:p w14:paraId="17D03698" w14:textId="6B15394B" w:rsidR="2E7FAA36" w:rsidRPr="009734F0" w:rsidRDefault="2E7FAA36" w:rsidP="2E7FAA36">
            <w:pPr>
              <w:ind w:right="-46"/>
              <w:jc w:val="center"/>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rPr>
              <w:t>Model</w:t>
            </w:r>
          </w:p>
        </w:tc>
        <w:tc>
          <w:tcPr>
            <w:tcW w:w="3120" w:type="dxa"/>
            <w:tcBorders>
              <w:top w:val="single" w:sz="6" w:space="0" w:color="auto"/>
              <w:bottom w:val="single" w:sz="6" w:space="0" w:color="auto"/>
            </w:tcBorders>
          </w:tcPr>
          <w:p w14:paraId="20D71A07" w14:textId="1EBC0F8F" w:rsidR="2E7FAA36" w:rsidRPr="009734F0" w:rsidRDefault="2E7FAA36" w:rsidP="2E7FAA36">
            <w:pPr>
              <w:ind w:right="-46"/>
              <w:jc w:val="center"/>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rPr>
              <w:t>AR(1)-BH(1) Pre-Modified</w:t>
            </w:r>
          </w:p>
        </w:tc>
        <w:tc>
          <w:tcPr>
            <w:tcW w:w="3075" w:type="dxa"/>
            <w:gridSpan w:val="2"/>
            <w:tcBorders>
              <w:top w:val="single" w:sz="6" w:space="0" w:color="auto"/>
              <w:bottom w:val="single" w:sz="6" w:space="0" w:color="auto"/>
            </w:tcBorders>
          </w:tcPr>
          <w:p w14:paraId="146A8AED" w14:textId="0E592A6E" w:rsidR="2E7FAA36" w:rsidRPr="009734F0" w:rsidRDefault="2E7FAA36" w:rsidP="2E7FAA36">
            <w:pPr>
              <w:ind w:right="-46"/>
              <w:jc w:val="center"/>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rPr>
              <w:t>AR(1)-BH(1) Post-Modified</w:t>
            </w:r>
          </w:p>
        </w:tc>
        <w:tc>
          <w:tcPr>
            <w:tcW w:w="645" w:type="dxa"/>
            <w:tcBorders>
              <w:top w:val="single" w:sz="6" w:space="0" w:color="auto"/>
              <w:bottom w:val="single" w:sz="6" w:space="0" w:color="auto"/>
            </w:tcBorders>
          </w:tcPr>
          <w:p w14:paraId="71DEE861" w14:textId="560BD366" w:rsidR="2E7FAA36" w:rsidRPr="009734F0" w:rsidRDefault="2E7FAA36" w:rsidP="2E7FAA36">
            <w:pPr>
              <w:ind w:right="-46"/>
              <w:jc w:val="center"/>
              <w:rPr>
                <w:rFonts w:ascii="Times New Roman" w:eastAsia="Times New Roman" w:hAnsi="Times New Roman" w:cs="Times New Roman"/>
                <w:sz w:val="24"/>
                <w:szCs w:val="24"/>
              </w:rPr>
            </w:pPr>
          </w:p>
        </w:tc>
      </w:tr>
      <w:tr w:rsidR="009734F0" w:rsidRPr="009734F0" w14:paraId="68CA83D1" w14:textId="77777777" w:rsidTr="2E7FAA36">
        <w:trPr>
          <w:jc w:val="center"/>
        </w:trPr>
        <w:tc>
          <w:tcPr>
            <w:tcW w:w="1305" w:type="dxa"/>
            <w:tcBorders>
              <w:top w:val="single" w:sz="6" w:space="0" w:color="auto"/>
              <w:bottom w:val="single" w:sz="6" w:space="0" w:color="auto"/>
            </w:tcBorders>
          </w:tcPr>
          <w:p w14:paraId="0042954F" w14:textId="3F0DD831" w:rsidR="2E7FAA36" w:rsidRPr="009734F0" w:rsidRDefault="2E7FAA36" w:rsidP="2E7FAA36">
            <w:pPr>
              <w:ind w:right="-46"/>
              <w:jc w:val="center"/>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rPr>
              <w:t>Causal</w:t>
            </w:r>
          </w:p>
        </w:tc>
        <w:tc>
          <w:tcPr>
            <w:tcW w:w="3120" w:type="dxa"/>
            <w:tcBorders>
              <w:top w:val="single" w:sz="6" w:space="0" w:color="auto"/>
              <w:bottom w:val="single" w:sz="6" w:space="0" w:color="auto"/>
            </w:tcBorders>
          </w:tcPr>
          <w:p w14:paraId="0253AFB5" w14:textId="5FCFEC96" w:rsidR="2E7FAA36" w:rsidRPr="009734F0" w:rsidRDefault="2E7FAA36" w:rsidP="2E7FAA36">
            <w:pPr>
              <w:ind w:right="-46"/>
              <w:jc w:val="center"/>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rPr>
              <w:t>False</w:t>
            </w:r>
          </w:p>
        </w:tc>
        <w:tc>
          <w:tcPr>
            <w:tcW w:w="2490" w:type="dxa"/>
            <w:tcBorders>
              <w:top w:val="single" w:sz="6" w:space="0" w:color="auto"/>
              <w:bottom w:val="single" w:sz="6" w:space="0" w:color="auto"/>
            </w:tcBorders>
          </w:tcPr>
          <w:p w14:paraId="45130836" w14:textId="17168847" w:rsidR="2E7FAA36" w:rsidRPr="009734F0" w:rsidRDefault="2E7FAA36" w:rsidP="2E7FAA36">
            <w:pPr>
              <w:ind w:right="-46"/>
              <w:jc w:val="center"/>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rPr>
              <w:t>False</w:t>
            </w:r>
          </w:p>
        </w:tc>
        <w:tc>
          <w:tcPr>
            <w:tcW w:w="1230" w:type="dxa"/>
            <w:gridSpan w:val="2"/>
            <w:tcBorders>
              <w:top w:val="single" w:sz="6" w:space="0" w:color="auto"/>
              <w:bottom w:val="single" w:sz="6" w:space="0" w:color="auto"/>
            </w:tcBorders>
          </w:tcPr>
          <w:p w14:paraId="62E7E6F0" w14:textId="705DB25F" w:rsidR="2E7FAA36" w:rsidRPr="009734F0" w:rsidRDefault="2E7FAA36" w:rsidP="2E7FAA36">
            <w:pPr>
              <w:ind w:right="-46"/>
              <w:jc w:val="center"/>
              <w:rPr>
                <w:rFonts w:ascii="Times New Roman" w:eastAsia="Times New Roman" w:hAnsi="Times New Roman" w:cs="Times New Roman"/>
                <w:sz w:val="24"/>
                <w:szCs w:val="24"/>
              </w:rPr>
            </w:pPr>
          </w:p>
        </w:tc>
      </w:tr>
      <w:tr w:rsidR="009734F0" w:rsidRPr="009734F0" w14:paraId="4C56F884" w14:textId="77777777" w:rsidTr="2E7FAA36">
        <w:trPr>
          <w:jc w:val="center"/>
        </w:trPr>
        <w:tc>
          <w:tcPr>
            <w:tcW w:w="1305" w:type="dxa"/>
            <w:tcBorders>
              <w:top w:val="single" w:sz="6" w:space="0" w:color="auto"/>
              <w:bottom w:val="single" w:sz="6" w:space="0" w:color="auto"/>
            </w:tcBorders>
          </w:tcPr>
          <w:p w14:paraId="627BC71C" w14:textId="515D705C" w:rsidR="2E7FAA36" w:rsidRPr="009734F0" w:rsidRDefault="2E7FAA36" w:rsidP="2E7FAA36">
            <w:pPr>
              <w:ind w:right="-46"/>
              <w:jc w:val="center"/>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rPr>
              <w:t>Trend</w:t>
            </w:r>
          </w:p>
        </w:tc>
        <w:tc>
          <w:tcPr>
            <w:tcW w:w="3120" w:type="dxa"/>
            <w:tcBorders>
              <w:top w:val="single" w:sz="6" w:space="0" w:color="auto"/>
              <w:bottom w:val="single" w:sz="6" w:space="0" w:color="auto"/>
            </w:tcBorders>
          </w:tcPr>
          <w:p w14:paraId="2309792E" w14:textId="07367670" w:rsidR="2E7FAA36" w:rsidRPr="009734F0" w:rsidRDefault="2E7FAA36" w:rsidP="2E7FAA36">
            <w:pPr>
              <w:ind w:right="-46"/>
              <w:jc w:val="center"/>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rPr>
              <w:t>No Trend</w:t>
            </w:r>
          </w:p>
        </w:tc>
        <w:tc>
          <w:tcPr>
            <w:tcW w:w="2490" w:type="dxa"/>
            <w:tcBorders>
              <w:top w:val="single" w:sz="6" w:space="0" w:color="auto"/>
              <w:bottom w:val="single" w:sz="6" w:space="0" w:color="auto"/>
            </w:tcBorders>
          </w:tcPr>
          <w:p w14:paraId="14673ADF" w14:textId="4B43684B" w:rsidR="2E7FAA36" w:rsidRPr="009734F0" w:rsidRDefault="2E7FAA36" w:rsidP="2E7FAA36">
            <w:pPr>
              <w:ind w:right="-46"/>
              <w:jc w:val="center"/>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rPr>
              <w:t>No Trend</w:t>
            </w:r>
          </w:p>
        </w:tc>
        <w:tc>
          <w:tcPr>
            <w:tcW w:w="1230" w:type="dxa"/>
            <w:gridSpan w:val="2"/>
            <w:tcBorders>
              <w:top w:val="single" w:sz="6" w:space="0" w:color="auto"/>
              <w:bottom w:val="single" w:sz="6" w:space="0" w:color="auto"/>
            </w:tcBorders>
          </w:tcPr>
          <w:p w14:paraId="5AEC93A9" w14:textId="6B55DE12" w:rsidR="2E7FAA36" w:rsidRPr="009734F0" w:rsidRDefault="2E7FAA36" w:rsidP="2E7FAA36">
            <w:pPr>
              <w:ind w:right="-46"/>
              <w:jc w:val="center"/>
              <w:rPr>
                <w:rFonts w:ascii="Times New Roman" w:eastAsia="Times New Roman" w:hAnsi="Times New Roman" w:cs="Times New Roman"/>
                <w:sz w:val="24"/>
                <w:szCs w:val="24"/>
              </w:rPr>
            </w:pPr>
          </w:p>
        </w:tc>
      </w:tr>
      <w:tr w:rsidR="2E7FAA36" w:rsidRPr="009734F0" w14:paraId="03608664" w14:textId="77777777" w:rsidTr="2E7FAA36">
        <w:trPr>
          <w:jc w:val="center"/>
        </w:trPr>
        <w:tc>
          <w:tcPr>
            <w:tcW w:w="1305" w:type="dxa"/>
            <w:tcBorders>
              <w:top w:val="single" w:sz="6" w:space="0" w:color="auto"/>
              <w:bottom w:val="single" w:sz="6" w:space="0" w:color="auto"/>
            </w:tcBorders>
          </w:tcPr>
          <w:p w14:paraId="4337E59A" w14:textId="4A527477" w:rsidR="2E7FAA36" w:rsidRPr="009734F0" w:rsidRDefault="2E7FAA36" w:rsidP="2E7FAA36">
            <w:pPr>
              <w:ind w:right="-46"/>
              <w:jc w:val="center"/>
              <w:rPr>
                <w:rFonts w:ascii="Times New Roman" w:eastAsia="Times New Roman" w:hAnsi="Times New Roman" w:cs="Times New Roman"/>
                <w:sz w:val="19"/>
                <w:szCs w:val="19"/>
              </w:rPr>
            </w:pPr>
            <w:r w:rsidRPr="009734F0">
              <w:rPr>
                <w:rFonts w:ascii="Times New Roman" w:eastAsia="Times New Roman" w:hAnsi="Times New Roman" w:cs="Times New Roman"/>
                <w:sz w:val="24"/>
                <w:szCs w:val="24"/>
                <w:lang w:val="en-SG"/>
              </w:rPr>
              <w:t>MSFE</w:t>
            </w:r>
            <w:r w:rsidRPr="009734F0">
              <w:rPr>
                <w:rFonts w:ascii="Times New Roman" w:eastAsia="Times New Roman" w:hAnsi="Times New Roman" w:cs="Times New Roman"/>
                <w:sz w:val="24"/>
                <w:szCs w:val="24"/>
                <w:vertAlign w:val="subscript"/>
                <w:lang w:val="en-SG"/>
              </w:rPr>
              <w:t>FPE</w:t>
            </w:r>
          </w:p>
        </w:tc>
        <w:tc>
          <w:tcPr>
            <w:tcW w:w="3120" w:type="dxa"/>
            <w:tcBorders>
              <w:top w:val="single" w:sz="6" w:space="0" w:color="auto"/>
              <w:bottom w:val="single" w:sz="6" w:space="0" w:color="auto"/>
            </w:tcBorders>
          </w:tcPr>
          <w:p w14:paraId="33F1F36D" w14:textId="1340CC00" w:rsidR="2E7FAA36" w:rsidRPr="009734F0" w:rsidRDefault="2E7FAA36" w:rsidP="2E7FAA36">
            <w:pPr>
              <w:ind w:right="-46"/>
              <w:jc w:val="center"/>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rPr>
              <w:t>0.001392</w:t>
            </w:r>
          </w:p>
        </w:tc>
        <w:tc>
          <w:tcPr>
            <w:tcW w:w="2490" w:type="dxa"/>
            <w:tcBorders>
              <w:top w:val="single" w:sz="6" w:space="0" w:color="auto"/>
              <w:bottom w:val="single" w:sz="6" w:space="0" w:color="auto"/>
            </w:tcBorders>
          </w:tcPr>
          <w:p w14:paraId="11C740B4" w14:textId="4F844302" w:rsidR="2E7FAA36" w:rsidRPr="009734F0" w:rsidRDefault="2E7FAA36" w:rsidP="2E7FAA36">
            <w:pPr>
              <w:ind w:right="-46"/>
              <w:jc w:val="center"/>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rPr>
              <w:t>0.001401</w:t>
            </w:r>
          </w:p>
        </w:tc>
        <w:tc>
          <w:tcPr>
            <w:tcW w:w="1230" w:type="dxa"/>
            <w:gridSpan w:val="2"/>
            <w:tcBorders>
              <w:top w:val="single" w:sz="6" w:space="0" w:color="auto"/>
              <w:bottom w:val="single" w:sz="6" w:space="0" w:color="auto"/>
            </w:tcBorders>
          </w:tcPr>
          <w:p w14:paraId="6E31BD0A" w14:textId="2C1099CC" w:rsidR="2E7FAA36" w:rsidRPr="009734F0" w:rsidRDefault="2E7FAA36" w:rsidP="2E7FAA36">
            <w:pPr>
              <w:ind w:right="-46"/>
              <w:jc w:val="center"/>
              <w:rPr>
                <w:rFonts w:ascii="Times New Roman" w:eastAsia="Times New Roman" w:hAnsi="Times New Roman" w:cs="Times New Roman"/>
                <w:sz w:val="24"/>
                <w:szCs w:val="24"/>
              </w:rPr>
            </w:pPr>
          </w:p>
        </w:tc>
      </w:tr>
    </w:tbl>
    <w:p w14:paraId="160C838A" w14:textId="0D75A12D" w:rsidR="2E7FAA36" w:rsidRDefault="2E7FAA36" w:rsidP="2E7FAA36">
      <w:pPr>
        <w:jc w:val="center"/>
        <w:rPr>
          <w:rFonts w:ascii="Times New Roman" w:hAnsi="Times New Roman" w:cs="Times New Roman"/>
        </w:rPr>
      </w:pPr>
    </w:p>
    <w:p w14:paraId="74B4FD52" w14:textId="77777777" w:rsidR="003E0C43" w:rsidRDefault="003E0C43" w:rsidP="2E7FAA36">
      <w:pPr>
        <w:jc w:val="center"/>
        <w:rPr>
          <w:rFonts w:ascii="Times New Roman" w:hAnsi="Times New Roman" w:cs="Times New Roman"/>
        </w:rPr>
      </w:pPr>
    </w:p>
    <w:tbl>
      <w:tblPr>
        <w:tblStyle w:val="GridTable1Light-Accent1"/>
        <w:tblpPr w:leftFromText="180" w:rightFromText="180" w:vertAnchor="text" w:tblpY="-6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2"/>
        <w:gridCol w:w="1862"/>
        <w:gridCol w:w="1083"/>
        <w:gridCol w:w="1832"/>
        <w:gridCol w:w="1173"/>
        <w:gridCol w:w="1142"/>
      </w:tblGrid>
      <w:tr w:rsidR="00A14F9A" w:rsidRPr="001436A6" w14:paraId="41BD2CD3" w14:textId="77777777" w:rsidTr="00A14F9A">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8954" w:type="dxa"/>
            <w:gridSpan w:val="6"/>
            <w:tcBorders>
              <w:bottom w:val="none" w:sz="0" w:space="0" w:color="auto"/>
            </w:tcBorders>
          </w:tcPr>
          <w:p w14:paraId="76EEC9B5" w14:textId="77777777" w:rsidR="00A14F9A" w:rsidRPr="001436A6" w:rsidRDefault="00A14F9A" w:rsidP="00A14F9A">
            <w:pPr>
              <w:jc w:val="center"/>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Table 5. Effects of Modification of Terms</w:t>
            </w:r>
          </w:p>
        </w:tc>
      </w:tr>
      <w:tr w:rsidR="00A14F9A" w:rsidRPr="001436A6" w14:paraId="6D59DB15" w14:textId="77777777" w:rsidTr="00A14F9A">
        <w:trPr>
          <w:trHeight w:val="268"/>
        </w:trPr>
        <w:tc>
          <w:tcPr>
            <w:cnfStyle w:val="001000000000" w:firstRow="0" w:lastRow="0" w:firstColumn="1" w:lastColumn="0" w:oddVBand="0" w:evenVBand="0" w:oddHBand="0" w:evenHBand="0" w:firstRowFirstColumn="0" w:firstRowLastColumn="0" w:lastRowFirstColumn="0" w:lastRowLastColumn="0"/>
            <w:tcW w:w="1862" w:type="dxa"/>
          </w:tcPr>
          <w:p w14:paraId="116D7D7C" w14:textId="77777777" w:rsidR="00A14F9A" w:rsidRPr="001436A6" w:rsidRDefault="00A14F9A" w:rsidP="00A14F9A">
            <w:pPr>
              <w:jc w:val="center"/>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Pre-Modified Variable</w:t>
            </w:r>
          </w:p>
        </w:tc>
        <w:tc>
          <w:tcPr>
            <w:tcW w:w="1862" w:type="dxa"/>
          </w:tcPr>
          <w:p w14:paraId="3073C7ED"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1436A6">
              <w:rPr>
                <w:rFonts w:ascii="Times New Roman" w:eastAsia="Times New Roman" w:hAnsi="Times New Roman" w:cs="Times New Roman"/>
                <w:b/>
                <w:bCs/>
                <w:sz w:val="24"/>
                <w:szCs w:val="24"/>
              </w:rPr>
              <w:t>Pre-Modified Coefficient</w:t>
            </w:r>
          </w:p>
        </w:tc>
        <w:tc>
          <w:tcPr>
            <w:tcW w:w="1083" w:type="dxa"/>
          </w:tcPr>
          <w:p w14:paraId="64C9ACAE"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1436A6">
              <w:rPr>
                <w:rFonts w:ascii="Times New Roman" w:eastAsia="Times New Roman" w:hAnsi="Times New Roman" w:cs="Times New Roman"/>
                <w:b/>
                <w:bCs/>
                <w:sz w:val="24"/>
                <w:szCs w:val="24"/>
              </w:rPr>
              <w:t>Pre-Modified P&gt;|z|</w:t>
            </w:r>
          </w:p>
        </w:tc>
        <w:tc>
          <w:tcPr>
            <w:tcW w:w="1832" w:type="dxa"/>
          </w:tcPr>
          <w:p w14:paraId="27F28A65"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1436A6">
              <w:rPr>
                <w:rFonts w:ascii="Times New Roman" w:eastAsia="Times New Roman" w:hAnsi="Times New Roman" w:cs="Times New Roman"/>
                <w:b/>
                <w:bCs/>
                <w:sz w:val="24"/>
                <w:szCs w:val="24"/>
              </w:rPr>
              <w:t>Post-Modified Variable</w:t>
            </w:r>
          </w:p>
        </w:tc>
        <w:tc>
          <w:tcPr>
            <w:tcW w:w="1173" w:type="dxa"/>
          </w:tcPr>
          <w:p w14:paraId="1EB40FD9"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1436A6">
              <w:rPr>
                <w:rFonts w:ascii="Times New Roman" w:eastAsia="Times New Roman" w:hAnsi="Times New Roman" w:cs="Times New Roman"/>
                <w:b/>
                <w:bCs/>
                <w:sz w:val="24"/>
                <w:szCs w:val="24"/>
              </w:rPr>
              <w:t>Post-Modified Coefficient</w:t>
            </w:r>
          </w:p>
        </w:tc>
        <w:tc>
          <w:tcPr>
            <w:tcW w:w="1138" w:type="dxa"/>
          </w:tcPr>
          <w:p w14:paraId="7CD0B26C"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1436A6">
              <w:rPr>
                <w:rFonts w:ascii="Times New Roman" w:eastAsia="Times New Roman" w:hAnsi="Times New Roman" w:cs="Times New Roman"/>
                <w:b/>
                <w:bCs/>
                <w:sz w:val="24"/>
                <w:szCs w:val="24"/>
              </w:rPr>
              <w:t>Post-Modified P&gt;|z|</w:t>
            </w:r>
          </w:p>
        </w:tc>
      </w:tr>
      <w:tr w:rsidR="00A14F9A" w:rsidRPr="001436A6" w14:paraId="6B4232B4" w14:textId="77777777" w:rsidTr="00A14F9A">
        <w:trPr>
          <w:trHeight w:val="577"/>
        </w:trPr>
        <w:tc>
          <w:tcPr>
            <w:cnfStyle w:val="001000000000" w:firstRow="0" w:lastRow="0" w:firstColumn="1" w:lastColumn="0" w:oddVBand="0" w:evenVBand="0" w:oddHBand="0" w:evenHBand="0" w:firstRowFirstColumn="0" w:firstRowLastColumn="0" w:lastRowFirstColumn="0" w:lastRowLastColumn="0"/>
            <w:tcW w:w="1862" w:type="dxa"/>
          </w:tcPr>
          <w:p w14:paraId="2B36AC97" w14:textId="77777777" w:rsidR="00A14F9A" w:rsidRPr="001436A6" w:rsidRDefault="00A14F9A" w:rsidP="00A14F9A">
            <w:pPr>
              <w:jc w:val="center"/>
              <w:rPr>
                <w:rFonts w:ascii="Times New Roman" w:eastAsia="Times New Roman" w:hAnsi="Times New Roman" w:cs="Times New Roman"/>
                <w:b w:val="0"/>
                <w:bCs w:val="0"/>
                <w:sz w:val="24"/>
                <w:szCs w:val="24"/>
              </w:rPr>
            </w:pPr>
            <w:r w:rsidRPr="001436A6">
              <w:rPr>
                <w:rFonts w:ascii="Times New Roman" w:eastAsia="Times New Roman" w:hAnsi="Times New Roman" w:cs="Times New Roman"/>
                <w:b w:val="0"/>
                <w:bCs w:val="0"/>
                <w:sz w:val="24"/>
                <w:szCs w:val="24"/>
              </w:rPr>
              <w:t>Volume.L0</w:t>
            </w:r>
          </w:p>
        </w:tc>
        <w:tc>
          <w:tcPr>
            <w:tcW w:w="1862" w:type="dxa"/>
          </w:tcPr>
          <w:p w14:paraId="6B87EF59"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-3.77E-13</w:t>
            </w:r>
          </w:p>
        </w:tc>
        <w:tc>
          <w:tcPr>
            <w:tcW w:w="1083" w:type="dxa"/>
          </w:tcPr>
          <w:p w14:paraId="58F62902"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0.358</w:t>
            </w:r>
          </w:p>
        </w:tc>
        <w:tc>
          <w:tcPr>
            <w:tcW w:w="1832" w:type="dxa"/>
          </w:tcPr>
          <w:p w14:paraId="76901F58"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Price Relative Volume.L0</w:t>
            </w:r>
          </w:p>
        </w:tc>
        <w:tc>
          <w:tcPr>
            <w:tcW w:w="1173" w:type="dxa"/>
          </w:tcPr>
          <w:p w14:paraId="120F6935"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-1.59E-10</w:t>
            </w:r>
          </w:p>
        </w:tc>
        <w:tc>
          <w:tcPr>
            <w:tcW w:w="1138" w:type="dxa"/>
          </w:tcPr>
          <w:p w14:paraId="7443E201"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0.955</w:t>
            </w:r>
          </w:p>
        </w:tc>
      </w:tr>
      <w:tr w:rsidR="00A14F9A" w:rsidRPr="001436A6" w14:paraId="1A0804BF" w14:textId="77777777" w:rsidTr="00A14F9A">
        <w:trPr>
          <w:trHeight w:val="496"/>
        </w:trPr>
        <w:tc>
          <w:tcPr>
            <w:cnfStyle w:val="001000000000" w:firstRow="0" w:lastRow="0" w:firstColumn="1" w:lastColumn="0" w:oddVBand="0" w:evenVBand="0" w:oddHBand="0" w:evenHBand="0" w:firstRowFirstColumn="0" w:firstRowLastColumn="0" w:lastRowFirstColumn="0" w:lastRowLastColumn="0"/>
            <w:tcW w:w="1862" w:type="dxa"/>
          </w:tcPr>
          <w:p w14:paraId="65A0046C" w14:textId="77777777" w:rsidR="00A14F9A" w:rsidRPr="001436A6" w:rsidRDefault="00A14F9A" w:rsidP="00A14F9A">
            <w:pPr>
              <w:jc w:val="center"/>
              <w:rPr>
                <w:rFonts w:ascii="Times New Roman" w:eastAsia="Times New Roman" w:hAnsi="Times New Roman" w:cs="Times New Roman"/>
                <w:b w:val="0"/>
                <w:bCs w:val="0"/>
                <w:sz w:val="24"/>
                <w:szCs w:val="24"/>
              </w:rPr>
            </w:pPr>
            <w:r w:rsidRPr="001436A6">
              <w:rPr>
                <w:rFonts w:ascii="Times New Roman" w:eastAsia="Times New Roman" w:hAnsi="Times New Roman" w:cs="Times New Roman"/>
                <w:b w:val="0"/>
                <w:bCs w:val="0"/>
                <w:sz w:val="24"/>
                <w:szCs w:val="24"/>
              </w:rPr>
              <w:t>Volume.L1</w:t>
            </w:r>
          </w:p>
        </w:tc>
        <w:tc>
          <w:tcPr>
            <w:tcW w:w="1862" w:type="dxa"/>
          </w:tcPr>
          <w:p w14:paraId="46D685C4"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3.12E-13</w:t>
            </w:r>
          </w:p>
        </w:tc>
        <w:tc>
          <w:tcPr>
            <w:tcW w:w="1083" w:type="dxa"/>
          </w:tcPr>
          <w:p w14:paraId="2ED68493"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0.435</w:t>
            </w:r>
          </w:p>
        </w:tc>
        <w:tc>
          <w:tcPr>
            <w:tcW w:w="1832" w:type="dxa"/>
          </w:tcPr>
          <w:p w14:paraId="76A8C31B"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Price Relative Volume.L1</w:t>
            </w:r>
          </w:p>
        </w:tc>
        <w:tc>
          <w:tcPr>
            <w:tcW w:w="1173" w:type="dxa"/>
          </w:tcPr>
          <w:p w14:paraId="4351DC7E"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8.22E-10</w:t>
            </w:r>
          </w:p>
        </w:tc>
        <w:tc>
          <w:tcPr>
            <w:tcW w:w="1138" w:type="dxa"/>
          </w:tcPr>
          <w:p w14:paraId="3684A704"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0.765</w:t>
            </w:r>
          </w:p>
        </w:tc>
      </w:tr>
      <w:tr w:rsidR="00A14F9A" w:rsidRPr="001436A6" w14:paraId="2DDEC7FC" w14:textId="77777777" w:rsidTr="00A14F9A">
        <w:trPr>
          <w:trHeight w:val="726"/>
        </w:trPr>
        <w:tc>
          <w:tcPr>
            <w:cnfStyle w:val="001000000000" w:firstRow="0" w:lastRow="0" w:firstColumn="1" w:lastColumn="0" w:oddVBand="0" w:evenVBand="0" w:oddHBand="0" w:evenHBand="0" w:firstRowFirstColumn="0" w:firstRowLastColumn="0" w:lastRowFirstColumn="0" w:lastRowLastColumn="0"/>
            <w:tcW w:w="1862" w:type="dxa"/>
          </w:tcPr>
          <w:p w14:paraId="40AAC105" w14:textId="77777777" w:rsidR="00A14F9A" w:rsidRPr="001436A6" w:rsidRDefault="00A14F9A" w:rsidP="00A14F9A">
            <w:pPr>
              <w:jc w:val="center"/>
              <w:rPr>
                <w:rFonts w:ascii="Times New Roman" w:eastAsia="Times New Roman" w:hAnsi="Times New Roman" w:cs="Times New Roman"/>
                <w:b w:val="0"/>
                <w:bCs w:val="0"/>
                <w:sz w:val="24"/>
                <w:szCs w:val="24"/>
              </w:rPr>
            </w:pPr>
            <w:r w:rsidRPr="001436A6">
              <w:rPr>
                <w:rFonts w:ascii="Times New Roman" w:eastAsia="Times New Roman" w:hAnsi="Times New Roman" w:cs="Times New Roman"/>
                <w:b w:val="0"/>
                <w:bCs w:val="0"/>
                <w:sz w:val="24"/>
                <w:szCs w:val="24"/>
              </w:rPr>
              <w:t>Close-EMA200 Price Diff.L0</w:t>
            </w:r>
          </w:p>
        </w:tc>
        <w:tc>
          <w:tcPr>
            <w:tcW w:w="1862" w:type="dxa"/>
          </w:tcPr>
          <w:p w14:paraId="71BBA80B"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0.0009</w:t>
            </w:r>
          </w:p>
        </w:tc>
        <w:tc>
          <w:tcPr>
            <w:tcW w:w="1083" w:type="dxa"/>
          </w:tcPr>
          <w:p w14:paraId="472A95EC"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0.477</w:t>
            </w:r>
          </w:p>
        </w:tc>
        <w:tc>
          <w:tcPr>
            <w:tcW w:w="1832" w:type="dxa"/>
          </w:tcPr>
          <w:p w14:paraId="47C6562D"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 xml:space="preserve">Price </w:t>
            </w:r>
            <w:proofErr w:type="gramStart"/>
            <w:r w:rsidRPr="001436A6">
              <w:rPr>
                <w:rFonts w:ascii="Times New Roman" w:eastAsia="Times New Roman" w:hAnsi="Times New Roman" w:cs="Times New Roman"/>
                <w:sz w:val="24"/>
                <w:szCs w:val="24"/>
              </w:rPr>
              <w:t>Relative</w:t>
            </w:r>
            <w:proofErr w:type="gramEnd"/>
            <w:r w:rsidRPr="001436A6">
              <w:rPr>
                <w:rFonts w:ascii="Times New Roman" w:eastAsia="Times New Roman" w:hAnsi="Times New Roman" w:cs="Times New Roman"/>
                <w:sz w:val="24"/>
                <w:szCs w:val="24"/>
              </w:rPr>
              <w:t xml:space="preserve"> Close-EMA200 Price Diff.L0</w:t>
            </w:r>
          </w:p>
        </w:tc>
        <w:tc>
          <w:tcPr>
            <w:tcW w:w="1173" w:type="dxa"/>
          </w:tcPr>
          <w:p w14:paraId="1EE4D537"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-0.2212</w:t>
            </w:r>
          </w:p>
        </w:tc>
        <w:tc>
          <w:tcPr>
            <w:tcW w:w="1138" w:type="dxa"/>
          </w:tcPr>
          <w:p w14:paraId="4BD462CA"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0.001**</w:t>
            </w:r>
            <w:r>
              <w:rPr>
                <w:rFonts w:ascii="Times New Roman" w:eastAsia="Times New Roman" w:hAnsi="Times New Roman" w:cs="Times New Roman"/>
                <w:sz w:val="24"/>
                <w:szCs w:val="24"/>
              </w:rPr>
              <w:t>*</w:t>
            </w:r>
          </w:p>
        </w:tc>
      </w:tr>
      <w:tr w:rsidR="00A14F9A" w:rsidRPr="001436A6" w14:paraId="5C3A5836" w14:textId="77777777" w:rsidTr="00A14F9A">
        <w:trPr>
          <w:trHeight w:val="834"/>
        </w:trPr>
        <w:tc>
          <w:tcPr>
            <w:cnfStyle w:val="001000000000" w:firstRow="0" w:lastRow="0" w:firstColumn="1" w:lastColumn="0" w:oddVBand="0" w:evenVBand="0" w:oddHBand="0" w:evenHBand="0" w:firstRowFirstColumn="0" w:firstRowLastColumn="0" w:lastRowFirstColumn="0" w:lastRowLastColumn="0"/>
            <w:tcW w:w="1862" w:type="dxa"/>
          </w:tcPr>
          <w:p w14:paraId="56AAD7E7" w14:textId="77777777" w:rsidR="00A14F9A" w:rsidRPr="001436A6" w:rsidRDefault="00A14F9A" w:rsidP="00A14F9A">
            <w:pPr>
              <w:jc w:val="center"/>
              <w:rPr>
                <w:rFonts w:ascii="Times New Roman" w:eastAsia="Times New Roman" w:hAnsi="Times New Roman" w:cs="Times New Roman"/>
                <w:b w:val="0"/>
                <w:bCs w:val="0"/>
                <w:sz w:val="24"/>
                <w:szCs w:val="24"/>
              </w:rPr>
            </w:pPr>
            <w:r w:rsidRPr="001436A6">
              <w:rPr>
                <w:rFonts w:ascii="Times New Roman" w:eastAsia="Times New Roman" w:hAnsi="Times New Roman" w:cs="Times New Roman"/>
                <w:b w:val="0"/>
                <w:bCs w:val="0"/>
                <w:sz w:val="24"/>
                <w:szCs w:val="24"/>
              </w:rPr>
              <w:t>Close-EMA200 Price Diff.L1</w:t>
            </w:r>
          </w:p>
        </w:tc>
        <w:tc>
          <w:tcPr>
            <w:tcW w:w="1862" w:type="dxa"/>
          </w:tcPr>
          <w:p w14:paraId="73298C16"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-0.0009</w:t>
            </w:r>
          </w:p>
        </w:tc>
        <w:tc>
          <w:tcPr>
            <w:tcW w:w="1083" w:type="dxa"/>
          </w:tcPr>
          <w:p w14:paraId="1BF019A9"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0.476</w:t>
            </w:r>
          </w:p>
        </w:tc>
        <w:tc>
          <w:tcPr>
            <w:tcW w:w="1832" w:type="dxa"/>
          </w:tcPr>
          <w:p w14:paraId="65153100"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 xml:space="preserve">Price </w:t>
            </w:r>
            <w:proofErr w:type="gramStart"/>
            <w:r w:rsidRPr="001436A6">
              <w:rPr>
                <w:rFonts w:ascii="Times New Roman" w:eastAsia="Times New Roman" w:hAnsi="Times New Roman" w:cs="Times New Roman"/>
                <w:sz w:val="24"/>
                <w:szCs w:val="24"/>
              </w:rPr>
              <w:t>Relative</w:t>
            </w:r>
            <w:proofErr w:type="gramEnd"/>
            <w:r w:rsidRPr="001436A6">
              <w:rPr>
                <w:rFonts w:ascii="Times New Roman" w:eastAsia="Times New Roman" w:hAnsi="Times New Roman" w:cs="Times New Roman"/>
                <w:sz w:val="24"/>
                <w:szCs w:val="24"/>
              </w:rPr>
              <w:t xml:space="preserve"> Close-EMA200 Price Diff.L1</w:t>
            </w:r>
          </w:p>
        </w:tc>
        <w:tc>
          <w:tcPr>
            <w:tcW w:w="1173" w:type="dxa"/>
          </w:tcPr>
          <w:p w14:paraId="7905A736"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0.2141</w:t>
            </w:r>
          </w:p>
        </w:tc>
        <w:tc>
          <w:tcPr>
            <w:tcW w:w="1138" w:type="dxa"/>
          </w:tcPr>
          <w:p w14:paraId="68ECB721"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0.001**</w:t>
            </w:r>
            <w:r>
              <w:rPr>
                <w:rFonts w:ascii="Times New Roman" w:eastAsia="Times New Roman" w:hAnsi="Times New Roman" w:cs="Times New Roman"/>
                <w:sz w:val="24"/>
                <w:szCs w:val="24"/>
              </w:rPr>
              <w:t>*</w:t>
            </w:r>
          </w:p>
        </w:tc>
      </w:tr>
      <w:tr w:rsidR="00A14F9A" w:rsidRPr="001436A6" w14:paraId="390E88D9" w14:textId="77777777" w:rsidTr="00A14F9A">
        <w:trPr>
          <w:trHeight w:val="645"/>
        </w:trPr>
        <w:tc>
          <w:tcPr>
            <w:cnfStyle w:val="001000000000" w:firstRow="0" w:lastRow="0" w:firstColumn="1" w:lastColumn="0" w:oddVBand="0" w:evenVBand="0" w:oddHBand="0" w:evenHBand="0" w:firstRowFirstColumn="0" w:firstRowLastColumn="0" w:lastRowFirstColumn="0" w:lastRowLastColumn="0"/>
            <w:tcW w:w="1862" w:type="dxa"/>
          </w:tcPr>
          <w:p w14:paraId="4556E6AF" w14:textId="77777777" w:rsidR="00A14F9A" w:rsidRPr="001436A6" w:rsidRDefault="00A14F9A" w:rsidP="00A14F9A">
            <w:pPr>
              <w:jc w:val="center"/>
              <w:rPr>
                <w:rFonts w:ascii="Times New Roman" w:eastAsia="Times New Roman" w:hAnsi="Times New Roman" w:cs="Times New Roman"/>
                <w:b w:val="0"/>
                <w:bCs w:val="0"/>
                <w:sz w:val="24"/>
                <w:szCs w:val="24"/>
              </w:rPr>
            </w:pPr>
            <w:r w:rsidRPr="001436A6">
              <w:rPr>
                <w:rFonts w:ascii="Times New Roman" w:eastAsia="Times New Roman" w:hAnsi="Times New Roman" w:cs="Times New Roman"/>
                <w:b w:val="0"/>
                <w:bCs w:val="0"/>
                <w:sz w:val="24"/>
                <w:szCs w:val="24"/>
              </w:rPr>
              <w:t>ATR.L0</w:t>
            </w:r>
          </w:p>
        </w:tc>
        <w:tc>
          <w:tcPr>
            <w:tcW w:w="1862" w:type="dxa"/>
          </w:tcPr>
          <w:p w14:paraId="31DCA3F6"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0.0001</w:t>
            </w:r>
          </w:p>
        </w:tc>
        <w:tc>
          <w:tcPr>
            <w:tcW w:w="1083" w:type="dxa"/>
          </w:tcPr>
          <w:p w14:paraId="788AECC8"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0.082</w:t>
            </w:r>
          </w:p>
        </w:tc>
        <w:tc>
          <w:tcPr>
            <w:tcW w:w="1832" w:type="dxa"/>
          </w:tcPr>
          <w:p w14:paraId="04AA9B63"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Price Relative ATR.L0</w:t>
            </w:r>
          </w:p>
        </w:tc>
        <w:tc>
          <w:tcPr>
            <w:tcW w:w="1173" w:type="dxa"/>
          </w:tcPr>
          <w:p w14:paraId="2017D9A4"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0.0051</w:t>
            </w:r>
          </w:p>
        </w:tc>
        <w:tc>
          <w:tcPr>
            <w:tcW w:w="1138" w:type="dxa"/>
          </w:tcPr>
          <w:p w14:paraId="4E0536A7"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0.176</w:t>
            </w:r>
          </w:p>
        </w:tc>
      </w:tr>
      <w:tr w:rsidR="00A14F9A" w:rsidRPr="001436A6" w14:paraId="113EBAD5" w14:textId="77777777" w:rsidTr="00A14F9A">
        <w:trPr>
          <w:trHeight w:val="645"/>
        </w:trPr>
        <w:tc>
          <w:tcPr>
            <w:cnfStyle w:val="001000000000" w:firstRow="0" w:lastRow="0" w:firstColumn="1" w:lastColumn="0" w:oddVBand="0" w:evenVBand="0" w:oddHBand="0" w:evenHBand="0" w:firstRowFirstColumn="0" w:firstRowLastColumn="0" w:lastRowFirstColumn="0" w:lastRowLastColumn="0"/>
            <w:tcW w:w="1862" w:type="dxa"/>
          </w:tcPr>
          <w:p w14:paraId="7DA4C10C" w14:textId="77777777" w:rsidR="00A14F9A" w:rsidRPr="001436A6" w:rsidRDefault="00A14F9A" w:rsidP="00A14F9A">
            <w:pPr>
              <w:jc w:val="center"/>
              <w:rPr>
                <w:rFonts w:ascii="Times New Roman" w:eastAsia="Times New Roman" w:hAnsi="Times New Roman" w:cs="Times New Roman"/>
                <w:b w:val="0"/>
                <w:bCs w:val="0"/>
                <w:sz w:val="24"/>
                <w:szCs w:val="24"/>
              </w:rPr>
            </w:pPr>
            <w:r w:rsidRPr="001436A6">
              <w:rPr>
                <w:rFonts w:ascii="Times New Roman" w:eastAsia="Times New Roman" w:hAnsi="Times New Roman" w:cs="Times New Roman"/>
                <w:b w:val="0"/>
                <w:bCs w:val="0"/>
                <w:sz w:val="24"/>
                <w:szCs w:val="24"/>
              </w:rPr>
              <w:t>ATR.L1</w:t>
            </w:r>
          </w:p>
        </w:tc>
        <w:tc>
          <w:tcPr>
            <w:tcW w:w="1862" w:type="dxa"/>
          </w:tcPr>
          <w:p w14:paraId="348EEFDB"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-9.33E-05</w:t>
            </w:r>
          </w:p>
        </w:tc>
        <w:tc>
          <w:tcPr>
            <w:tcW w:w="1083" w:type="dxa"/>
          </w:tcPr>
          <w:p w14:paraId="6A948032"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0.119</w:t>
            </w:r>
          </w:p>
        </w:tc>
        <w:tc>
          <w:tcPr>
            <w:tcW w:w="1832" w:type="dxa"/>
          </w:tcPr>
          <w:p w14:paraId="5E06DD9F"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Price Relative ATR.L1</w:t>
            </w:r>
          </w:p>
        </w:tc>
        <w:tc>
          <w:tcPr>
            <w:tcW w:w="1173" w:type="dxa"/>
          </w:tcPr>
          <w:p w14:paraId="48710656"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-0.0039</w:t>
            </w:r>
          </w:p>
        </w:tc>
        <w:tc>
          <w:tcPr>
            <w:tcW w:w="1138" w:type="dxa"/>
          </w:tcPr>
          <w:p w14:paraId="330CE876"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0.295</w:t>
            </w:r>
          </w:p>
        </w:tc>
      </w:tr>
      <w:tr w:rsidR="00A14F9A" w:rsidRPr="001436A6" w14:paraId="4E645399" w14:textId="77777777" w:rsidTr="00A14F9A">
        <w:trPr>
          <w:trHeight w:val="645"/>
        </w:trPr>
        <w:tc>
          <w:tcPr>
            <w:cnfStyle w:val="001000000000" w:firstRow="0" w:lastRow="0" w:firstColumn="1" w:lastColumn="0" w:oddVBand="0" w:evenVBand="0" w:oddHBand="0" w:evenHBand="0" w:firstRowFirstColumn="0" w:firstRowLastColumn="0" w:lastRowFirstColumn="0" w:lastRowLastColumn="0"/>
            <w:tcW w:w="1862" w:type="dxa"/>
          </w:tcPr>
          <w:p w14:paraId="2E922731" w14:textId="77777777" w:rsidR="00A14F9A" w:rsidRPr="001436A6" w:rsidRDefault="00A14F9A" w:rsidP="00A14F9A">
            <w:pPr>
              <w:jc w:val="center"/>
              <w:rPr>
                <w:rFonts w:ascii="Times New Roman" w:eastAsia="Times New Roman" w:hAnsi="Times New Roman" w:cs="Times New Roman"/>
                <w:b w:val="0"/>
                <w:bCs w:val="0"/>
                <w:sz w:val="24"/>
                <w:szCs w:val="24"/>
              </w:rPr>
            </w:pPr>
            <w:r w:rsidRPr="001436A6">
              <w:rPr>
                <w:rFonts w:ascii="Times New Roman" w:eastAsia="Times New Roman" w:hAnsi="Times New Roman" w:cs="Times New Roman"/>
                <w:b w:val="0"/>
                <w:bCs w:val="0"/>
                <w:sz w:val="24"/>
                <w:szCs w:val="24"/>
              </w:rPr>
              <w:t>Forecasted.L0</w:t>
            </w:r>
          </w:p>
        </w:tc>
        <w:tc>
          <w:tcPr>
            <w:tcW w:w="1862" w:type="dxa"/>
          </w:tcPr>
          <w:p w14:paraId="37F643EA"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0.0001</w:t>
            </w:r>
          </w:p>
        </w:tc>
        <w:tc>
          <w:tcPr>
            <w:tcW w:w="1083" w:type="dxa"/>
          </w:tcPr>
          <w:p w14:paraId="7D983BED"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0.507</w:t>
            </w:r>
          </w:p>
        </w:tc>
        <w:tc>
          <w:tcPr>
            <w:tcW w:w="1832" w:type="dxa"/>
          </w:tcPr>
          <w:p w14:paraId="543FDDB8"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Forecasted % Profit.L0</w:t>
            </w:r>
          </w:p>
        </w:tc>
        <w:tc>
          <w:tcPr>
            <w:tcW w:w="1173" w:type="dxa"/>
          </w:tcPr>
          <w:p w14:paraId="3129C7F7"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-0.0575</w:t>
            </w:r>
          </w:p>
        </w:tc>
        <w:tc>
          <w:tcPr>
            <w:tcW w:w="1138" w:type="dxa"/>
          </w:tcPr>
          <w:p w14:paraId="2AE92CB1"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0.579</w:t>
            </w:r>
          </w:p>
        </w:tc>
      </w:tr>
      <w:tr w:rsidR="00A14F9A" w:rsidRPr="001436A6" w14:paraId="0CCD8247" w14:textId="77777777" w:rsidTr="00A14F9A">
        <w:trPr>
          <w:trHeight w:val="645"/>
        </w:trPr>
        <w:tc>
          <w:tcPr>
            <w:cnfStyle w:val="001000000000" w:firstRow="0" w:lastRow="0" w:firstColumn="1" w:lastColumn="0" w:oddVBand="0" w:evenVBand="0" w:oddHBand="0" w:evenHBand="0" w:firstRowFirstColumn="0" w:firstRowLastColumn="0" w:lastRowFirstColumn="0" w:lastRowLastColumn="0"/>
            <w:tcW w:w="1862" w:type="dxa"/>
          </w:tcPr>
          <w:p w14:paraId="79E7F17D" w14:textId="77777777" w:rsidR="00A14F9A" w:rsidRPr="001436A6" w:rsidRDefault="00A14F9A" w:rsidP="00A14F9A">
            <w:pPr>
              <w:jc w:val="center"/>
              <w:rPr>
                <w:rFonts w:ascii="Times New Roman" w:eastAsia="Times New Roman" w:hAnsi="Times New Roman" w:cs="Times New Roman"/>
                <w:b w:val="0"/>
                <w:bCs w:val="0"/>
                <w:sz w:val="24"/>
                <w:szCs w:val="24"/>
              </w:rPr>
            </w:pPr>
            <w:r w:rsidRPr="001436A6">
              <w:rPr>
                <w:rFonts w:ascii="Times New Roman" w:eastAsia="Times New Roman" w:hAnsi="Times New Roman" w:cs="Times New Roman"/>
                <w:b w:val="0"/>
                <w:bCs w:val="0"/>
                <w:sz w:val="24"/>
                <w:szCs w:val="24"/>
              </w:rPr>
              <w:t>Forecasted.L1</w:t>
            </w:r>
          </w:p>
        </w:tc>
        <w:tc>
          <w:tcPr>
            <w:tcW w:w="1862" w:type="dxa"/>
          </w:tcPr>
          <w:p w14:paraId="5228519A"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-0.0001</w:t>
            </w:r>
          </w:p>
        </w:tc>
        <w:tc>
          <w:tcPr>
            <w:tcW w:w="1083" w:type="dxa"/>
          </w:tcPr>
          <w:p w14:paraId="6FCF7143"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0.527</w:t>
            </w:r>
          </w:p>
        </w:tc>
        <w:tc>
          <w:tcPr>
            <w:tcW w:w="1832" w:type="dxa"/>
          </w:tcPr>
          <w:p w14:paraId="0438FBE6"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Forecasted % Profit.L1</w:t>
            </w:r>
          </w:p>
        </w:tc>
        <w:tc>
          <w:tcPr>
            <w:tcW w:w="1173" w:type="dxa"/>
          </w:tcPr>
          <w:p w14:paraId="1924510B"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0.0845</w:t>
            </w:r>
          </w:p>
        </w:tc>
        <w:tc>
          <w:tcPr>
            <w:tcW w:w="1138" w:type="dxa"/>
          </w:tcPr>
          <w:p w14:paraId="2145C619" w14:textId="77777777" w:rsidR="00A14F9A" w:rsidRPr="001436A6" w:rsidRDefault="00A14F9A" w:rsidP="00A14F9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436A6">
              <w:rPr>
                <w:rFonts w:ascii="Times New Roman" w:eastAsia="Times New Roman" w:hAnsi="Times New Roman" w:cs="Times New Roman"/>
                <w:sz w:val="24"/>
                <w:szCs w:val="24"/>
              </w:rPr>
              <w:t>0.354</w:t>
            </w:r>
          </w:p>
        </w:tc>
      </w:tr>
    </w:tbl>
    <w:p w14:paraId="38DED7C0" w14:textId="37B65C53" w:rsidR="2E7FAA36" w:rsidRPr="002F3EC9" w:rsidRDefault="002F3EC9" w:rsidP="00A14F9A">
      <w:pPr>
        <w:jc w:val="center"/>
        <w:rPr>
          <w:rFonts w:ascii="Times New Roman" w:hAnsi="Times New Roman" w:cs="Times New Roman"/>
          <w:i/>
          <w:iCs/>
          <w:sz w:val="20"/>
          <w:szCs w:val="20"/>
          <w:lang w:val="en-SG"/>
        </w:rPr>
      </w:pPr>
      <w:r w:rsidRPr="002F3EC9">
        <w:rPr>
          <w:rFonts w:ascii="Times New Roman" w:hAnsi="Times New Roman" w:cs="Times New Roman"/>
          <w:i/>
          <w:iCs/>
          <w:sz w:val="20"/>
          <w:szCs w:val="20"/>
          <w:lang w:val="en-SG"/>
        </w:rPr>
        <w:t>* = significant at 10%, ** = significant at 5%, *** = significant at 1%</w:t>
      </w:r>
    </w:p>
    <w:p w14:paraId="6B9F846B" w14:textId="1E8AF2A7" w:rsidR="003705F9" w:rsidRPr="00F717B8" w:rsidRDefault="003705F9" w:rsidP="003705F9">
      <w:pPr>
        <w:pStyle w:val="Heading2"/>
        <w:numPr>
          <w:ilvl w:val="1"/>
          <w:numId w:val="7"/>
        </w:numPr>
        <w:spacing w:line="360" w:lineRule="auto"/>
        <w:jc w:val="both"/>
        <w:rPr>
          <w:rFonts w:ascii="Times New Roman" w:hAnsi="Times New Roman" w:cs="Times New Roman"/>
          <w:b/>
          <w:bCs/>
          <w:color w:val="auto"/>
          <w:sz w:val="28"/>
          <w:szCs w:val="28"/>
          <w:lang w:val="en-SG"/>
        </w:rPr>
      </w:pPr>
      <w:r>
        <w:rPr>
          <w:rFonts w:ascii="Times New Roman" w:hAnsi="Times New Roman" w:cs="Times New Roman"/>
          <w:b/>
          <w:bCs/>
          <w:color w:val="auto"/>
          <w:sz w:val="28"/>
          <w:szCs w:val="28"/>
          <w:lang w:val="en-SG"/>
        </w:rPr>
        <w:t xml:space="preserve"> </w:t>
      </w:r>
      <w:r w:rsidR="008014DA">
        <w:rPr>
          <w:rFonts w:ascii="Times New Roman" w:hAnsi="Times New Roman" w:cs="Times New Roman"/>
          <w:b/>
          <w:bCs/>
          <w:color w:val="auto"/>
          <w:sz w:val="28"/>
          <w:szCs w:val="28"/>
          <w:lang w:val="en-SG"/>
        </w:rPr>
        <w:t>Non-Linear Terms</w:t>
      </w:r>
    </w:p>
    <w:p w14:paraId="30ABAB8D" w14:textId="6650FB19" w:rsidR="4351F3C3" w:rsidRPr="00B74B32" w:rsidRDefault="4351F3C3" w:rsidP="00255A5B">
      <w:pPr>
        <w:ind w:firstLine="360"/>
        <w:jc w:val="both"/>
        <w:rPr>
          <w:rFonts w:ascii="Times New Roman" w:hAnsi="Times New Roman" w:cs="Times New Roman"/>
          <w:sz w:val="24"/>
          <w:szCs w:val="24"/>
        </w:rPr>
      </w:pPr>
      <w:r w:rsidRPr="00B74B32">
        <w:rPr>
          <w:rFonts w:ascii="Times New Roman" w:hAnsi="Times New Roman" w:cs="Times New Roman"/>
          <w:sz w:val="24"/>
          <w:szCs w:val="24"/>
        </w:rPr>
        <w:t>Following the term modifications, non-linear terms</w:t>
      </w:r>
      <w:r w:rsidR="1F08F8F2" w:rsidRPr="55313EB9">
        <w:rPr>
          <w:rFonts w:ascii="Times New Roman" w:hAnsi="Times New Roman" w:cs="Times New Roman"/>
          <w:sz w:val="24"/>
          <w:szCs w:val="24"/>
        </w:rPr>
        <w:t xml:space="preserve"> [17]</w:t>
      </w:r>
      <w:r w:rsidRPr="00B74B32">
        <w:rPr>
          <w:rFonts w:ascii="Times New Roman" w:hAnsi="Times New Roman" w:cs="Times New Roman"/>
          <w:sz w:val="24"/>
          <w:szCs w:val="24"/>
        </w:rPr>
        <w:t xml:space="preserve"> were also added to the model to capture potential non-linear relationships between variables. </w:t>
      </w:r>
      <w:r w:rsidRPr="00F15C30">
        <w:rPr>
          <w:rFonts w:ascii="Times New Roman" w:hAnsi="Times New Roman" w:cs="Times New Roman"/>
          <w:i/>
          <w:iCs/>
          <w:sz w:val="24"/>
          <w:szCs w:val="24"/>
        </w:rPr>
        <w:t xml:space="preserve">Price Relative Volume, Price </w:t>
      </w:r>
      <w:proofErr w:type="gramStart"/>
      <w:r w:rsidRPr="00F15C30">
        <w:rPr>
          <w:rFonts w:ascii="Times New Roman" w:hAnsi="Times New Roman" w:cs="Times New Roman"/>
          <w:i/>
          <w:iCs/>
          <w:sz w:val="24"/>
          <w:szCs w:val="24"/>
        </w:rPr>
        <w:t>Relative</w:t>
      </w:r>
      <w:proofErr w:type="gramEnd"/>
      <w:r w:rsidRPr="00F15C30">
        <w:rPr>
          <w:rFonts w:ascii="Times New Roman" w:hAnsi="Times New Roman" w:cs="Times New Roman"/>
          <w:i/>
          <w:iCs/>
          <w:sz w:val="24"/>
          <w:szCs w:val="24"/>
        </w:rPr>
        <w:t xml:space="preserve"> Close-EMA200 Price Diff</w:t>
      </w:r>
      <w:r w:rsidRPr="00B74B32">
        <w:rPr>
          <w:rFonts w:ascii="Times New Roman" w:hAnsi="Times New Roman" w:cs="Times New Roman"/>
          <w:sz w:val="24"/>
          <w:szCs w:val="24"/>
        </w:rPr>
        <w:t xml:space="preserve"> and </w:t>
      </w:r>
      <w:r w:rsidRPr="00F15C30">
        <w:rPr>
          <w:rFonts w:ascii="Times New Roman" w:hAnsi="Times New Roman" w:cs="Times New Roman"/>
          <w:i/>
          <w:iCs/>
          <w:sz w:val="24"/>
          <w:szCs w:val="24"/>
        </w:rPr>
        <w:t>Price Relative ATR</w:t>
      </w:r>
      <w:r w:rsidRPr="00B74B32">
        <w:rPr>
          <w:rFonts w:ascii="Times New Roman" w:hAnsi="Times New Roman" w:cs="Times New Roman"/>
          <w:sz w:val="24"/>
          <w:szCs w:val="24"/>
        </w:rPr>
        <w:t xml:space="preserve"> were identified as variables that may have a non-linear relationship with profit, specifically, it is suspected that the effects of market activity, deviation from mean and price volatility has a decreasing level of impact as their magnitudes increase, suggesting a possible log-linear relationship with profit levels. While </w:t>
      </w:r>
      <w:r w:rsidRPr="00A12774">
        <w:rPr>
          <w:rFonts w:ascii="Times New Roman" w:hAnsi="Times New Roman" w:cs="Times New Roman"/>
          <w:i/>
          <w:iCs/>
          <w:sz w:val="24"/>
          <w:szCs w:val="24"/>
        </w:rPr>
        <w:t>Log(Price Relative Volume)</w:t>
      </w:r>
      <w:r w:rsidRPr="00B74B32">
        <w:rPr>
          <w:rFonts w:ascii="Times New Roman" w:hAnsi="Times New Roman" w:cs="Times New Roman"/>
          <w:sz w:val="24"/>
          <w:szCs w:val="24"/>
        </w:rPr>
        <w:t xml:space="preserve"> and </w:t>
      </w:r>
      <w:r w:rsidRPr="00A12774">
        <w:rPr>
          <w:rFonts w:ascii="Times New Roman" w:hAnsi="Times New Roman" w:cs="Times New Roman"/>
          <w:i/>
          <w:iCs/>
          <w:sz w:val="24"/>
          <w:szCs w:val="24"/>
        </w:rPr>
        <w:t>Log(Price Relative ATR)</w:t>
      </w:r>
      <w:r w:rsidRPr="00B74B32">
        <w:rPr>
          <w:rFonts w:ascii="Times New Roman" w:hAnsi="Times New Roman" w:cs="Times New Roman"/>
          <w:sz w:val="24"/>
          <w:szCs w:val="24"/>
        </w:rPr>
        <w:t xml:space="preserve"> may be generated by applying the logarithmic function to the variables directly, due to the negative values in </w:t>
      </w:r>
      <w:r w:rsidRPr="00A12774">
        <w:rPr>
          <w:rFonts w:ascii="Times New Roman" w:hAnsi="Times New Roman" w:cs="Times New Roman"/>
          <w:i/>
          <w:iCs/>
          <w:sz w:val="24"/>
          <w:szCs w:val="24"/>
        </w:rPr>
        <w:t xml:space="preserve">Price </w:t>
      </w:r>
      <w:proofErr w:type="gramStart"/>
      <w:r w:rsidRPr="00A12774">
        <w:rPr>
          <w:rFonts w:ascii="Times New Roman" w:hAnsi="Times New Roman" w:cs="Times New Roman"/>
          <w:i/>
          <w:iCs/>
          <w:sz w:val="24"/>
          <w:szCs w:val="24"/>
        </w:rPr>
        <w:t>Relative</w:t>
      </w:r>
      <w:proofErr w:type="gramEnd"/>
      <w:r w:rsidRPr="00A12774">
        <w:rPr>
          <w:rFonts w:ascii="Times New Roman" w:hAnsi="Times New Roman" w:cs="Times New Roman"/>
          <w:i/>
          <w:iCs/>
          <w:sz w:val="24"/>
          <w:szCs w:val="24"/>
        </w:rPr>
        <w:t xml:space="preserve"> Close-EMA200 Price Diff</w:t>
      </w:r>
      <w:r w:rsidRPr="00B74B32">
        <w:rPr>
          <w:rFonts w:ascii="Times New Roman" w:hAnsi="Times New Roman" w:cs="Times New Roman"/>
          <w:sz w:val="24"/>
          <w:szCs w:val="24"/>
        </w:rPr>
        <w:t xml:space="preserve"> it is necessary to first convert the values to positive floats with a value greater than 1 before applying the logarithmic function and reinstating the original signs to the floats. Table </w:t>
      </w:r>
      <w:r w:rsidR="00EB4025">
        <w:rPr>
          <w:rFonts w:ascii="Times New Roman" w:hAnsi="Times New Roman" w:cs="Times New Roman"/>
          <w:sz w:val="24"/>
          <w:szCs w:val="24"/>
        </w:rPr>
        <w:t>6</w:t>
      </w:r>
      <w:r w:rsidRPr="00B74B32">
        <w:rPr>
          <w:rFonts w:ascii="Times New Roman" w:hAnsi="Times New Roman" w:cs="Times New Roman"/>
          <w:sz w:val="24"/>
          <w:szCs w:val="24"/>
        </w:rPr>
        <w:t xml:space="preserve"> shows the performance of the models with different non-linear term combinations.</w:t>
      </w:r>
    </w:p>
    <w:p w14:paraId="2F1E1D80" w14:textId="178EAE80" w:rsidR="00EB4025" w:rsidRDefault="00EB4025" w:rsidP="2E7FAA36">
      <w:pPr>
        <w:jc w:val="both"/>
        <w:rPr>
          <w:rFonts w:ascii="Times New Roman" w:hAnsi="Times New Roman" w:cs="Times New Roman"/>
        </w:rPr>
      </w:pPr>
    </w:p>
    <w:p w14:paraId="57C9350C" w14:textId="5D04F150" w:rsidR="00941F2E" w:rsidRDefault="00941F2E" w:rsidP="2E7FAA36">
      <w:pPr>
        <w:jc w:val="both"/>
        <w:rPr>
          <w:rFonts w:ascii="Times New Roman" w:hAnsi="Times New Roman" w:cs="Times New Roman"/>
        </w:rPr>
      </w:pPr>
    </w:p>
    <w:p w14:paraId="21AA6FBE" w14:textId="77777777" w:rsidR="00941F2E" w:rsidRPr="009734F0" w:rsidRDefault="00941F2E" w:rsidP="2E7FAA36">
      <w:pPr>
        <w:jc w:val="both"/>
        <w:rPr>
          <w:rFonts w:ascii="Times New Roman" w:hAnsi="Times New Roman" w:cs="Times New Roman"/>
        </w:rPr>
      </w:pP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6"/>
        <w:gridCol w:w="1619"/>
        <w:gridCol w:w="2647"/>
        <w:gridCol w:w="2742"/>
      </w:tblGrid>
      <w:tr w:rsidR="009734F0" w:rsidRPr="009734F0" w14:paraId="5205B64C" w14:textId="77777777" w:rsidTr="002F3EC9">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9344" w:type="dxa"/>
            <w:gridSpan w:val="4"/>
            <w:tcBorders>
              <w:bottom w:val="none" w:sz="0" w:space="0" w:color="auto"/>
            </w:tcBorders>
          </w:tcPr>
          <w:p w14:paraId="07F510F8" w14:textId="54A29B3C" w:rsidR="2E7FAA36" w:rsidRPr="00EB4025" w:rsidRDefault="2E7FAA36" w:rsidP="2E7FAA36">
            <w:pPr>
              <w:spacing w:line="259" w:lineRule="auto"/>
              <w:jc w:val="center"/>
              <w:rPr>
                <w:rFonts w:ascii="Times New Roman" w:eastAsia="Times New Roman" w:hAnsi="Times New Roman" w:cs="Times New Roman"/>
                <w:caps/>
                <w:sz w:val="24"/>
                <w:szCs w:val="24"/>
              </w:rPr>
            </w:pPr>
            <w:r w:rsidRPr="00EB4025">
              <w:rPr>
                <w:rFonts w:ascii="Times New Roman" w:eastAsia="Times New Roman" w:hAnsi="Times New Roman" w:cs="Times New Roman"/>
                <w:sz w:val="24"/>
                <w:szCs w:val="24"/>
              </w:rPr>
              <w:t xml:space="preserve">Table </w:t>
            </w:r>
            <w:r w:rsidR="00EB4025" w:rsidRPr="00EB4025">
              <w:rPr>
                <w:rFonts w:ascii="Times New Roman" w:eastAsia="Times New Roman" w:hAnsi="Times New Roman" w:cs="Times New Roman"/>
                <w:sz w:val="24"/>
                <w:szCs w:val="24"/>
              </w:rPr>
              <w:t>6.</w:t>
            </w:r>
            <w:r w:rsidRPr="00EB4025">
              <w:rPr>
                <w:rFonts w:ascii="Times New Roman" w:eastAsia="Times New Roman" w:hAnsi="Times New Roman" w:cs="Times New Roman"/>
                <w:sz w:val="24"/>
                <w:szCs w:val="24"/>
              </w:rPr>
              <w:t xml:space="preserve"> ADL Model Comparison (Effects of Non-Linear Terms)</w:t>
            </w:r>
          </w:p>
        </w:tc>
      </w:tr>
      <w:tr w:rsidR="009734F0" w:rsidRPr="009734F0" w14:paraId="666F00BA" w14:textId="77777777" w:rsidTr="002F3EC9">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336" w:type="dxa"/>
          </w:tcPr>
          <w:p w14:paraId="6B0A70DC" w14:textId="42912A67" w:rsidR="2E7FAA36" w:rsidRPr="00EB4025" w:rsidRDefault="2E7FAA36" w:rsidP="2E7FAA36">
            <w:pPr>
              <w:spacing w:line="259" w:lineRule="auto"/>
              <w:jc w:val="center"/>
              <w:rPr>
                <w:rFonts w:ascii="Times New Roman" w:eastAsia="Times New Roman" w:hAnsi="Times New Roman" w:cs="Times New Roman"/>
                <w:caps/>
                <w:sz w:val="24"/>
                <w:szCs w:val="24"/>
              </w:rPr>
            </w:pPr>
            <w:r w:rsidRPr="00EB4025">
              <w:rPr>
                <w:rFonts w:ascii="Times New Roman" w:eastAsia="Times New Roman" w:hAnsi="Times New Roman" w:cs="Times New Roman"/>
                <w:sz w:val="24"/>
                <w:szCs w:val="24"/>
              </w:rPr>
              <w:t>Model</w:t>
            </w:r>
          </w:p>
        </w:tc>
        <w:tc>
          <w:tcPr>
            <w:tcW w:w="1619" w:type="dxa"/>
          </w:tcPr>
          <w:p w14:paraId="268A134A" w14:textId="406490FF" w:rsidR="2E7FAA36" w:rsidRPr="00EB4025" w:rsidRDefault="2E7FAA36" w:rsidP="2E7FAA36">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EB4025">
              <w:rPr>
                <w:rFonts w:ascii="Times New Roman" w:eastAsia="Times New Roman" w:hAnsi="Times New Roman" w:cs="Times New Roman"/>
                <w:b/>
                <w:bCs/>
                <w:sz w:val="24"/>
                <w:szCs w:val="24"/>
              </w:rPr>
              <w:t>AR(1)-BH(1)</w:t>
            </w:r>
          </w:p>
        </w:tc>
        <w:tc>
          <w:tcPr>
            <w:tcW w:w="2647" w:type="dxa"/>
          </w:tcPr>
          <w:p w14:paraId="33100313" w14:textId="0528F800" w:rsidR="2E7FAA36" w:rsidRPr="00EB4025" w:rsidRDefault="2E7FAA36" w:rsidP="2E7FAA36">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EB4025">
              <w:rPr>
                <w:rFonts w:ascii="Times New Roman" w:eastAsia="Times New Roman" w:hAnsi="Times New Roman" w:cs="Times New Roman"/>
                <w:b/>
                <w:bCs/>
                <w:sz w:val="24"/>
                <w:szCs w:val="24"/>
              </w:rPr>
              <w:t>AR(1)-BH(1)</w:t>
            </w:r>
          </w:p>
        </w:tc>
        <w:tc>
          <w:tcPr>
            <w:tcW w:w="2741" w:type="dxa"/>
          </w:tcPr>
          <w:p w14:paraId="63229FAE" w14:textId="2F12ED2E" w:rsidR="2E7FAA36" w:rsidRPr="00EB4025" w:rsidRDefault="2E7FAA36" w:rsidP="2E7FAA36">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rPr>
            </w:pPr>
            <w:r w:rsidRPr="00EB4025">
              <w:rPr>
                <w:rFonts w:ascii="Times New Roman" w:eastAsia="Times New Roman" w:hAnsi="Times New Roman" w:cs="Times New Roman"/>
                <w:b/>
                <w:bCs/>
                <w:sz w:val="24"/>
                <w:szCs w:val="24"/>
              </w:rPr>
              <w:t>AR(1)-BH(1)</w:t>
            </w:r>
          </w:p>
        </w:tc>
      </w:tr>
      <w:tr w:rsidR="009734F0" w:rsidRPr="009734F0" w14:paraId="3D2FF313" w14:textId="77777777" w:rsidTr="002F3EC9">
        <w:trPr>
          <w:trHeight w:val="1838"/>
        </w:trPr>
        <w:tc>
          <w:tcPr>
            <w:cnfStyle w:val="001000000000" w:firstRow="0" w:lastRow="0" w:firstColumn="1" w:lastColumn="0" w:oddVBand="0" w:evenVBand="0" w:oddHBand="0" w:evenHBand="0" w:firstRowFirstColumn="0" w:firstRowLastColumn="0" w:lastRowFirstColumn="0" w:lastRowLastColumn="0"/>
            <w:tcW w:w="2336" w:type="dxa"/>
          </w:tcPr>
          <w:p w14:paraId="4CAFE0B2" w14:textId="15299258" w:rsidR="2E7FAA36" w:rsidRPr="009734F0" w:rsidRDefault="2E7FAA36" w:rsidP="2E7FAA36">
            <w:pPr>
              <w:spacing w:line="259" w:lineRule="auto"/>
              <w:jc w:val="center"/>
              <w:rPr>
                <w:rFonts w:ascii="Times New Roman" w:eastAsia="Times New Roman" w:hAnsi="Times New Roman" w:cs="Times New Roman"/>
                <w:b w:val="0"/>
                <w:bCs w:val="0"/>
                <w:caps/>
                <w:sz w:val="24"/>
                <w:szCs w:val="24"/>
              </w:rPr>
            </w:pPr>
            <w:r w:rsidRPr="009734F0">
              <w:rPr>
                <w:rFonts w:ascii="Times New Roman" w:eastAsia="Times New Roman" w:hAnsi="Times New Roman" w:cs="Times New Roman"/>
                <w:b w:val="0"/>
                <w:bCs w:val="0"/>
                <w:sz w:val="24"/>
                <w:szCs w:val="24"/>
              </w:rPr>
              <w:t>Replaced Non-linear Terms</w:t>
            </w:r>
          </w:p>
        </w:tc>
        <w:tc>
          <w:tcPr>
            <w:tcW w:w="1619" w:type="dxa"/>
          </w:tcPr>
          <w:p w14:paraId="1C4E1857" w14:textId="632AB659" w:rsidR="2E7FAA36" w:rsidRPr="009734F0" w:rsidRDefault="2E7FAA36" w:rsidP="2E7FAA36">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rPr>
              <w:t>None</w:t>
            </w:r>
          </w:p>
        </w:tc>
        <w:tc>
          <w:tcPr>
            <w:tcW w:w="2647" w:type="dxa"/>
          </w:tcPr>
          <w:p w14:paraId="382F54A0" w14:textId="3C859F9B" w:rsidR="2E7FAA36" w:rsidRPr="009734F0" w:rsidRDefault="11AC2427" w:rsidP="2E7FAA36">
            <w:pPr>
              <w:spacing w:line="259" w:lineRule="auto"/>
              <w:ind w:right="-4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5DFAA31F">
              <w:rPr>
                <w:rFonts w:ascii="Times New Roman" w:eastAsia="Times New Roman" w:hAnsi="Times New Roman" w:cs="Times New Roman"/>
                <w:sz w:val="24"/>
                <w:szCs w:val="24"/>
                <w:lang w:val="en-SG"/>
              </w:rPr>
              <w:t>l</w:t>
            </w:r>
            <w:r w:rsidR="12BD6DC8" w:rsidRPr="5DFAA31F">
              <w:rPr>
                <w:rFonts w:ascii="Times New Roman" w:eastAsia="Times New Roman" w:hAnsi="Times New Roman" w:cs="Times New Roman"/>
                <w:sz w:val="24"/>
                <w:szCs w:val="24"/>
                <w:lang w:val="en-SG"/>
              </w:rPr>
              <w:t>og</w:t>
            </w:r>
            <w:r w:rsidR="2E7FAA36" w:rsidRPr="009734F0">
              <w:rPr>
                <w:rFonts w:ascii="Times New Roman" w:eastAsia="Times New Roman" w:hAnsi="Times New Roman" w:cs="Times New Roman"/>
                <w:sz w:val="24"/>
                <w:szCs w:val="24"/>
                <w:lang w:val="en-SG"/>
              </w:rPr>
              <w:t>(</w:t>
            </w:r>
            <w:r w:rsidR="2E7FAA36" w:rsidRPr="009734F0">
              <w:rPr>
                <w:rFonts w:ascii="Times New Roman" w:eastAsia="Times New Roman" w:hAnsi="Times New Roman" w:cs="Times New Roman"/>
                <w:i/>
                <w:iCs/>
                <w:sz w:val="24"/>
                <w:szCs w:val="24"/>
                <w:lang w:val="en-SG"/>
              </w:rPr>
              <w:t>Price Relative Volume)</w:t>
            </w:r>
          </w:p>
          <w:p w14:paraId="25BD980D" w14:textId="6A3F5625" w:rsidR="2E7FAA36" w:rsidRPr="009734F0" w:rsidRDefault="2E7FAA36" w:rsidP="2E7FAA36">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2741" w:type="dxa"/>
          </w:tcPr>
          <w:p w14:paraId="7F762E2E" w14:textId="1F6AE154" w:rsidR="2E7FAA36" w:rsidRPr="009734F0" w:rsidRDefault="73ED9CC9" w:rsidP="2E7FAA36">
            <w:pPr>
              <w:spacing w:line="259" w:lineRule="auto"/>
              <w:ind w:right="-4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6AF53A">
              <w:rPr>
                <w:rFonts w:ascii="Times New Roman" w:eastAsia="Times New Roman" w:hAnsi="Times New Roman" w:cs="Times New Roman"/>
                <w:sz w:val="24"/>
                <w:szCs w:val="24"/>
                <w:lang w:val="en-SG"/>
              </w:rPr>
              <w:t>l</w:t>
            </w:r>
            <w:r w:rsidR="2E7FAA36" w:rsidRPr="3F6AF53A">
              <w:rPr>
                <w:rFonts w:ascii="Times New Roman" w:eastAsia="Times New Roman" w:hAnsi="Times New Roman" w:cs="Times New Roman"/>
                <w:sz w:val="24"/>
                <w:szCs w:val="24"/>
                <w:lang w:val="en-SG"/>
              </w:rPr>
              <w:t>og</w:t>
            </w:r>
            <w:r w:rsidR="2E7FAA36" w:rsidRPr="009734F0">
              <w:rPr>
                <w:rFonts w:ascii="Times New Roman" w:eastAsia="Times New Roman" w:hAnsi="Times New Roman" w:cs="Times New Roman"/>
                <w:sz w:val="24"/>
                <w:szCs w:val="24"/>
                <w:lang w:val="en-SG"/>
              </w:rPr>
              <w:t>(</w:t>
            </w:r>
            <w:r w:rsidR="2E7FAA36" w:rsidRPr="009734F0">
              <w:rPr>
                <w:rFonts w:ascii="Times New Roman" w:eastAsia="Times New Roman" w:hAnsi="Times New Roman" w:cs="Times New Roman"/>
                <w:i/>
                <w:iCs/>
                <w:sz w:val="24"/>
                <w:szCs w:val="24"/>
                <w:lang w:val="en-SG"/>
              </w:rPr>
              <w:t>Price Relative Volume)</w:t>
            </w:r>
          </w:p>
          <w:p w14:paraId="18196E66" w14:textId="50CAB08E" w:rsidR="2E7FAA36" w:rsidRPr="009734F0" w:rsidRDefault="53884CC5" w:rsidP="2E7FAA36">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F6AF53A">
              <w:rPr>
                <w:rFonts w:ascii="Times New Roman" w:eastAsia="Times New Roman" w:hAnsi="Times New Roman" w:cs="Times New Roman"/>
                <w:sz w:val="24"/>
                <w:szCs w:val="24"/>
                <w:lang w:val="en-SG"/>
              </w:rPr>
              <w:t>l</w:t>
            </w:r>
            <w:r w:rsidR="2E7FAA36" w:rsidRPr="3F6AF53A">
              <w:rPr>
                <w:rFonts w:ascii="Times New Roman" w:eastAsia="Times New Roman" w:hAnsi="Times New Roman" w:cs="Times New Roman"/>
                <w:sz w:val="24"/>
                <w:szCs w:val="24"/>
                <w:lang w:val="en-SG"/>
              </w:rPr>
              <w:t>og</w:t>
            </w:r>
            <w:r w:rsidR="2E7FAA36" w:rsidRPr="009734F0">
              <w:rPr>
                <w:rFonts w:ascii="Times New Roman" w:eastAsia="Times New Roman" w:hAnsi="Times New Roman" w:cs="Times New Roman"/>
                <w:sz w:val="24"/>
                <w:szCs w:val="24"/>
                <w:lang w:val="en-SG"/>
              </w:rPr>
              <w:t>(</w:t>
            </w:r>
            <w:r w:rsidR="2E7FAA36" w:rsidRPr="009734F0">
              <w:rPr>
                <w:rFonts w:ascii="Times New Roman" w:eastAsia="Times New Roman" w:hAnsi="Times New Roman" w:cs="Times New Roman"/>
                <w:i/>
                <w:iCs/>
                <w:sz w:val="24"/>
                <w:szCs w:val="24"/>
                <w:lang w:val="en-SG"/>
              </w:rPr>
              <w:t>Price Relative ATR</w:t>
            </w:r>
          </w:p>
          <w:p w14:paraId="7623827E" w14:textId="494065A6" w:rsidR="2E7FAA36" w:rsidRPr="009734F0" w:rsidRDefault="3BBF6A53" w:rsidP="2E7FAA36">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3D55A884">
              <w:rPr>
                <w:rFonts w:ascii="Times New Roman" w:eastAsia="Times New Roman" w:hAnsi="Times New Roman" w:cs="Times New Roman"/>
                <w:i/>
                <w:iCs/>
                <w:sz w:val="24"/>
                <w:szCs w:val="24"/>
                <w:lang w:val="en-SG"/>
              </w:rPr>
              <w:t>l</w:t>
            </w:r>
            <w:r w:rsidR="2E7FAA36" w:rsidRPr="3D55A884">
              <w:rPr>
                <w:rFonts w:ascii="Times New Roman" w:eastAsia="Times New Roman" w:hAnsi="Times New Roman" w:cs="Times New Roman"/>
                <w:i/>
                <w:iCs/>
                <w:sz w:val="24"/>
                <w:szCs w:val="24"/>
                <w:lang w:val="en-SG"/>
              </w:rPr>
              <w:t>og</w:t>
            </w:r>
            <w:r w:rsidR="2E7FAA36" w:rsidRPr="009734F0">
              <w:rPr>
                <w:rFonts w:ascii="Times New Roman" w:eastAsia="Times New Roman" w:hAnsi="Times New Roman" w:cs="Times New Roman"/>
                <w:i/>
                <w:iCs/>
                <w:sz w:val="24"/>
                <w:szCs w:val="24"/>
                <w:lang w:val="en-SG"/>
              </w:rPr>
              <w:t>(Price Relative Close-EMA200 Price Diff)</w:t>
            </w:r>
          </w:p>
        </w:tc>
      </w:tr>
      <w:tr w:rsidR="009734F0" w:rsidRPr="009734F0" w14:paraId="2A7B6CE3" w14:textId="77777777" w:rsidTr="002F3EC9">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336" w:type="dxa"/>
          </w:tcPr>
          <w:p w14:paraId="01C5B0DE" w14:textId="0117F400" w:rsidR="2E7FAA36" w:rsidRPr="009734F0" w:rsidRDefault="2E7FAA36" w:rsidP="2E7FAA36">
            <w:pPr>
              <w:spacing w:line="259" w:lineRule="auto"/>
              <w:jc w:val="center"/>
              <w:rPr>
                <w:rFonts w:ascii="Times New Roman" w:eastAsia="Times New Roman" w:hAnsi="Times New Roman" w:cs="Times New Roman"/>
                <w:b w:val="0"/>
                <w:bCs w:val="0"/>
                <w:caps/>
                <w:sz w:val="24"/>
                <w:szCs w:val="24"/>
              </w:rPr>
            </w:pPr>
            <w:r w:rsidRPr="009734F0">
              <w:rPr>
                <w:rFonts w:ascii="Times New Roman" w:eastAsia="Times New Roman" w:hAnsi="Times New Roman" w:cs="Times New Roman"/>
                <w:b w:val="0"/>
                <w:bCs w:val="0"/>
                <w:sz w:val="24"/>
                <w:szCs w:val="24"/>
              </w:rPr>
              <w:t>Log Likelihood</w:t>
            </w:r>
          </w:p>
        </w:tc>
        <w:tc>
          <w:tcPr>
            <w:tcW w:w="1619" w:type="dxa"/>
          </w:tcPr>
          <w:p w14:paraId="7611A176" w14:textId="79578F38" w:rsidR="2E7FAA36" w:rsidRPr="009734F0" w:rsidRDefault="2E7FAA36" w:rsidP="2E7FAA36">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rPr>
              <w:t>3404.5</w:t>
            </w:r>
          </w:p>
        </w:tc>
        <w:tc>
          <w:tcPr>
            <w:tcW w:w="2647" w:type="dxa"/>
          </w:tcPr>
          <w:p w14:paraId="6DB96287" w14:textId="24731D8C" w:rsidR="2E7FAA36" w:rsidRPr="009734F0" w:rsidRDefault="2E7FAA36" w:rsidP="2E7FAA36">
            <w:pPr>
              <w:spacing w:line="259" w:lineRule="auto"/>
              <w:ind w:right="-4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rPr>
              <w:t>3405.2</w:t>
            </w:r>
          </w:p>
        </w:tc>
        <w:tc>
          <w:tcPr>
            <w:tcW w:w="2741" w:type="dxa"/>
          </w:tcPr>
          <w:p w14:paraId="1B3C2783" w14:textId="1C14F304" w:rsidR="2E7FAA36" w:rsidRPr="009734F0" w:rsidRDefault="2E7FAA36" w:rsidP="2E7FAA36">
            <w:pPr>
              <w:spacing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3399.6</w:t>
            </w:r>
          </w:p>
        </w:tc>
      </w:tr>
      <w:tr w:rsidR="009734F0" w:rsidRPr="009734F0" w14:paraId="616580EC" w14:textId="77777777" w:rsidTr="002F3EC9">
        <w:trPr>
          <w:trHeight w:val="308"/>
        </w:trPr>
        <w:tc>
          <w:tcPr>
            <w:cnfStyle w:val="001000000000" w:firstRow="0" w:lastRow="0" w:firstColumn="1" w:lastColumn="0" w:oddVBand="0" w:evenVBand="0" w:oddHBand="0" w:evenHBand="0" w:firstRowFirstColumn="0" w:firstRowLastColumn="0" w:lastRowFirstColumn="0" w:lastRowLastColumn="0"/>
            <w:tcW w:w="2336" w:type="dxa"/>
          </w:tcPr>
          <w:p w14:paraId="776B6E53" w14:textId="2D1D15F8" w:rsidR="2E7FAA36" w:rsidRPr="009734F0" w:rsidRDefault="2E7FAA36" w:rsidP="2E7FAA36">
            <w:pPr>
              <w:spacing w:line="259" w:lineRule="auto"/>
              <w:jc w:val="center"/>
              <w:rPr>
                <w:rFonts w:ascii="Times New Roman" w:eastAsia="Times New Roman" w:hAnsi="Times New Roman" w:cs="Times New Roman"/>
                <w:b w:val="0"/>
                <w:bCs w:val="0"/>
                <w:caps/>
                <w:sz w:val="24"/>
                <w:szCs w:val="24"/>
              </w:rPr>
            </w:pPr>
            <w:r w:rsidRPr="009734F0">
              <w:rPr>
                <w:rFonts w:ascii="Times New Roman" w:eastAsia="Times New Roman" w:hAnsi="Times New Roman" w:cs="Times New Roman"/>
                <w:b w:val="0"/>
                <w:bCs w:val="0"/>
                <w:sz w:val="24"/>
                <w:szCs w:val="24"/>
                <w:lang w:val="en-SG"/>
              </w:rPr>
              <w:t>MSFE</w:t>
            </w:r>
            <w:r w:rsidRPr="009734F0">
              <w:rPr>
                <w:rFonts w:ascii="Times New Roman" w:eastAsia="Times New Roman" w:hAnsi="Times New Roman" w:cs="Times New Roman"/>
                <w:b w:val="0"/>
                <w:bCs w:val="0"/>
                <w:sz w:val="24"/>
                <w:szCs w:val="24"/>
                <w:vertAlign w:val="subscript"/>
                <w:lang w:val="en-SG"/>
              </w:rPr>
              <w:t>FPE</w:t>
            </w:r>
          </w:p>
        </w:tc>
        <w:tc>
          <w:tcPr>
            <w:tcW w:w="1619" w:type="dxa"/>
          </w:tcPr>
          <w:p w14:paraId="3AC98E56" w14:textId="21851849" w:rsidR="2E7FAA36" w:rsidRPr="009734F0" w:rsidRDefault="2E7FAA36" w:rsidP="2E7FAA36">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rPr>
              <w:t>0.001401</w:t>
            </w:r>
          </w:p>
        </w:tc>
        <w:tc>
          <w:tcPr>
            <w:tcW w:w="2647" w:type="dxa"/>
          </w:tcPr>
          <w:p w14:paraId="741F9B2E" w14:textId="76708B6B" w:rsidR="2E7FAA36" w:rsidRPr="009734F0" w:rsidRDefault="2E7FAA36" w:rsidP="2E7FAA36">
            <w:pPr>
              <w:spacing w:line="259" w:lineRule="auto"/>
              <w:ind w:right="-4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rPr>
              <w:t>0.001401</w:t>
            </w:r>
          </w:p>
        </w:tc>
        <w:tc>
          <w:tcPr>
            <w:tcW w:w="2741" w:type="dxa"/>
          </w:tcPr>
          <w:p w14:paraId="600AA303" w14:textId="64DE1F85" w:rsidR="2E7FAA36" w:rsidRPr="009734F0" w:rsidRDefault="2E7FAA36" w:rsidP="2E7FAA36">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0.1400</w:t>
            </w:r>
          </w:p>
        </w:tc>
      </w:tr>
    </w:tbl>
    <w:p w14:paraId="21B5DBC2" w14:textId="0F1EACD2" w:rsidR="2E7FAA36" w:rsidRPr="009734F0" w:rsidRDefault="2E7FAA36" w:rsidP="2E7FAA36">
      <w:pPr>
        <w:jc w:val="both"/>
        <w:rPr>
          <w:rFonts w:ascii="Times New Roman" w:hAnsi="Times New Roman" w:cs="Times New Roman"/>
        </w:rPr>
      </w:pPr>
    </w:p>
    <w:tbl>
      <w:tblPr>
        <w:tblStyle w:val="PlainTable2"/>
        <w:tblW w:w="9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1938"/>
        <w:gridCol w:w="1128"/>
        <w:gridCol w:w="1907"/>
        <w:gridCol w:w="1271"/>
        <w:gridCol w:w="1132"/>
      </w:tblGrid>
      <w:tr w:rsidR="009734F0" w:rsidRPr="009734F0" w14:paraId="4484A7A6" w14:textId="77777777" w:rsidTr="002F3EC9">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314" w:type="dxa"/>
            <w:gridSpan w:val="6"/>
            <w:tcBorders>
              <w:bottom w:val="none" w:sz="0" w:space="0" w:color="auto"/>
            </w:tcBorders>
          </w:tcPr>
          <w:p w14:paraId="7519579A" w14:textId="105CF1EC" w:rsidR="2E7FAA36" w:rsidRPr="009734F0" w:rsidRDefault="2E7FAA36" w:rsidP="2E7FAA36">
            <w:pPr>
              <w:jc w:val="center"/>
              <w:rPr>
                <w:rFonts w:ascii="Times New Roman" w:eastAsia="Times New Roman" w:hAnsi="Times New Roman" w:cs="Times New Roman"/>
                <w:b w:val="0"/>
                <w:bCs w:val="0"/>
                <w:caps/>
                <w:sz w:val="24"/>
                <w:szCs w:val="24"/>
              </w:rPr>
            </w:pPr>
            <w:r w:rsidRPr="009734F0">
              <w:rPr>
                <w:rFonts w:ascii="Times New Roman" w:eastAsia="Times New Roman" w:hAnsi="Times New Roman" w:cs="Times New Roman"/>
                <w:sz w:val="24"/>
                <w:szCs w:val="24"/>
                <w:lang w:val="en-SG"/>
              </w:rPr>
              <w:t xml:space="preserve">Table </w:t>
            </w:r>
            <w:r w:rsidR="00EB4025">
              <w:rPr>
                <w:rFonts w:ascii="Times New Roman" w:eastAsia="Times New Roman" w:hAnsi="Times New Roman" w:cs="Times New Roman"/>
                <w:sz w:val="24"/>
                <w:szCs w:val="24"/>
                <w:lang w:val="en-SG"/>
              </w:rPr>
              <w:t>7</w:t>
            </w:r>
            <w:r w:rsidRPr="009734F0">
              <w:rPr>
                <w:rFonts w:ascii="Times New Roman" w:eastAsia="Times New Roman" w:hAnsi="Times New Roman" w:cs="Times New Roman"/>
                <w:sz w:val="24"/>
                <w:szCs w:val="24"/>
                <w:lang w:val="en-SG"/>
              </w:rPr>
              <w:t>. Effects of Non-linear Terms</w:t>
            </w:r>
          </w:p>
        </w:tc>
      </w:tr>
      <w:tr w:rsidR="009734F0" w:rsidRPr="009734F0" w14:paraId="12DD51B6" w14:textId="77777777" w:rsidTr="002F3EC9">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938" w:type="dxa"/>
          </w:tcPr>
          <w:p w14:paraId="3217F190" w14:textId="28AE7420" w:rsidR="2E7FAA36" w:rsidRPr="009734F0" w:rsidRDefault="2E7FAA36" w:rsidP="2E7FAA36">
            <w:pPr>
              <w:jc w:val="center"/>
              <w:rPr>
                <w:rFonts w:ascii="Times New Roman" w:eastAsia="Times New Roman" w:hAnsi="Times New Roman" w:cs="Times New Roman"/>
                <w:b w:val="0"/>
                <w:bCs w:val="0"/>
                <w:caps/>
                <w:sz w:val="24"/>
                <w:szCs w:val="24"/>
              </w:rPr>
            </w:pPr>
            <w:r w:rsidRPr="009734F0">
              <w:rPr>
                <w:rFonts w:ascii="Times New Roman" w:eastAsia="Times New Roman" w:hAnsi="Times New Roman" w:cs="Times New Roman"/>
                <w:sz w:val="24"/>
                <w:szCs w:val="24"/>
                <w:lang w:val="en-SG"/>
              </w:rPr>
              <w:t>Pre-Modified Variable</w:t>
            </w:r>
          </w:p>
        </w:tc>
        <w:tc>
          <w:tcPr>
            <w:tcW w:w="1938" w:type="dxa"/>
          </w:tcPr>
          <w:p w14:paraId="74B9FE5A" w14:textId="59584EA8" w:rsidR="2E7FAA36" w:rsidRPr="009734F0" w:rsidRDefault="2E7FAA36"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b/>
                <w:bCs/>
                <w:sz w:val="24"/>
                <w:szCs w:val="24"/>
                <w:lang w:val="en-SG"/>
              </w:rPr>
              <w:t>Pre-Modified Coefficient</w:t>
            </w:r>
          </w:p>
        </w:tc>
        <w:tc>
          <w:tcPr>
            <w:tcW w:w="1128" w:type="dxa"/>
          </w:tcPr>
          <w:p w14:paraId="2E2CE05E" w14:textId="45C58DB9" w:rsidR="2E7FAA36" w:rsidRPr="009734F0" w:rsidRDefault="2E7FAA36"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b/>
                <w:bCs/>
                <w:sz w:val="24"/>
                <w:szCs w:val="24"/>
                <w:lang w:val="en-SG"/>
              </w:rPr>
              <w:t>Pre-Modified P&gt;|z|</w:t>
            </w:r>
          </w:p>
        </w:tc>
        <w:tc>
          <w:tcPr>
            <w:tcW w:w="1907" w:type="dxa"/>
          </w:tcPr>
          <w:p w14:paraId="16E7F509" w14:textId="493D3701" w:rsidR="2E7FAA36" w:rsidRPr="009734F0" w:rsidRDefault="2E7FAA36"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b/>
                <w:bCs/>
                <w:sz w:val="24"/>
                <w:szCs w:val="24"/>
                <w:lang w:val="en-SG"/>
              </w:rPr>
              <w:t>Post-Modified Variable</w:t>
            </w:r>
          </w:p>
        </w:tc>
        <w:tc>
          <w:tcPr>
            <w:tcW w:w="1271" w:type="dxa"/>
          </w:tcPr>
          <w:p w14:paraId="62ECA11D" w14:textId="503303E7" w:rsidR="2E7FAA36" w:rsidRPr="009734F0" w:rsidRDefault="2E7FAA36"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b/>
                <w:bCs/>
                <w:sz w:val="24"/>
                <w:szCs w:val="24"/>
                <w:lang w:val="en-SG"/>
              </w:rPr>
              <w:t>Post-Modified Coefficient</w:t>
            </w:r>
          </w:p>
        </w:tc>
        <w:tc>
          <w:tcPr>
            <w:tcW w:w="1129" w:type="dxa"/>
          </w:tcPr>
          <w:p w14:paraId="07397A60" w14:textId="1F1F9C1C" w:rsidR="2E7FAA36" w:rsidRPr="009734F0" w:rsidRDefault="2E7FAA36"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b/>
                <w:bCs/>
                <w:sz w:val="24"/>
                <w:szCs w:val="24"/>
                <w:lang w:val="en-SG"/>
              </w:rPr>
              <w:t>Post-Modified P&gt;|z|</w:t>
            </w:r>
          </w:p>
        </w:tc>
      </w:tr>
      <w:tr w:rsidR="009734F0" w:rsidRPr="009734F0" w14:paraId="02D36EAA" w14:textId="77777777" w:rsidTr="002F3EC9">
        <w:trPr>
          <w:trHeight w:val="650"/>
        </w:trPr>
        <w:tc>
          <w:tcPr>
            <w:cnfStyle w:val="001000000000" w:firstRow="0" w:lastRow="0" w:firstColumn="1" w:lastColumn="0" w:oddVBand="0" w:evenVBand="0" w:oddHBand="0" w:evenHBand="0" w:firstRowFirstColumn="0" w:firstRowLastColumn="0" w:lastRowFirstColumn="0" w:lastRowLastColumn="0"/>
            <w:tcW w:w="1938" w:type="dxa"/>
          </w:tcPr>
          <w:p w14:paraId="3C52175A" w14:textId="008D2616" w:rsidR="2E7FAA36" w:rsidRPr="009734F0" w:rsidRDefault="2E7FAA36" w:rsidP="2E7FAA36">
            <w:pPr>
              <w:jc w:val="center"/>
              <w:rPr>
                <w:rFonts w:ascii="Times New Roman" w:eastAsia="Times New Roman" w:hAnsi="Times New Roman" w:cs="Times New Roman"/>
                <w:b w:val="0"/>
                <w:bCs w:val="0"/>
                <w:caps/>
                <w:sz w:val="24"/>
                <w:szCs w:val="24"/>
              </w:rPr>
            </w:pPr>
            <w:r w:rsidRPr="009734F0">
              <w:rPr>
                <w:rFonts w:ascii="Times New Roman" w:eastAsia="Times New Roman" w:hAnsi="Times New Roman" w:cs="Times New Roman"/>
                <w:b w:val="0"/>
                <w:bCs w:val="0"/>
                <w:sz w:val="24"/>
                <w:szCs w:val="24"/>
                <w:lang w:val="en-SG"/>
              </w:rPr>
              <w:t>Price Relative Volume.L0</w:t>
            </w:r>
          </w:p>
        </w:tc>
        <w:tc>
          <w:tcPr>
            <w:tcW w:w="1938" w:type="dxa"/>
          </w:tcPr>
          <w:p w14:paraId="7CB87F5F" w14:textId="7BB49C03" w:rsidR="2E7FAA36" w:rsidRPr="009734F0" w:rsidRDefault="2E7FAA36" w:rsidP="2E7FAA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-1.59E-10</w:t>
            </w:r>
          </w:p>
        </w:tc>
        <w:tc>
          <w:tcPr>
            <w:tcW w:w="1128" w:type="dxa"/>
          </w:tcPr>
          <w:p w14:paraId="46754E4E" w14:textId="406A6570" w:rsidR="2E7FAA36" w:rsidRPr="009734F0" w:rsidRDefault="2E7FAA36" w:rsidP="2E7FAA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0.955</w:t>
            </w:r>
          </w:p>
        </w:tc>
        <w:tc>
          <w:tcPr>
            <w:tcW w:w="1907" w:type="dxa"/>
          </w:tcPr>
          <w:p w14:paraId="6BCA2A21" w14:textId="7C811C27" w:rsidR="42DAFF1B" w:rsidRPr="009734F0" w:rsidRDefault="42DAFF1B" w:rsidP="2E7FAA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l</w:t>
            </w:r>
            <w:r w:rsidR="2E7FAA36" w:rsidRPr="009734F0">
              <w:rPr>
                <w:rFonts w:ascii="Times New Roman" w:eastAsia="Times New Roman" w:hAnsi="Times New Roman" w:cs="Times New Roman"/>
                <w:sz w:val="24"/>
                <w:szCs w:val="24"/>
                <w:lang w:val="en-SG"/>
              </w:rPr>
              <w:t>og(Price Relative Volume).</w:t>
            </w:r>
            <w:r w:rsidR="2E8F57B7" w:rsidRPr="009734F0">
              <w:rPr>
                <w:rFonts w:ascii="Times New Roman" w:eastAsia="Times New Roman" w:hAnsi="Times New Roman" w:cs="Times New Roman"/>
                <w:sz w:val="24"/>
                <w:szCs w:val="24"/>
                <w:lang w:val="en-SG"/>
              </w:rPr>
              <w:t>L</w:t>
            </w:r>
            <w:r w:rsidR="2E7FAA36" w:rsidRPr="009734F0">
              <w:rPr>
                <w:rFonts w:ascii="Times New Roman" w:eastAsia="Times New Roman" w:hAnsi="Times New Roman" w:cs="Times New Roman"/>
                <w:sz w:val="24"/>
                <w:szCs w:val="24"/>
                <w:lang w:val="en-SG"/>
              </w:rPr>
              <w:t>0</w:t>
            </w:r>
          </w:p>
        </w:tc>
        <w:tc>
          <w:tcPr>
            <w:tcW w:w="1271" w:type="dxa"/>
          </w:tcPr>
          <w:p w14:paraId="093CDCD2" w14:textId="49B6E35D" w:rsidR="2E7FAA36" w:rsidRPr="009734F0" w:rsidRDefault="2E7FAA36" w:rsidP="2E7FAA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0.0025</w:t>
            </w:r>
          </w:p>
        </w:tc>
        <w:tc>
          <w:tcPr>
            <w:tcW w:w="1129" w:type="dxa"/>
          </w:tcPr>
          <w:p w14:paraId="0610FD10" w14:textId="2D3B4D89" w:rsidR="2E7FAA36" w:rsidRPr="009734F0" w:rsidRDefault="2E7FAA36" w:rsidP="2E7FAA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0.482</w:t>
            </w:r>
          </w:p>
        </w:tc>
      </w:tr>
      <w:tr w:rsidR="009734F0" w:rsidRPr="009734F0" w14:paraId="6A2831F4" w14:textId="77777777" w:rsidTr="002F3EC9">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938" w:type="dxa"/>
          </w:tcPr>
          <w:p w14:paraId="3CF91864" w14:textId="6E33A6F4" w:rsidR="2E7FAA36" w:rsidRPr="009734F0" w:rsidRDefault="2E7FAA36" w:rsidP="2E7FAA36">
            <w:pPr>
              <w:jc w:val="center"/>
              <w:rPr>
                <w:rFonts w:ascii="Times New Roman" w:eastAsia="Times New Roman" w:hAnsi="Times New Roman" w:cs="Times New Roman"/>
                <w:b w:val="0"/>
                <w:bCs w:val="0"/>
                <w:caps/>
                <w:sz w:val="24"/>
                <w:szCs w:val="24"/>
              </w:rPr>
            </w:pPr>
            <w:r w:rsidRPr="009734F0">
              <w:rPr>
                <w:rFonts w:ascii="Times New Roman" w:eastAsia="Times New Roman" w:hAnsi="Times New Roman" w:cs="Times New Roman"/>
                <w:b w:val="0"/>
                <w:bCs w:val="0"/>
                <w:sz w:val="24"/>
                <w:szCs w:val="24"/>
                <w:lang w:val="en-SG"/>
              </w:rPr>
              <w:t>Price Relative Volume.L1</w:t>
            </w:r>
          </w:p>
        </w:tc>
        <w:tc>
          <w:tcPr>
            <w:tcW w:w="1938" w:type="dxa"/>
          </w:tcPr>
          <w:p w14:paraId="73DD37F4" w14:textId="16CB4D1A" w:rsidR="2E7FAA36" w:rsidRPr="009734F0" w:rsidRDefault="2E7FAA36"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8.22E-10</w:t>
            </w:r>
          </w:p>
        </w:tc>
        <w:tc>
          <w:tcPr>
            <w:tcW w:w="1128" w:type="dxa"/>
          </w:tcPr>
          <w:p w14:paraId="3152F1E3" w14:textId="106B2BC4" w:rsidR="2E7FAA36" w:rsidRPr="009734F0" w:rsidRDefault="2E7FAA36"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0.765</w:t>
            </w:r>
          </w:p>
        </w:tc>
        <w:tc>
          <w:tcPr>
            <w:tcW w:w="1907" w:type="dxa"/>
          </w:tcPr>
          <w:p w14:paraId="61D5FE6B" w14:textId="07BFFEE4" w:rsidR="07F35818" w:rsidRPr="009734F0" w:rsidRDefault="07F35818"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l</w:t>
            </w:r>
            <w:r w:rsidR="2E7FAA36" w:rsidRPr="009734F0">
              <w:rPr>
                <w:rFonts w:ascii="Times New Roman" w:eastAsia="Times New Roman" w:hAnsi="Times New Roman" w:cs="Times New Roman"/>
                <w:sz w:val="24"/>
                <w:szCs w:val="24"/>
                <w:lang w:val="en-SG"/>
              </w:rPr>
              <w:t>og(Price Relative Volume).L1</w:t>
            </w:r>
          </w:p>
        </w:tc>
        <w:tc>
          <w:tcPr>
            <w:tcW w:w="1271" w:type="dxa"/>
          </w:tcPr>
          <w:p w14:paraId="7DD6A63C" w14:textId="0F1D6568" w:rsidR="2E7FAA36" w:rsidRPr="009734F0" w:rsidRDefault="2E7FAA36"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-0.0032</w:t>
            </w:r>
          </w:p>
        </w:tc>
        <w:tc>
          <w:tcPr>
            <w:tcW w:w="1129" w:type="dxa"/>
          </w:tcPr>
          <w:p w14:paraId="48F379B0" w14:textId="41113AE8" w:rsidR="2E7FAA36" w:rsidRPr="009734F0" w:rsidRDefault="2E7FAA36"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0.355</w:t>
            </w:r>
          </w:p>
        </w:tc>
      </w:tr>
      <w:tr w:rsidR="009734F0" w:rsidRPr="009734F0" w14:paraId="1971F6E3" w14:textId="77777777" w:rsidTr="002F3EC9">
        <w:trPr>
          <w:trHeight w:val="816"/>
        </w:trPr>
        <w:tc>
          <w:tcPr>
            <w:cnfStyle w:val="001000000000" w:firstRow="0" w:lastRow="0" w:firstColumn="1" w:lastColumn="0" w:oddVBand="0" w:evenVBand="0" w:oddHBand="0" w:evenHBand="0" w:firstRowFirstColumn="0" w:firstRowLastColumn="0" w:lastRowFirstColumn="0" w:lastRowLastColumn="0"/>
            <w:tcW w:w="1938" w:type="dxa"/>
          </w:tcPr>
          <w:p w14:paraId="39AC0ACC" w14:textId="29500C55" w:rsidR="2E7FAA36" w:rsidRPr="009734F0" w:rsidRDefault="2E7FAA36" w:rsidP="2E7FAA36">
            <w:pPr>
              <w:jc w:val="center"/>
              <w:rPr>
                <w:rFonts w:ascii="Times New Roman" w:eastAsia="Times New Roman" w:hAnsi="Times New Roman" w:cs="Times New Roman"/>
                <w:b w:val="0"/>
                <w:bCs w:val="0"/>
                <w:caps/>
                <w:sz w:val="24"/>
                <w:szCs w:val="24"/>
              </w:rPr>
            </w:pPr>
            <w:r w:rsidRPr="009734F0">
              <w:rPr>
                <w:rFonts w:ascii="Times New Roman" w:eastAsia="Times New Roman" w:hAnsi="Times New Roman" w:cs="Times New Roman"/>
                <w:b w:val="0"/>
                <w:bCs w:val="0"/>
                <w:sz w:val="24"/>
                <w:szCs w:val="24"/>
                <w:lang w:val="en-SG"/>
              </w:rPr>
              <w:t>Price Relative Close-EMA200 Price Diff.L0</w:t>
            </w:r>
          </w:p>
        </w:tc>
        <w:tc>
          <w:tcPr>
            <w:tcW w:w="1938" w:type="dxa"/>
          </w:tcPr>
          <w:p w14:paraId="193E7C30" w14:textId="6177397F" w:rsidR="2E7FAA36" w:rsidRPr="009734F0" w:rsidRDefault="2E7FAA36" w:rsidP="2E7FAA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-0.2212</w:t>
            </w:r>
          </w:p>
        </w:tc>
        <w:tc>
          <w:tcPr>
            <w:tcW w:w="1128" w:type="dxa"/>
          </w:tcPr>
          <w:p w14:paraId="49B5D945" w14:textId="4E3C4C49" w:rsidR="2E7FAA36" w:rsidRPr="009734F0" w:rsidRDefault="2E7FAA36" w:rsidP="2E7FAA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0.001*</w:t>
            </w:r>
            <w:r w:rsidR="002F3EC9">
              <w:rPr>
                <w:rFonts w:ascii="Times New Roman" w:eastAsia="Times New Roman" w:hAnsi="Times New Roman" w:cs="Times New Roman"/>
                <w:sz w:val="24"/>
                <w:szCs w:val="24"/>
                <w:lang w:val="en-SG"/>
              </w:rPr>
              <w:t>*</w:t>
            </w:r>
            <w:r w:rsidRPr="009734F0">
              <w:rPr>
                <w:rFonts w:ascii="Times New Roman" w:eastAsia="Times New Roman" w:hAnsi="Times New Roman" w:cs="Times New Roman"/>
                <w:sz w:val="24"/>
                <w:szCs w:val="24"/>
                <w:lang w:val="en-SG"/>
              </w:rPr>
              <w:t>*</w:t>
            </w:r>
          </w:p>
        </w:tc>
        <w:tc>
          <w:tcPr>
            <w:tcW w:w="1907" w:type="dxa"/>
          </w:tcPr>
          <w:p w14:paraId="1F4186A9" w14:textId="3D6215AF" w:rsidR="548C3DAE" w:rsidRPr="009734F0" w:rsidRDefault="548C3DAE" w:rsidP="2E7FAA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l</w:t>
            </w:r>
            <w:r w:rsidR="2E7FAA36" w:rsidRPr="009734F0">
              <w:rPr>
                <w:rFonts w:ascii="Times New Roman" w:eastAsia="Times New Roman" w:hAnsi="Times New Roman" w:cs="Times New Roman"/>
                <w:sz w:val="24"/>
                <w:szCs w:val="24"/>
                <w:lang w:val="en-SG"/>
              </w:rPr>
              <w:t>og(Price Relative Close-EMA200 Price Diff).L0</w:t>
            </w:r>
          </w:p>
        </w:tc>
        <w:tc>
          <w:tcPr>
            <w:tcW w:w="1271" w:type="dxa"/>
          </w:tcPr>
          <w:p w14:paraId="7EBA90B3" w14:textId="55427656" w:rsidR="2E7FAA36" w:rsidRPr="009734F0" w:rsidRDefault="2E7FAA36" w:rsidP="2E7FAA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-0.3833</w:t>
            </w:r>
          </w:p>
        </w:tc>
        <w:tc>
          <w:tcPr>
            <w:tcW w:w="1129" w:type="dxa"/>
          </w:tcPr>
          <w:p w14:paraId="5593144A" w14:textId="1E9C3B34" w:rsidR="2E7FAA36" w:rsidRPr="009734F0" w:rsidRDefault="2E7FAA36" w:rsidP="2E7FAA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0.009*</w:t>
            </w:r>
            <w:r w:rsidR="002F3EC9">
              <w:rPr>
                <w:rFonts w:ascii="Times New Roman" w:eastAsia="Times New Roman" w:hAnsi="Times New Roman" w:cs="Times New Roman"/>
                <w:sz w:val="24"/>
                <w:szCs w:val="24"/>
                <w:lang w:val="en-SG"/>
              </w:rPr>
              <w:t>*</w:t>
            </w:r>
            <w:r w:rsidRPr="009734F0">
              <w:rPr>
                <w:rFonts w:ascii="Times New Roman" w:eastAsia="Times New Roman" w:hAnsi="Times New Roman" w:cs="Times New Roman"/>
                <w:sz w:val="24"/>
                <w:szCs w:val="24"/>
                <w:lang w:val="en-SG"/>
              </w:rPr>
              <w:t>*</w:t>
            </w:r>
          </w:p>
        </w:tc>
      </w:tr>
      <w:tr w:rsidR="009734F0" w:rsidRPr="009734F0" w14:paraId="67D6D429" w14:textId="77777777" w:rsidTr="002F3EC9">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938" w:type="dxa"/>
          </w:tcPr>
          <w:p w14:paraId="7255E0D5" w14:textId="53A4868F" w:rsidR="2E7FAA36" w:rsidRPr="009734F0" w:rsidRDefault="2E7FAA36" w:rsidP="2E7FAA36">
            <w:pPr>
              <w:jc w:val="center"/>
              <w:rPr>
                <w:rFonts w:ascii="Times New Roman" w:eastAsia="Times New Roman" w:hAnsi="Times New Roman" w:cs="Times New Roman"/>
                <w:b w:val="0"/>
                <w:bCs w:val="0"/>
                <w:caps/>
                <w:sz w:val="24"/>
                <w:szCs w:val="24"/>
              </w:rPr>
            </w:pPr>
            <w:r w:rsidRPr="009734F0">
              <w:rPr>
                <w:rFonts w:ascii="Times New Roman" w:eastAsia="Times New Roman" w:hAnsi="Times New Roman" w:cs="Times New Roman"/>
                <w:b w:val="0"/>
                <w:bCs w:val="0"/>
                <w:sz w:val="24"/>
                <w:szCs w:val="24"/>
                <w:lang w:val="en-SG"/>
              </w:rPr>
              <w:t>Price Relatively Close-EMA200 Price Diff.L1</w:t>
            </w:r>
          </w:p>
        </w:tc>
        <w:tc>
          <w:tcPr>
            <w:tcW w:w="1938" w:type="dxa"/>
          </w:tcPr>
          <w:p w14:paraId="26577599" w14:textId="174661F0" w:rsidR="2E7FAA36" w:rsidRPr="009734F0" w:rsidRDefault="2E7FAA36"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0.2141</w:t>
            </w:r>
          </w:p>
        </w:tc>
        <w:tc>
          <w:tcPr>
            <w:tcW w:w="1128" w:type="dxa"/>
          </w:tcPr>
          <w:p w14:paraId="44C45A6B" w14:textId="3C52C42A" w:rsidR="2E7FAA36" w:rsidRPr="009734F0" w:rsidRDefault="2E7FAA36"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0.001**</w:t>
            </w:r>
            <w:r w:rsidR="002F3EC9">
              <w:rPr>
                <w:rFonts w:ascii="Times New Roman" w:eastAsia="Times New Roman" w:hAnsi="Times New Roman" w:cs="Times New Roman"/>
                <w:sz w:val="24"/>
                <w:szCs w:val="24"/>
                <w:lang w:val="en-SG"/>
              </w:rPr>
              <w:t>*</w:t>
            </w:r>
          </w:p>
        </w:tc>
        <w:tc>
          <w:tcPr>
            <w:tcW w:w="1907" w:type="dxa"/>
          </w:tcPr>
          <w:p w14:paraId="28FCCD15" w14:textId="70A8DB80" w:rsidR="16F3C573" w:rsidRPr="009734F0" w:rsidRDefault="16F3C573"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l</w:t>
            </w:r>
            <w:r w:rsidR="2E7FAA36" w:rsidRPr="009734F0">
              <w:rPr>
                <w:rFonts w:ascii="Times New Roman" w:eastAsia="Times New Roman" w:hAnsi="Times New Roman" w:cs="Times New Roman"/>
                <w:sz w:val="24"/>
                <w:szCs w:val="24"/>
                <w:lang w:val="en-SG"/>
              </w:rPr>
              <w:t>og(Price Relative Close-EMA200 Price Diff).L1</w:t>
            </w:r>
          </w:p>
        </w:tc>
        <w:tc>
          <w:tcPr>
            <w:tcW w:w="1271" w:type="dxa"/>
          </w:tcPr>
          <w:p w14:paraId="6C965BCC" w14:textId="15CC122C" w:rsidR="2E7FAA36" w:rsidRPr="009734F0" w:rsidRDefault="2E7FAA36"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0.3539</w:t>
            </w:r>
          </w:p>
        </w:tc>
        <w:tc>
          <w:tcPr>
            <w:tcW w:w="1129" w:type="dxa"/>
          </w:tcPr>
          <w:p w14:paraId="693E7DFC" w14:textId="7A475BDE" w:rsidR="2E7FAA36" w:rsidRPr="009734F0" w:rsidRDefault="2E7FAA36"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0.015*</w:t>
            </w:r>
            <w:r w:rsidR="002F3EC9">
              <w:rPr>
                <w:rFonts w:ascii="Times New Roman" w:eastAsia="Times New Roman" w:hAnsi="Times New Roman" w:cs="Times New Roman"/>
                <w:sz w:val="24"/>
                <w:szCs w:val="24"/>
                <w:lang w:val="en-SG"/>
              </w:rPr>
              <w:t>*</w:t>
            </w:r>
          </w:p>
        </w:tc>
      </w:tr>
      <w:tr w:rsidR="009734F0" w:rsidRPr="009734F0" w14:paraId="54C65055" w14:textId="77777777" w:rsidTr="002F3EC9">
        <w:trPr>
          <w:trHeight w:val="725"/>
        </w:trPr>
        <w:tc>
          <w:tcPr>
            <w:cnfStyle w:val="001000000000" w:firstRow="0" w:lastRow="0" w:firstColumn="1" w:lastColumn="0" w:oddVBand="0" w:evenVBand="0" w:oddHBand="0" w:evenHBand="0" w:firstRowFirstColumn="0" w:firstRowLastColumn="0" w:lastRowFirstColumn="0" w:lastRowLastColumn="0"/>
            <w:tcW w:w="1938" w:type="dxa"/>
          </w:tcPr>
          <w:p w14:paraId="5A979B38" w14:textId="71592538" w:rsidR="2E7FAA36" w:rsidRPr="009734F0" w:rsidRDefault="2E7FAA36" w:rsidP="2E7FAA36">
            <w:pPr>
              <w:jc w:val="center"/>
              <w:rPr>
                <w:rFonts w:ascii="Times New Roman" w:eastAsia="Times New Roman" w:hAnsi="Times New Roman" w:cs="Times New Roman"/>
                <w:b w:val="0"/>
                <w:bCs w:val="0"/>
                <w:caps/>
                <w:sz w:val="24"/>
                <w:szCs w:val="24"/>
              </w:rPr>
            </w:pPr>
            <w:r w:rsidRPr="009734F0">
              <w:rPr>
                <w:rFonts w:ascii="Times New Roman" w:eastAsia="Times New Roman" w:hAnsi="Times New Roman" w:cs="Times New Roman"/>
                <w:b w:val="0"/>
                <w:bCs w:val="0"/>
                <w:sz w:val="24"/>
                <w:szCs w:val="24"/>
                <w:lang w:val="en-SG"/>
              </w:rPr>
              <w:t>Price Relative ATR.L0</w:t>
            </w:r>
          </w:p>
        </w:tc>
        <w:tc>
          <w:tcPr>
            <w:tcW w:w="1938" w:type="dxa"/>
          </w:tcPr>
          <w:p w14:paraId="0053C7C4" w14:textId="5D64F94A" w:rsidR="2E7FAA36" w:rsidRPr="009734F0" w:rsidRDefault="2E7FAA36" w:rsidP="2E7FAA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0.0051</w:t>
            </w:r>
          </w:p>
        </w:tc>
        <w:tc>
          <w:tcPr>
            <w:tcW w:w="1128" w:type="dxa"/>
          </w:tcPr>
          <w:p w14:paraId="71727388" w14:textId="4F2DDABA" w:rsidR="2E7FAA36" w:rsidRPr="009734F0" w:rsidRDefault="2E7FAA36" w:rsidP="2E7FAA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0.176</w:t>
            </w:r>
          </w:p>
        </w:tc>
        <w:tc>
          <w:tcPr>
            <w:tcW w:w="1907" w:type="dxa"/>
          </w:tcPr>
          <w:p w14:paraId="436F5E6D" w14:textId="30A00147" w:rsidR="4C9FA98B" w:rsidRPr="009734F0" w:rsidRDefault="4C9FA98B" w:rsidP="2E7FAA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l</w:t>
            </w:r>
            <w:r w:rsidR="2E7FAA36" w:rsidRPr="009734F0">
              <w:rPr>
                <w:rFonts w:ascii="Times New Roman" w:eastAsia="Times New Roman" w:hAnsi="Times New Roman" w:cs="Times New Roman"/>
                <w:sz w:val="24"/>
                <w:szCs w:val="24"/>
                <w:lang w:val="en-SG"/>
              </w:rPr>
              <w:t>og(Price Relative ATR).L0</w:t>
            </w:r>
          </w:p>
        </w:tc>
        <w:tc>
          <w:tcPr>
            <w:tcW w:w="1271" w:type="dxa"/>
          </w:tcPr>
          <w:p w14:paraId="28E7EA04" w14:textId="37DE6AC7" w:rsidR="2E7FAA36" w:rsidRPr="009734F0" w:rsidRDefault="2E7FAA36" w:rsidP="2E7FAA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0.0174</w:t>
            </w:r>
          </w:p>
        </w:tc>
        <w:tc>
          <w:tcPr>
            <w:tcW w:w="1129" w:type="dxa"/>
          </w:tcPr>
          <w:p w14:paraId="4A598A12" w14:textId="6E0425C1" w:rsidR="2E7FAA36" w:rsidRPr="009734F0" w:rsidRDefault="2E7FAA36" w:rsidP="2E7FAA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0.338</w:t>
            </w:r>
          </w:p>
        </w:tc>
      </w:tr>
      <w:tr w:rsidR="009734F0" w:rsidRPr="009734F0" w14:paraId="72534882" w14:textId="77777777" w:rsidTr="002F3EC9">
        <w:trPr>
          <w:cnfStyle w:val="000000100000" w:firstRow="0" w:lastRow="0" w:firstColumn="0" w:lastColumn="0" w:oddVBand="0" w:evenVBand="0" w:oddHBand="1" w:evenHBand="0" w:firstRowFirstColumn="0" w:firstRowLastColumn="0" w:lastRowFirstColumn="0" w:lastRowLastColumn="0"/>
          <w:trHeight w:val="725"/>
        </w:trPr>
        <w:tc>
          <w:tcPr>
            <w:cnfStyle w:val="001000000000" w:firstRow="0" w:lastRow="0" w:firstColumn="1" w:lastColumn="0" w:oddVBand="0" w:evenVBand="0" w:oddHBand="0" w:evenHBand="0" w:firstRowFirstColumn="0" w:firstRowLastColumn="0" w:lastRowFirstColumn="0" w:lastRowLastColumn="0"/>
            <w:tcW w:w="1938" w:type="dxa"/>
          </w:tcPr>
          <w:p w14:paraId="20C217EB" w14:textId="3D5371E4" w:rsidR="2E7FAA36" w:rsidRPr="009734F0" w:rsidRDefault="2E7FAA36" w:rsidP="2E7FAA36">
            <w:pPr>
              <w:jc w:val="center"/>
              <w:rPr>
                <w:rFonts w:ascii="Times New Roman" w:eastAsia="Times New Roman" w:hAnsi="Times New Roman" w:cs="Times New Roman"/>
                <w:b w:val="0"/>
                <w:bCs w:val="0"/>
                <w:caps/>
                <w:sz w:val="24"/>
                <w:szCs w:val="24"/>
              </w:rPr>
            </w:pPr>
            <w:r w:rsidRPr="009734F0">
              <w:rPr>
                <w:rFonts w:ascii="Times New Roman" w:eastAsia="Times New Roman" w:hAnsi="Times New Roman" w:cs="Times New Roman"/>
                <w:b w:val="0"/>
                <w:bCs w:val="0"/>
                <w:sz w:val="24"/>
                <w:szCs w:val="24"/>
                <w:lang w:val="en-SG"/>
              </w:rPr>
              <w:t>Price Relative ATR.L1</w:t>
            </w:r>
          </w:p>
        </w:tc>
        <w:tc>
          <w:tcPr>
            <w:tcW w:w="1938" w:type="dxa"/>
          </w:tcPr>
          <w:p w14:paraId="765D2320" w14:textId="0B3ACF54" w:rsidR="2E7FAA36" w:rsidRPr="009734F0" w:rsidRDefault="2E7FAA36"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-0.0039</w:t>
            </w:r>
          </w:p>
        </w:tc>
        <w:tc>
          <w:tcPr>
            <w:tcW w:w="1128" w:type="dxa"/>
          </w:tcPr>
          <w:p w14:paraId="6866D9F0" w14:textId="3DF9AFAA" w:rsidR="2E7FAA36" w:rsidRPr="009734F0" w:rsidRDefault="2E7FAA36"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0.295</w:t>
            </w:r>
          </w:p>
        </w:tc>
        <w:tc>
          <w:tcPr>
            <w:tcW w:w="1907" w:type="dxa"/>
          </w:tcPr>
          <w:p w14:paraId="42CA924C" w14:textId="49BFD40E" w:rsidR="77E31FDD" w:rsidRPr="009734F0" w:rsidRDefault="77E31FDD"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l</w:t>
            </w:r>
            <w:r w:rsidR="2E7FAA36" w:rsidRPr="009734F0">
              <w:rPr>
                <w:rFonts w:ascii="Times New Roman" w:eastAsia="Times New Roman" w:hAnsi="Times New Roman" w:cs="Times New Roman"/>
                <w:sz w:val="24"/>
                <w:szCs w:val="24"/>
                <w:lang w:val="en-SG"/>
              </w:rPr>
              <w:t>og(Price Relative ATR).L1</w:t>
            </w:r>
          </w:p>
        </w:tc>
        <w:tc>
          <w:tcPr>
            <w:tcW w:w="1271" w:type="dxa"/>
          </w:tcPr>
          <w:p w14:paraId="0450DCFA" w14:textId="67D967D9" w:rsidR="2E7FAA36" w:rsidRPr="009734F0" w:rsidRDefault="2E7FAA36"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-0.0132</w:t>
            </w:r>
          </w:p>
        </w:tc>
        <w:tc>
          <w:tcPr>
            <w:tcW w:w="1129" w:type="dxa"/>
          </w:tcPr>
          <w:p w14:paraId="038FC163" w14:textId="59E547ED" w:rsidR="2E7FAA36" w:rsidRPr="009734F0" w:rsidRDefault="2E7FAA36"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0.467</w:t>
            </w:r>
          </w:p>
        </w:tc>
      </w:tr>
    </w:tbl>
    <w:p w14:paraId="59E98947" w14:textId="75FC8FE9" w:rsidR="2E7FAA36" w:rsidRPr="002F3EC9" w:rsidRDefault="002F3EC9" w:rsidP="002F3EC9">
      <w:pPr>
        <w:jc w:val="center"/>
        <w:rPr>
          <w:rFonts w:ascii="Times New Roman" w:hAnsi="Times New Roman" w:cs="Times New Roman"/>
          <w:i/>
          <w:iCs/>
          <w:sz w:val="20"/>
          <w:szCs w:val="20"/>
          <w:lang w:val="en-SG"/>
        </w:rPr>
      </w:pPr>
      <w:r w:rsidRPr="002F3EC9">
        <w:rPr>
          <w:rFonts w:ascii="Times New Roman" w:hAnsi="Times New Roman" w:cs="Times New Roman"/>
          <w:i/>
          <w:iCs/>
          <w:sz w:val="20"/>
          <w:szCs w:val="20"/>
          <w:lang w:val="en-SG"/>
        </w:rPr>
        <w:t xml:space="preserve">* </w:t>
      </w:r>
      <w:r w:rsidR="003E485F" w:rsidRPr="002F3EC9">
        <w:rPr>
          <w:rFonts w:ascii="Times New Roman" w:hAnsi="Times New Roman" w:cs="Times New Roman"/>
          <w:i/>
          <w:iCs/>
          <w:sz w:val="20"/>
          <w:szCs w:val="20"/>
          <w:lang w:val="en-SG"/>
        </w:rPr>
        <w:t>=</w:t>
      </w:r>
      <w:r w:rsidRPr="002F3EC9">
        <w:rPr>
          <w:rFonts w:ascii="Times New Roman" w:hAnsi="Times New Roman" w:cs="Times New Roman"/>
          <w:i/>
          <w:iCs/>
          <w:sz w:val="20"/>
          <w:szCs w:val="20"/>
          <w:lang w:val="en-SG"/>
        </w:rPr>
        <w:t xml:space="preserve"> </w:t>
      </w:r>
      <w:r w:rsidR="003E485F" w:rsidRPr="002F3EC9">
        <w:rPr>
          <w:rFonts w:ascii="Times New Roman" w:hAnsi="Times New Roman" w:cs="Times New Roman"/>
          <w:i/>
          <w:iCs/>
          <w:sz w:val="20"/>
          <w:szCs w:val="20"/>
          <w:lang w:val="en-SG"/>
        </w:rPr>
        <w:t xml:space="preserve">significant at </w:t>
      </w:r>
      <w:r w:rsidRPr="002F3EC9">
        <w:rPr>
          <w:rFonts w:ascii="Times New Roman" w:hAnsi="Times New Roman" w:cs="Times New Roman"/>
          <w:i/>
          <w:iCs/>
          <w:sz w:val="20"/>
          <w:szCs w:val="20"/>
          <w:lang w:val="en-SG"/>
        </w:rPr>
        <w:t>10%, ** = significant at 5%, *** = significant at 1%</w:t>
      </w:r>
    </w:p>
    <w:p w14:paraId="567B7084" w14:textId="674A2902" w:rsidR="7C97044F" w:rsidRPr="007E589F" w:rsidRDefault="7C97044F" w:rsidP="00EB4025">
      <w:pPr>
        <w:ind w:firstLine="360"/>
        <w:jc w:val="both"/>
        <w:rPr>
          <w:rFonts w:ascii="Times New Roman" w:hAnsi="Times New Roman" w:cs="Times New Roman"/>
          <w:sz w:val="24"/>
          <w:szCs w:val="24"/>
        </w:rPr>
      </w:pPr>
      <w:r w:rsidRPr="007E589F">
        <w:rPr>
          <w:rFonts w:ascii="Times New Roman" w:hAnsi="Times New Roman" w:cs="Times New Roman"/>
          <w:sz w:val="24"/>
          <w:szCs w:val="24"/>
          <w:lang w:val="en-SG"/>
        </w:rPr>
        <w:t xml:space="preserve">As seen in Table </w:t>
      </w:r>
      <w:r w:rsidR="00EB4025">
        <w:rPr>
          <w:rFonts w:ascii="Times New Roman" w:hAnsi="Times New Roman" w:cs="Times New Roman"/>
          <w:sz w:val="24"/>
          <w:szCs w:val="24"/>
          <w:lang w:val="en-SG"/>
        </w:rPr>
        <w:t>7</w:t>
      </w:r>
      <w:r w:rsidRPr="007E589F">
        <w:rPr>
          <w:rFonts w:ascii="Times New Roman" w:hAnsi="Times New Roman" w:cs="Times New Roman"/>
          <w:sz w:val="24"/>
          <w:szCs w:val="24"/>
          <w:lang w:val="en-SG"/>
        </w:rPr>
        <w:t xml:space="preserve">. the log-linear relationship between </w:t>
      </w:r>
      <w:r w:rsidRPr="007E589F">
        <w:rPr>
          <w:rFonts w:ascii="Times New Roman" w:hAnsi="Times New Roman" w:cs="Times New Roman"/>
          <w:i/>
          <w:sz w:val="24"/>
          <w:szCs w:val="24"/>
          <w:lang w:val="en-SG"/>
        </w:rPr>
        <w:t xml:space="preserve">Price Relative Volume </w:t>
      </w:r>
      <w:r w:rsidRPr="007E589F">
        <w:rPr>
          <w:rFonts w:ascii="Times New Roman" w:hAnsi="Times New Roman" w:cs="Times New Roman"/>
          <w:sz w:val="24"/>
          <w:szCs w:val="24"/>
          <w:lang w:val="en-SG"/>
        </w:rPr>
        <w:t xml:space="preserve">and expected profits holds as the statistical significance of the variable increases. However, the same cannot be said for </w:t>
      </w:r>
      <w:r w:rsidRPr="007E589F">
        <w:rPr>
          <w:rFonts w:ascii="Times New Roman" w:hAnsi="Times New Roman" w:cs="Times New Roman"/>
          <w:i/>
          <w:sz w:val="24"/>
          <w:szCs w:val="24"/>
          <w:lang w:val="en-SG"/>
        </w:rPr>
        <w:t xml:space="preserve">Price Relative Close-EMA200 Price Diff </w:t>
      </w:r>
      <w:r w:rsidRPr="007E589F">
        <w:rPr>
          <w:rFonts w:ascii="Times New Roman" w:hAnsi="Times New Roman" w:cs="Times New Roman"/>
          <w:sz w:val="24"/>
          <w:szCs w:val="24"/>
          <w:lang w:val="en-SG"/>
        </w:rPr>
        <w:t xml:space="preserve">and </w:t>
      </w:r>
      <w:r w:rsidRPr="007E589F">
        <w:rPr>
          <w:rFonts w:ascii="Times New Roman" w:hAnsi="Times New Roman" w:cs="Times New Roman"/>
          <w:i/>
          <w:sz w:val="24"/>
          <w:szCs w:val="24"/>
          <w:lang w:val="en-SG"/>
        </w:rPr>
        <w:t>Price Relative ATR</w:t>
      </w:r>
      <w:r w:rsidRPr="007E589F">
        <w:rPr>
          <w:rFonts w:ascii="Times New Roman" w:hAnsi="Times New Roman" w:cs="Times New Roman"/>
          <w:sz w:val="24"/>
          <w:szCs w:val="24"/>
          <w:lang w:val="en-SG"/>
        </w:rPr>
        <w:t xml:space="preserve">. Hence the model will </w:t>
      </w:r>
      <w:r w:rsidRPr="007E589F">
        <w:rPr>
          <w:rFonts w:ascii="Times New Roman" w:hAnsi="Times New Roman" w:cs="Times New Roman"/>
          <w:sz w:val="24"/>
          <w:szCs w:val="24"/>
          <w:lang w:val="en-SG"/>
        </w:rPr>
        <w:lastRenderedPageBreak/>
        <w:t xml:space="preserve">only be adjusted to include an additional </w:t>
      </w:r>
      <w:r w:rsidRPr="007E589F">
        <w:rPr>
          <w:rFonts w:ascii="Times New Roman" w:hAnsi="Times New Roman" w:cs="Times New Roman"/>
          <w:i/>
          <w:sz w:val="24"/>
          <w:szCs w:val="24"/>
          <w:lang w:val="en-SG"/>
        </w:rPr>
        <w:t>Log(Price Relative Volume)</w:t>
      </w:r>
      <w:r w:rsidRPr="007E589F">
        <w:rPr>
          <w:rFonts w:ascii="Times New Roman" w:hAnsi="Times New Roman" w:cs="Times New Roman"/>
          <w:sz w:val="24"/>
          <w:szCs w:val="24"/>
          <w:lang w:val="en-SG"/>
        </w:rPr>
        <w:t xml:space="preserve"> term to capture this potential non-linear relationship with the percentage profits.</w:t>
      </w:r>
    </w:p>
    <w:p w14:paraId="22E1A37C" w14:textId="4195C728" w:rsidR="00A12774" w:rsidRPr="008014DA" w:rsidRDefault="008014DA" w:rsidP="00A12774">
      <w:pPr>
        <w:pStyle w:val="Heading2"/>
        <w:numPr>
          <w:ilvl w:val="1"/>
          <w:numId w:val="7"/>
        </w:numPr>
        <w:spacing w:line="360" w:lineRule="auto"/>
        <w:jc w:val="both"/>
        <w:rPr>
          <w:rFonts w:ascii="Times New Roman" w:hAnsi="Times New Roman" w:cs="Times New Roman"/>
          <w:b/>
          <w:bCs/>
          <w:color w:val="auto"/>
          <w:sz w:val="28"/>
          <w:szCs w:val="28"/>
          <w:lang w:val="en-SG"/>
        </w:rPr>
      </w:pPr>
      <w:r>
        <w:rPr>
          <w:rFonts w:ascii="Times New Roman" w:hAnsi="Times New Roman" w:cs="Times New Roman"/>
          <w:b/>
          <w:bCs/>
          <w:color w:val="auto"/>
          <w:sz w:val="28"/>
          <w:szCs w:val="28"/>
          <w:lang w:val="en-SG"/>
        </w:rPr>
        <w:t xml:space="preserve"> Interaction Terms</w:t>
      </w:r>
    </w:p>
    <w:tbl>
      <w:tblPr>
        <w:tblStyle w:val="GridTable1Light-Accent1"/>
        <w:tblpPr w:leftFromText="180" w:rightFromText="180" w:vertAnchor="text" w:horzAnchor="margin" w:tblpXSpec="right" w:tblpY="289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0"/>
        <w:gridCol w:w="1980"/>
        <w:gridCol w:w="2115"/>
      </w:tblGrid>
      <w:tr w:rsidR="001436A6" w:rsidRPr="008014DA" w14:paraId="0264B988" w14:textId="77777777" w:rsidTr="001436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gridSpan w:val="3"/>
            <w:tcBorders>
              <w:bottom w:val="none" w:sz="0" w:space="0" w:color="auto"/>
            </w:tcBorders>
          </w:tcPr>
          <w:p w14:paraId="713B136A" w14:textId="77777777" w:rsidR="001436A6" w:rsidRPr="008014DA" w:rsidRDefault="001436A6" w:rsidP="001436A6">
            <w:pPr>
              <w:spacing w:line="259" w:lineRule="auto"/>
              <w:jc w:val="center"/>
              <w:rPr>
                <w:rFonts w:ascii="Times New Roman" w:eastAsia="Times New Roman" w:hAnsi="Times New Roman" w:cs="Times New Roman"/>
                <w:b w:val="0"/>
                <w:bCs w:val="0"/>
                <w:sz w:val="24"/>
                <w:szCs w:val="24"/>
              </w:rPr>
            </w:pPr>
            <w:r w:rsidRPr="008014DA">
              <w:rPr>
                <w:rFonts w:ascii="Times New Roman" w:eastAsia="Times New Roman" w:hAnsi="Times New Roman" w:cs="Times New Roman"/>
                <w:sz w:val="24"/>
                <w:szCs w:val="24"/>
              </w:rPr>
              <w:t xml:space="preserve">Table </w:t>
            </w:r>
            <w:r>
              <w:rPr>
                <w:rFonts w:ascii="Times New Roman" w:eastAsia="Times New Roman" w:hAnsi="Times New Roman" w:cs="Times New Roman"/>
                <w:sz w:val="24"/>
                <w:szCs w:val="24"/>
              </w:rPr>
              <w:t>8</w:t>
            </w:r>
            <w:r w:rsidRPr="008014DA">
              <w:rPr>
                <w:rFonts w:ascii="Times New Roman" w:eastAsia="Times New Roman" w:hAnsi="Times New Roman" w:cs="Times New Roman"/>
                <w:sz w:val="24"/>
                <w:szCs w:val="24"/>
              </w:rPr>
              <w:t>: ADL Model Comparison (Effects of Interaction Terms)</w:t>
            </w:r>
          </w:p>
        </w:tc>
      </w:tr>
      <w:tr w:rsidR="001436A6" w:rsidRPr="008014DA" w14:paraId="329126F4" w14:textId="77777777" w:rsidTr="001436A6">
        <w:tc>
          <w:tcPr>
            <w:cnfStyle w:val="001000000000" w:firstRow="0" w:lastRow="0" w:firstColumn="1" w:lastColumn="0" w:oddVBand="0" w:evenVBand="0" w:oddHBand="0" w:evenHBand="0" w:firstRowFirstColumn="0" w:firstRowLastColumn="0" w:lastRowFirstColumn="0" w:lastRowLastColumn="0"/>
            <w:tcW w:w="2250" w:type="dxa"/>
          </w:tcPr>
          <w:p w14:paraId="6D2E38CC" w14:textId="77777777" w:rsidR="001436A6" w:rsidRPr="008014DA" w:rsidRDefault="001436A6" w:rsidP="001436A6">
            <w:pPr>
              <w:spacing w:line="259" w:lineRule="auto"/>
              <w:jc w:val="center"/>
              <w:rPr>
                <w:rFonts w:ascii="Times New Roman" w:eastAsia="Times New Roman" w:hAnsi="Times New Roman" w:cs="Times New Roman"/>
                <w:b w:val="0"/>
                <w:bCs w:val="0"/>
                <w:sz w:val="24"/>
                <w:szCs w:val="24"/>
              </w:rPr>
            </w:pPr>
            <w:r w:rsidRPr="008014DA">
              <w:rPr>
                <w:rFonts w:ascii="Times New Roman" w:eastAsia="Times New Roman" w:hAnsi="Times New Roman" w:cs="Times New Roman"/>
                <w:b w:val="0"/>
                <w:bCs w:val="0"/>
                <w:sz w:val="24"/>
                <w:szCs w:val="24"/>
              </w:rPr>
              <w:t>Model</w:t>
            </w:r>
          </w:p>
        </w:tc>
        <w:tc>
          <w:tcPr>
            <w:tcW w:w="1980" w:type="dxa"/>
          </w:tcPr>
          <w:p w14:paraId="2145D244" w14:textId="77777777" w:rsidR="001436A6" w:rsidRPr="008014DA" w:rsidRDefault="001436A6" w:rsidP="001436A6">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rPr>
              <w:t>AR(1)-BH(1)</w:t>
            </w:r>
          </w:p>
        </w:tc>
        <w:tc>
          <w:tcPr>
            <w:tcW w:w="2115" w:type="dxa"/>
          </w:tcPr>
          <w:p w14:paraId="0EA03154" w14:textId="77777777" w:rsidR="001436A6" w:rsidRPr="008014DA" w:rsidRDefault="001436A6" w:rsidP="001436A6">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rPr>
              <w:t>AR(1)-BH(1)</w:t>
            </w:r>
          </w:p>
        </w:tc>
      </w:tr>
      <w:tr w:rsidR="001436A6" w:rsidRPr="008014DA" w14:paraId="164A713A" w14:textId="77777777" w:rsidTr="001436A6">
        <w:tc>
          <w:tcPr>
            <w:cnfStyle w:val="001000000000" w:firstRow="0" w:lastRow="0" w:firstColumn="1" w:lastColumn="0" w:oddVBand="0" w:evenVBand="0" w:oddHBand="0" w:evenHBand="0" w:firstRowFirstColumn="0" w:firstRowLastColumn="0" w:lastRowFirstColumn="0" w:lastRowLastColumn="0"/>
            <w:tcW w:w="2250" w:type="dxa"/>
          </w:tcPr>
          <w:p w14:paraId="05902467" w14:textId="77777777" w:rsidR="001436A6" w:rsidRPr="008014DA" w:rsidRDefault="001436A6" w:rsidP="001436A6">
            <w:pPr>
              <w:spacing w:line="259" w:lineRule="auto"/>
              <w:jc w:val="center"/>
              <w:rPr>
                <w:rFonts w:ascii="Times New Roman" w:eastAsia="Times New Roman" w:hAnsi="Times New Roman" w:cs="Times New Roman"/>
                <w:b w:val="0"/>
                <w:bCs w:val="0"/>
                <w:sz w:val="24"/>
                <w:szCs w:val="24"/>
              </w:rPr>
            </w:pPr>
            <w:r w:rsidRPr="008014DA">
              <w:rPr>
                <w:rFonts w:ascii="Times New Roman" w:eastAsia="Times New Roman" w:hAnsi="Times New Roman" w:cs="Times New Roman"/>
                <w:b w:val="0"/>
                <w:bCs w:val="0"/>
                <w:sz w:val="24"/>
                <w:szCs w:val="24"/>
              </w:rPr>
              <w:t>Interaction Terms</w:t>
            </w:r>
          </w:p>
        </w:tc>
        <w:tc>
          <w:tcPr>
            <w:tcW w:w="1980" w:type="dxa"/>
          </w:tcPr>
          <w:p w14:paraId="05D13B05" w14:textId="77777777" w:rsidR="001436A6" w:rsidRPr="008014DA" w:rsidRDefault="001436A6" w:rsidP="001436A6">
            <w:pPr>
              <w:spacing w:line="259" w:lineRule="auto"/>
              <w:ind w:right="-4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lang w:val="en-SG"/>
              </w:rPr>
              <w:t>Absent</w:t>
            </w:r>
          </w:p>
          <w:p w14:paraId="46D1D9C0" w14:textId="77777777" w:rsidR="001436A6" w:rsidRPr="008014DA" w:rsidRDefault="001436A6" w:rsidP="001436A6">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2115" w:type="dxa"/>
          </w:tcPr>
          <w:p w14:paraId="7B9B77A8" w14:textId="77777777" w:rsidR="001436A6" w:rsidRPr="008014DA" w:rsidRDefault="001436A6" w:rsidP="001436A6">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lang w:val="en-SG"/>
              </w:rPr>
              <w:t>Present</w:t>
            </w:r>
          </w:p>
        </w:tc>
      </w:tr>
      <w:tr w:rsidR="001436A6" w:rsidRPr="008014DA" w14:paraId="2734D02B" w14:textId="77777777" w:rsidTr="001436A6">
        <w:tc>
          <w:tcPr>
            <w:cnfStyle w:val="001000000000" w:firstRow="0" w:lastRow="0" w:firstColumn="1" w:lastColumn="0" w:oddVBand="0" w:evenVBand="0" w:oddHBand="0" w:evenHBand="0" w:firstRowFirstColumn="0" w:firstRowLastColumn="0" w:lastRowFirstColumn="0" w:lastRowLastColumn="0"/>
            <w:tcW w:w="2250" w:type="dxa"/>
          </w:tcPr>
          <w:p w14:paraId="40E68806" w14:textId="77777777" w:rsidR="001436A6" w:rsidRPr="008014DA" w:rsidRDefault="001436A6" w:rsidP="001436A6">
            <w:pPr>
              <w:spacing w:line="259" w:lineRule="auto"/>
              <w:jc w:val="center"/>
              <w:rPr>
                <w:rFonts w:ascii="Times New Roman" w:eastAsia="Times New Roman" w:hAnsi="Times New Roman" w:cs="Times New Roman"/>
                <w:b w:val="0"/>
                <w:bCs w:val="0"/>
                <w:sz w:val="24"/>
                <w:szCs w:val="24"/>
              </w:rPr>
            </w:pPr>
            <w:r w:rsidRPr="008014DA">
              <w:rPr>
                <w:rFonts w:ascii="Times New Roman" w:eastAsia="Times New Roman" w:hAnsi="Times New Roman" w:cs="Times New Roman"/>
                <w:b w:val="0"/>
                <w:bCs w:val="0"/>
                <w:sz w:val="24"/>
                <w:szCs w:val="24"/>
              </w:rPr>
              <w:t>Log Likelihood</w:t>
            </w:r>
          </w:p>
        </w:tc>
        <w:tc>
          <w:tcPr>
            <w:tcW w:w="1980" w:type="dxa"/>
          </w:tcPr>
          <w:p w14:paraId="66FD32BB" w14:textId="77777777" w:rsidR="001436A6" w:rsidRPr="008014DA" w:rsidRDefault="001436A6" w:rsidP="001436A6">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rPr>
              <w:t>3405.2</w:t>
            </w:r>
          </w:p>
        </w:tc>
        <w:tc>
          <w:tcPr>
            <w:tcW w:w="2115" w:type="dxa"/>
          </w:tcPr>
          <w:p w14:paraId="1A9026FF" w14:textId="77777777" w:rsidR="001436A6" w:rsidRPr="008014DA" w:rsidRDefault="001436A6" w:rsidP="001436A6">
            <w:pPr>
              <w:spacing w:line="259" w:lineRule="auto"/>
              <w:ind w:right="-4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lang w:val="en-SG"/>
              </w:rPr>
              <w:t>3409.7</w:t>
            </w:r>
          </w:p>
        </w:tc>
      </w:tr>
      <w:tr w:rsidR="001436A6" w:rsidRPr="008014DA" w14:paraId="724056D2" w14:textId="77777777" w:rsidTr="001436A6">
        <w:trPr>
          <w:trHeight w:val="300"/>
        </w:trPr>
        <w:tc>
          <w:tcPr>
            <w:cnfStyle w:val="001000000000" w:firstRow="0" w:lastRow="0" w:firstColumn="1" w:lastColumn="0" w:oddVBand="0" w:evenVBand="0" w:oddHBand="0" w:evenHBand="0" w:firstRowFirstColumn="0" w:firstRowLastColumn="0" w:lastRowFirstColumn="0" w:lastRowLastColumn="0"/>
            <w:tcW w:w="2250" w:type="dxa"/>
          </w:tcPr>
          <w:p w14:paraId="3022B8B2" w14:textId="77777777" w:rsidR="001436A6" w:rsidRPr="008014DA" w:rsidRDefault="001436A6" w:rsidP="001436A6">
            <w:pPr>
              <w:spacing w:line="259" w:lineRule="auto"/>
              <w:jc w:val="center"/>
              <w:rPr>
                <w:rFonts w:ascii="Times New Roman" w:eastAsia="Times New Roman" w:hAnsi="Times New Roman" w:cs="Times New Roman"/>
                <w:b w:val="0"/>
                <w:bCs w:val="0"/>
                <w:sz w:val="24"/>
                <w:szCs w:val="24"/>
              </w:rPr>
            </w:pPr>
            <w:r w:rsidRPr="008014DA">
              <w:rPr>
                <w:rFonts w:ascii="Times New Roman" w:eastAsia="Times New Roman" w:hAnsi="Times New Roman" w:cs="Times New Roman"/>
                <w:b w:val="0"/>
                <w:bCs w:val="0"/>
                <w:sz w:val="24"/>
                <w:szCs w:val="24"/>
                <w:lang w:val="en-SG"/>
              </w:rPr>
              <w:t>MSFE</w:t>
            </w:r>
            <w:r w:rsidRPr="008014DA">
              <w:rPr>
                <w:rFonts w:ascii="Times New Roman" w:eastAsia="Times New Roman" w:hAnsi="Times New Roman" w:cs="Times New Roman"/>
                <w:b w:val="0"/>
                <w:bCs w:val="0"/>
                <w:sz w:val="24"/>
                <w:szCs w:val="24"/>
                <w:vertAlign w:val="subscript"/>
                <w:lang w:val="en-SG"/>
              </w:rPr>
              <w:t>FPE</w:t>
            </w:r>
          </w:p>
        </w:tc>
        <w:tc>
          <w:tcPr>
            <w:tcW w:w="1980" w:type="dxa"/>
          </w:tcPr>
          <w:p w14:paraId="3F144B8C" w14:textId="77777777" w:rsidR="001436A6" w:rsidRPr="008014DA" w:rsidRDefault="001436A6" w:rsidP="001436A6">
            <w:pPr>
              <w:spacing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rPr>
              <w:t>0.001401</w:t>
            </w:r>
          </w:p>
        </w:tc>
        <w:tc>
          <w:tcPr>
            <w:tcW w:w="2115" w:type="dxa"/>
          </w:tcPr>
          <w:p w14:paraId="08A30D42" w14:textId="77777777" w:rsidR="001436A6" w:rsidRPr="008014DA" w:rsidRDefault="001436A6" w:rsidP="001436A6">
            <w:pPr>
              <w:spacing w:line="259" w:lineRule="auto"/>
              <w:ind w:right="-4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lang w:val="en-SG"/>
              </w:rPr>
              <w:t>0.001400</w:t>
            </w:r>
          </w:p>
        </w:tc>
      </w:tr>
    </w:tbl>
    <w:p w14:paraId="62B5626F" w14:textId="21CE5593" w:rsidR="7C97044F" w:rsidRPr="008014DA" w:rsidRDefault="7C97044F" w:rsidP="00255A5B">
      <w:pPr>
        <w:ind w:firstLine="360"/>
        <w:jc w:val="both"/>
        <w:rPr>
          <w:rFonts w:ascii="Times New Roman" w:hAnsi="Times New Roman" w:cs="Times New Roman"/>
          <w:sz w:val="24"/>
          <w:szCs w:val="24"/>
        </w:rPr>
      </w:pPr>
      <w:r w:rsidRPr="008014DA">
        <w:rPr>
          <w:rFonts w:ascii="Times New Roman" w:hAnsi="Times New Roman" w:cs="Times New Roman"/>
          <w:sz w:val="24"/>
          <w:szCs w:val="24"/>
          <w:lang w:val="en-SG"/>
        </w:rPr>
        <w:t xml:space="preserve">Interaction terms are useful for determining if the marginal effects of a variable conditioned on another variable are significant. Typically, </w:t>
      </w:r>
      <w:r w:rsidR="00163DDC">
        <w:rPr>
          <w:rFonts w:ascii="Times New Roman" w:hAnsi="Times New Roman" w:cs="Times New Roman"/>
          <w:sz w:val="24"/>
          <w:szCs w:val="24"/>
          <w:lang w:val="en-SG"/>
        </w:rPr>
        <w:t>we would</w:t>
      </w:r>
      <w:r w:rsidRPr="008014DA">
        <w:rPr>
          <w:rFonts w:ascii="Times New Roman" w:hAnsi="Times New Roman" w:cs="Times New Roman"/>
          <w:sz w:val="24"/>
          <w:szCs w:val="24"/>
          <w:lang w:val="en-SG"/>
        </w:rPr>
        <w:t xml:space="preserve"> expect that the signal-based indicators that make swing trades tend to perform better when the direction of the trade is following the trend, </w:t>
      </w:r>
      <w:r w:rsidR="00163DDC">
        <w:rPr>
          <w:rFonts w:ascii="Times New Roman" w:hAnsi="Times New Roman" w:cs="Times New Roman"/>
          <w:sz w:val="24"/>
          <w:szCs w:val="24"/>
          <w:lang w:val="en-SG"/>
        </w:rPr>
        <w:t>so</w:t>
      </w:r>
      <w:r w:rsidRPr="008014DA">
        <w:rPr>
          <w:rFonts w:ascii="Times New Roman" w:hAnsi="Times New Roman" w:cs="Times New Roman"/>
          <w:sz w:val="24"/>
          <w:szCs w:val="24"/>
          <w:lang w:val="en-SG"/>
        </w:rPr>
        <w:t xml:space="preserve"> we added interaction terms for all possible combinations of swing trade indicator variables, and conditioned them on both the </w:t>
      </w:r>
      <w:r w:rsidRPr="008014DA">
        <w:rPr>
          <w:rFonts w:ascii="Times New Roman" w:hAnsi="Times New Roman" w:cs="Times New Roman"/>
          <w:i/>
          <w:sz w:val="24"/>
          <w:szCs w:val="24"/>
          <w:lang w:val="en-SG"/>
        </w:rPr>
        <w:t xml:space="preserve">Trend </w:t>
      </w:r>
      <w:r w:rsidRPr="008014DA">
        <w:rPr>
          <w:rFonts w:ascii="Times New Roman" w:hAnsi="Times New Roman" w:cs="Times New Roman"/>
          <w:sz w:val="24"/>
          <w:szCs w:val="24"/>
          <w:lang w:val="en-SG"/>
        </w:rPr>
        <w:t xml:space="preserve">and the </w:t>
      </w:r>
      <w:r w:rsidRPr="008014DA">
        <w:rPr>
          <w:rFonts w:ascii="Times New Roman" w:hAnsi="Times New Roman" w:cs="Times New Roman"/>
          <w:i/>
          <w:sz w:val="24"/>
          <w:szCs w:val="24"/>
          <w:lang w:val="en-SG"/>
        </w:rPr>
        <w:t>Price Relative Close-EMA200 Price Diff</w:t>
      </w:r>
      <w:r w:rsidRPr="008014DA">
        <w:rPr>
          <w:rFonts w:ascii="Times New Roman" w:hAnsi="Times New Roman" w:cs="Times New Roman"/>
          <w:sz w:val="24"/>
          <w:szCs w:val="24"/>
          <w:lang w:val="en-SG"/>
        </w:rPr>
        <w:t xml:space="preserve">. The log likelihood of the model increases while the MSFE decreases minimally, indicating that the interaction terms do indeed contribute to the model performance. Table </w:t>
      </w:r>
      <w:r w:rsidR="00C128A3">
        <w:rPr>
          <w:rFonts w:ascii="Times New Roman" w:hAnsi="Times New Roman" w:cs="Times New Roman"/>
          <w:sz w:val="24"/>
          <w:szCs w:val="24"/>
          <w:lang w:val="en-SG"/>
        </w:rPr>
        <w:t>8</w:t>
      </w:r>
      <w:r w:rsidRPr="008014DA">
        <w:rPr>
          <w:rFonts w:ascii="Times New Roman" w:hAnsi="Times New Roman" w:cs="Times New Roman"/>
          <w:sz w:val="24"/>
          <w:szCs w:val="24"/>
          <w:lang w:val="en-SG"/>
        </w:rPr>
        <w:t xml:space="preserve">. shows the performance of the model with and without the interaction terms and Table </w:t>
      </w:r>
      <w:r w:rsidR="00C128A3">
        <w:rPr>
          <w:rFonts w:ascii="Times New Roman" w:hAnsi="Times New Roman" w:cs="Times New Roman"/>
          <w:sz w:val="24"/>
          <w:szCs w:val="24"/>
          <w:lang w:val="en-SG"/>
        </w:rPr>
        <w:t>9.</w:t>
      </w:r>
      <w:r w:rsidRPr="008014DA">
        <w:rPr>
          <w:rFonts w:ascii="Times New Roman" w:hAnsi="Times New Roman" w:cs="Times New Roman"/>
          <w:sz w:val="24"/>
          <w:szCs w:val="24"/>
          <w:lang w:val="en-SG"/>
        </w:rPr>
        <w:t xml:space="preserve"> shows the coefficients and statistical significance of the interaction terms. While it is noted that the interaction terms are all not statistically significant at the 10% level of significance, the improvements across both the log likelihood and MFSE suggest it is beneficial to keep the terms for the model.</w:t>
      </w:r>
    </w:p>
    <w:p w14:paraId="16328E74" w14:textId="77777777" w:rsidR="00255A5B" w:rsidRPr="008014DA" w:rsidRDefault="00255A5B" w:rsidP="00E71577">
      <w:pPr>
        <w:rPr>
          <w:rFonts w:ascii="Times New Roman" w:hAnsi="Times New Roman" w:cs="Times New Roman"/>
          <w:sz w:val="24"/>
          <w:szCs w:val="24"/>
        </w:rPr>
      </w:pPr>
    </w:p>
    <w:tbl>
      <w:tblPr>
        <w:tblStyle w:val="PlainTable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17"/>
        <w:gridCol w:w="1642"/>
        <w:gridCol w:w="1009"/>
      </w:tblGrid>
      <w:tr w:rsidR="009734F0" w:rsidRPr="008014DA" w14:paraId="6297855A" w14:textId="77777777" w:rsidTr="00E71577">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9268" w:type="dxa"/>
            <w:gridSpan w:val="3"/>
            <w:tcBorders>
              <w:bottom w:val="none" w:sz="0" w:space="0" w:color="auto"/>
            </w:tcBorders>
          </w:tcPr>
          <w:p w14:paraId="63C58F2C" w14:textId="714E3FB3" w:rsidR="2E7FAA36" w:rsidRPr="008014DA" w:rsidRDefault="2E7FAA36" w:rsidP="2E7FAA36">
            <w:pPr>
              <w:jc w:val="center"/>
              <w:rPr>
                <w:rFonts w:ascii="Times New Roman" w:eastAsia="Times New Roman" w:hAnsi="Times New Roman" w:cs="Times New Roman"/>
                <w:b w:val="0"/>
                <w:bCs w:val="0"/>
                <w:caps/>
                <w:sz w:val="24"/>
                <w:szCs w:val="24"/>
              </w:rPr>
            </w:pPr>
            <w:r w:rsidRPr="008014DA">
              <w:rPr>
                <w:rFonts w:ascii="Times New Roman" w:eastAsia="Times New Roman" w:hAnsi="Times New Roman" w:cs="Times New Roman"/>
                <w:sz w:val="24"/>
                <w:szCs w:val="24"/>
                <w:lang w:val="en-SG"/>
              </w:rPr>
              <w:t xml:space="preserve">Table </w:t>
            </w:r>
            <w:r w:rsidR="00E71577">
              <w:rPr>
                <w:rFonts w:ascii="Times New Roman" w:eastAsia="Times New Roman" w:hAnsi="Times New Roman" w:cs="Times New Roman"/>
                <w:sz w:val="24"/>
                <w:szCs w:val="24"/>
                <w:lang w:val="en-SG"/>
              </w:rPr>
              <w:t>9</w:t>
            </w:r>
            <w:r w:rsidRPr="008014DA">
              <w:rPr>
                <w:rFonts w:ascii="Times New Roman" w:eastAsia="Times New Roman" w:hAnsi="Times New Roman" w:cs="Times New Roman"/>
                <w:sz w:val="24"/>
                <w:szCs w:val="24"/>
                <w:lang w:val="en-SG"/>
              </w:rPr>
              <w:t>. Interaction Term Coefficients and Statistical Significance</w:t>
            </w:r>
          </w:p>
        </w:tc>
      </w:tr>
      <w:tr w:rsidR="009734F0" w:rsidRPr="008014DA" w14:paraId="0367630B" w14:textId="77777777" w:rsidTr="00E71577">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6617" w:type="dxa"/>
          </w:tcPr>
          <w:p w14:paraId="736865D1" w14:textId="0B9A6AC9" w:rsidR="2E7FAA36" w:rsidRPr="008014DA" w:rsidRDefault="2E7FAA36" w:rsidP="2E7FAA36">
            <w:pPr>
              <w:jc w:val="center"/>
              <w:rPr>
                <w:rFonts w:ascii="Times New Roman" w:eastAsia="Times New Roman" w:hAnsi="Times New Roman" w:cs="Times New Roman"/>
                <w:b w:val="0"/>
                <w:bCs w:val="0"/>
                <w:caps/>
                <w:sz w:val="24"/>
                <w:szCs w:val="24"/>
              </w:rPr>
            </w:pPr>
          </w:p>
        </w:tc>
        <w:tc>
          <w:tcPr>
            <w:tcW w:w="1642" w:type="dxa"/>
          </w:tcPr>
          <w:p w14:paraId="5DF856DA" w14:textId="405553D8" w:rsidR="2E7FAA36" w:rsidRPr="008014DA" w:rsidRDefault="2E7FAA36"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lang w:val="en-SG"/>
              </w:rPr>
              <w:t>Coefficient</w:t>
            </w:r>
          </w:p>
        </w:tc>
        <w:tc>
          <w:tcPr>
            <w:tcW w:w="1008" w:type="dxa"/>
          </w:tcPr>
          <w:p w14:paraId="68E5E1CA" w14:textId="256635B3" w:rsidR="2E7FAA36" w:rsidRPr="008014DA" w:rsidRDefault="2E7FAA36"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lang w:val="en-SG"/>
              </w:rPr>
              <w:t>P&gt;|z|</w:t>
            </w:r>
          </w:p>
        </w:tc>
      </w:tr>
      <w:tr w:rsidR="009734F0" w:rsidRPr="008014DA" w14:paraId="4DD2CC58" w14:textId="77777777" w:rsidTr="00E71577">
        <w:trPr>
          <w:trHeight w:val="314"/>
          <w:jc w:val="center"/>
        </w:trPr>
        <w:tc>
          <w:tcPr>
            <w:cnfStyle w:val="001000000000" w:firstRow="0" w:lastRow="0" w:firstColumn="1" w:lastColumn="0" w:oddVBand="0" w:evenVBand="0" w:oddHBand="0" w:evenHBand="0" w:firstRowFirstColumn="0" w:firstRowLastColumn="0" w:lastRowFirstColumn="0" w:lastRowLastColumn="0"/>
            <w:tcW w:w="6617" w:type="dxa"/>
          </w:tcPr>
          <w:p w14:paraId="111ADC5E" w14:textId="26EE0DE0" w:rsidR="2E7FAA36" w:rsidRPr="008014DA" w:rsidRDefault="2E7FAA36" w:rsidP="2E7FAA36">
            <w:pPr>
              <w:jc w:val="center"/>
              <w:rPr>
                <w:rFonts w:ascii="Times New Roman" w:eastAsia="Times New Roman" w:hAnsi="Times New Roman" w:cs="Times New Roman"/>
                <w:b w:val="0"/>
                <w:bCs w:val="0"/>
                <w:caps/>
                <w:sz w:val="24"/>
                <w:szCs w:val="24"/>
              </w:rPr>
            </w:pPr>
            <w:r w:rsidRPr="008014DA">
              <w:rPr>
                <w:rFonts w:ascii="Times New Roman" w:eastAsia="Times New Roman" w:hAnsi="Times New Roman" w:cs="Times New Roman"/>
                <w:b w:val="0"/>
                <w:bCs w:val="0"/>
                <w:sz w:val="24"/>
                <w:szCs w:val="24"/>
                <w:lang w:val="en-SG"/>
              </w:rPr>
              <w:t>RSI x Trend.L0</w:t>
            </w:r>
          </w:p>
        </w:tc>
        <w:tc>
          <w:tcPr>
            <w:tcW w:w="1642" w:type="dxa"/>
          </w:tcPr>
          <w:p w14:paraId="59E09F1B" w14:textId="61039119" w:rsidR="2E7FAA36" w:rsidRPr="008014DA" w:rsidRDefault="2E7FAA36" w:rsidP="2E7FAA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lang w:val="en-SG"/>
              </w:rPr>
              <w:t>-0.0003</w:t>
            </w:r>
          </w:p>
        </w:tc>
        <w:tc>
          <w:tcPr>
            <w:tcW w:w="1008" w:type="dxa"/>
          </w:tcPr>
          <w:p w14:paraId="29EA6A7D" w14:textId="01FAB183" w:rsidR="2E7FAA36" w:rsidRPr="008014DA" w:rsidRDefault="2E7FAA36" w:rsidP="2E7FAA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lang w:val="en-SG"/>
              </w:rPr>
              <w:t>0.33</w:t>
            </w:r>
          </w:p>
        </w:tc>
      </w:tr>
      <w:tr w:rsidR="009734F0" w:rsidRPr="008014DA" w14:paraId="0B620A8C" w14:textId="77777777" w:rsidTr="00E71577">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6617" w:type="dxa"/>
          </w:tcPr>
          <w:p w14:paraId="5E1F5C4B" w14:textId="4C944E45" w:rsidR="2E7FAA36" w:rsidRPr="008014DA" w:rsidRDefault="2E7FAA36" w:rsidP="2E7FAA36">
            <w:pPr>
              <w:jc w:val="center"/>
              <w:rPr>
                <w:rFonts w:ascii="Times New Roman" w:eastAsia="Times New Roman" w:hAnsi="Times New Roman" w:cs="Times New Roman"/>
                <w:b w:val="0"/>
                <w:bCs w:val="0"/>
                <w:caps/>
                <w:sz w:val="24"/>
                <w:szCs w:val="24"/>
              </w:rPr>
            </w:pPr>
            <w:r w:rsidRPr="008014DA">
              <w:rPr>
                <w:rFonts w:ascii="Times New Roman" w:eastAsia="Times New Roman" w:hAnsi="Times New Roman" w:cs="Times New Roman"/>
                <w:b w:val="0"/>
                <w:bCs w:val="0"/>
                <w:sz w:val="24"/>
                <w:szCs w:val="24"/>
                <w:lang w:val="en-SG"/>
              </w:rPr>
              <w:t>RSI x Trend.L1</w:t>
            </w:r>
          </w:p>
        </w:tc>
        <w:tc>
          <w:tcPr>
            <w:tcW w:w="1642" w:type="dxa"/>
          </w:tcPr>
          <w:p w14:paraId="2F3A6075" w14:textId="4C2128A7" w:rsidR="2E7FAA36" w:rsidRPr="008014DA" w:rsidRDefault="2E7FAA36"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lang w:val="en-SG"/>
              </w:rPr>
              <w:t>0.0001</w:t>
            </w:r>
          </w:p>
        </w:tc>
        <w:tc>
          <w:tcPr>
            <w:tcW w:w="1008" w:type="dxa"/>
          </w:tcPr>
          <w:p w14:paraId="4DA15500" w14:textId="6E89DAFC" w:rsidR="2E7FAA36" w:rsidRPr="008014DA" w:rsidRDefault="2E7FAA36"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lang w:val="en-SG"/>
              </w:rPr>
              <w:t>0.58</w:t>
            </w:r>
          </w:p>
        </w:tc>
      </w:tr>
      <w:tr w:rsidR="009734F0" w:rsidRPr="008014DA" w14:paraId="32C03EE9" w14:textId="77777777" w:rsidTr="00E71577">
        <w:trPr>
          <w:trHeight w:val="314"/>
          <w:jc w:val="center"/>
        </w:trPr>
        <w:tc>
          <w:tcPr>
            <w:cnfStyle w:val="001000000000" w:firstRow="0" w:lastRow="0" w:firstColumn="1" w:lastColumn="0" w:oddVBand="0" w:evenVBand="0" w:oddHBand="0" w:evenHBand="0" w:firstRowFirstColumn="0" w:firstRowLastColumn="0" w:lastRowFirstColumn="0" w:lastRowLastColumn="0"/>
            <w:tcW w:w="6617" w:type="dxa"/>
          </w:tcPr>
          <w:p w14:paraId="2A1555CA" w14:textId="765ED51C" w:rsidR="2E7FAA36" w:rsidRPr="008014DA" w:rsidRDefault="2E7FAA36" w:rsidP="2E7FAA36">
            <w:pPr>
              <w:jc w:val="center"/>
              <w:rPr>
                <w:rFonts w:ascii="Times New Roman" w:eastAsia="Times New Roman" w:hAnsi="Times New Roman" w:cs="Times New Roman"/>
                <w:b w:val="0"/>
                <w:bCs w:val="0"/>
                <w:caps/>
                <w:sz w:val="24"/>
                <w:szCs w:val="24"/>
              </w:rPr>
            </w:pPr>
            <w:r w:rsidRPr="008014DA">
              <w:rPr>
                <w:rFonts w:ascii="Times New Roman" w:eastAsia="Times New Roman" w:hAnsi="Times New Roman" w:cs="Times New Roman"/>
                <w:b w:val="0"/>
                <w:bCs w:val="0"/>
                <w:sz w:val="24"/>
                <w:szCs w:val="24"/>
                <w:lang w:val="en-SG"/>
              </w:rPr>
              <w:t>RSI x Price Relative Close-EMA200 Price Diff.L0</w:t>
            </w:r>
          </w:p>
        </w:tc>
        <w:tc>
          <w:tcPr>
            <w:tcW w:w="1642" w:type="dxa"/>
          </w:tcPr>
          <w:p w14:paraId="6030AD59" w14:textId="3B4BFE2B" w:rsidR="2E7FAA36" w:rsidRPr="008014DA" w:rsidRDefault="2E7FAA36" w:rsidP="2E7FAA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lang w:val="en-SG"/>
              </w:rPr>
              <w:t>0.0015</w:t>
            </w:r>
          </w:p>
        </w:tc>
        <w:tc>
          <w:tcPr>
            <w:tcW w:w="1008" w:type="dxa"/>
          </w:tcPr>
          <w:p w14:paraId="6BBED6D6" w14:textId="0632590A" w:rsidR="2E7FAA36" w:rsidRPr="008014DA" w:rsidRDefault="2E7FAA36" w:rsidP="2E7FAA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lang w:val="en-SG"/>
              </w:rPr>
              <w:t>0.33</w:t>
            </w:r>
          </w:p>
        </w:tc>
      </w:tr>
      <w:tr w:rsidR="009734F0" w:rsidRPr="008014DA" w14:paraId="2D98D929" w14:textId="77777777" w:rsidTr="00E71577">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6617" w:type="dxa"/>
          </w:tcPr>
          <w:p w14:paraId="41E59D6E" w14:textId="5B0AD3AE" w:rsidR="2E7FAA36" w:rsidRPr="008014DA" w:rsidRDefault="2E7FAA36" w:rsidP="2E7FAA36">
            <w:pPr>
              <w:jc w:val="center"/>
              <w:rPr>
                <w:rFonts w:ascii="Times New Roman" w:eastAsia="Times New Roman" w:hAnsi="Times New Roman" w:cs="Times New Roman"/>
                <w:b w:val="0"/>
                <w:bCs w:val="0"/>
                <w:caps/>
                <w:sz w:val="24"/>
                <w:szCs w:val="24"/>
              </w:rPr>
            </w:pPr>
            <w:r w:rsidRPr="008014DA">
              <w:rPr>
                <w:rFonts w:ascii="Times New Roman" w:eastAsia="Times New Roman" w:hAnsi="Times New Roman" w:cs="Times New Roman"/>
                <w:b w:val="0"/>
                <w:bCs w:val="0"/>
                <w:sz w:val="24"/>
                <w:szCs w:val="24"/>
                <w:lang w:val="en-SG"/>
              </w:rPr>
              <w:t>RSI x Price Relative Close-EMA200 Price Diff.L1</w:t>
            </w:r>
          </w:p>
        </w:tc>
        <w:tc>
          <w:tcPr>
            <w:tcW w:w="1642" w:type="dxa"/>
          </w:tcPr>
          <w:p w14:paraId="0F4CDF6C" w14:textId="3401FBC0" w:rsidR="2E7FAA36" w:rsidRPr="008014DA" w:rsidRDefault="2E7FAA36"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lang w:val="en-SG"/>
              </w:rPr>
              <w:t>-0.0017</w:t>
            </w:r>
          </w:p>
        </w:tc>
        <w:tc>
          <w:tcPr>
            <w:tcW w:w="1008" w:type="dxa"/>
          </w:tcPr>
          <w:p w14:paraId="2431E977" w14:textId="0CBF7D27" w:rsidR="2E7FAA36" w:rsidRPr="008014DA" w:rsidRDefault="2E7FAA36"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lang w:val="en-SG"/>
              </w:rPr>
              <w:t>0.22</w:t>
            </w:r>
          </w:p>
        </w:tc>
      </w:tr>
      <w:tr w:rsidR="009734F0" w:rsidRPr="008014DA" w14:paraId="35496054" w14:textId="77777777" w:rsidTr="00E71577">
        <w:trPr>
          <w:trHeight w:val="314"/>
          <w:jc w:val="center"/>
        </w:trPr>
        <w:tc>
          <w:tcPr>
            <w:cnfStyle w:val="001000000000" w:firstRow="0" w:lastRow="0" w:firstColumn="1" w:lastColumn="0" w:oddVBand="0" w:evenVBand="0" w:oddHBand="0" w:evenHBand="0" w:firstRowFirstColumn="0" w:firstRowLastColumn="0" w:lastRowFirstColumn="0" w:lastRowLastColumn="0"/>
            <w:tcW w:w="6617" w:type="dxa"/>
          </w:tcPr>
          <w:p w14:paraId="60EA29B8" w14:textId="76F83DC5" w:rsidR="2E7FAA36" w:rsidRPr="008014DA" w:rsidRDefault="2E7FAA36" w:rsidP="2E7FAA36">
            <w:pPr>
              <w:jc w:val="center"/>
              <w:rPr>
                <w:rFonts w:ascii="Times New Roman" w:eastAsia="Times New Roman" w:hAnsi="Times New Roman" w:cs="Times New Roman"/>
                <w:b w:val="0"/>
                <w:bCs w:val="0"/>
                <w:caps/>
                <w:sz w:val="24"/>
                <w:szCs w:val="24"/>
              </w:rPr>
            </w:pPr>
            <w:r w:rsidRPr="008014DA">
              <w:rPr>
                <w:rFonts w:ascii="Times New Roman" w:eastAsia="Times New Roman" w:hAnsi="Times New Roman" w:cs="Times New Roman"/>
                <w:b w:val="0"/>
                <w:bCs w:val="0"/>
                <w:sz w:val="24"/>
                <w:szCs w:val="24"/>
                <w:lang w:val="en-SG"/>
              </w:rPr>
              <w:t>RSI Condition x Trend.L0</w:t>
            </w:r>
          </w:p>
        </w:tc>
        <w:tc>
          <w:tcPr>
            <w:tcW w:w="1642" w:type="dxa"/>
          </w:tcPr>
          <w:p w14:paraId="2444BADF" w14:textId="6026F75E" w:rsidR="2E7FAA36" w:rsidRPr="008014DA" w:rsidRDefault="2E7FAA36" w:rsidP="2E7FAA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lang w:val="en-SG"/>
              </w:rPr>
              <w:t>-0.0002</w:t>
            </w:r>
          </w:p>
        </w:tc>
        <w:tc>
          <w:tcPr>
            <w:tcW w:w="1008" w:type="dxa"/>
          </w:tcPr>
          <w:p w14:paraId="6D6D503B" w14:textId="33F52887" w:rsidR="2E7FAA36" w:rsidRPr="008014DA" w:rsidRDefault="2E7FAA36" w:rsidP="2E7FAA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lang w:val="en-SG"/>
              </w:rPr>
              <w:t>0.97</w:t>
            </w:r>
          </w:p>
        </w:tc>
      </w:tr>
      <w:tr w:rsidR="009734F0" w:rsidRPr="008014DA" w14:paraId="782546C1" w14:textId="77777777" w:rsidTr="00E71577">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6617" w:type="dxa"/>
          </w:tcPr>
          <w:p w14:paraId="6234924E" w14:textId="34BF964C" w:rsidR="2E7FAA36" w:rsidRPr="008014DA" w:rsidRDefault="2E7FAA36" w:rsidP="2E7FAA36">
            <w:pPr>
              <w:jc w:val="center"/>
              <w:rPr>
                <w:rFonts w:ascii="Times New Roman" w:eastAsia="Times New Roman" w:hAnsi="Times New Roman" w:cs="Times New Roman"/>
                <w:b w:val="0"/>
                <w:bCs w:val="0"/>
                <w:caps/>
                <w:sz w:val="24"/>
                <w:szCs w:val="24"/>
              </w:rPr>
            </w:pPr>
            <w:r w:rsidRPr="008014DA">
              <w:rPr>
                <w:rFonts w:ascii="Times New Roman" w:eastAsia="Times New Roman" w:hAnsi="Times New Roman" w:cs="Times New Roman"/>
                <w:b w:val="0"/>
                <w:bCs w:val="0"/>
                <w:sz w:val="24"/>
                <w:szCs w:val="24"/>
                <w:lang w:val="en-SG"/>
              </w:rPr>
              <w:t>RSI Condition x Trend.L1</w:t>
            </w:r>
          </w:p>
        </w:tc>
        <w:tc>
          <w:tcPr>
            <w:tcW w:w="1642" w:type="dxa"/>
          </w:tcPr>
          <w:p w14:paraId="0D1718F6" w14:textId="2CC11046" w:rsidR="2E7FAA36" w:rsidRPr="008014DA" w:rsidRDefault="2E7FAA36"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lang w:val="en-SG"/>
              </w:rPr>
              <w:t>-0.0062</w:t>
            </w:r>
          </w:p>
        </w:tc>
        <w:tc>
          <w:tcPr>
            <w:tcW w:w="1008" w:type="dxa"/>
          </w:tcPr>
          <w:p w14:paraId="6695F025" w14:textId="5581BA6D" w:rsidR="2E7FAA36" w:rsidRPr="008014DA" w:rsidRDefault="2E7FAA36"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lang w:val="en-SG"/>
              </w:rPr>
              <w:t>0.37</w:t>
            </w:r>
          </w:p>
        </w:tc>
      </w:tr>
      <w:tr w:rsidR="009734F0" w:rsidRPr="008014DA" w14:paraId="722D1C7E" w14:textId="77777777" w:rsidTr="00E71577">
        <w:trPr>
          <w:trHeight w:val="487"/>
          <w:jc w:val="center"/>
        </w:trPr>
        <w:tc>
          <w:tcPr>
            <w:cnfStyle w:val="001000000000" w:firstRow="0" w:lastRow="0" w:firstColumn="1" w:lastColumn="0" w:oddVBand="0" w:evenVBand="0" w:oddHBand="0" w:evenHBand="0" w:firstRowFirstColumn="0" w:firstRowLastColumn="0" w:lastRowFirstColumn="0" w:lastRowLastColumn="0"/>
            <w:tcW w:w="6617" w:type="dxa"/>
          </w:tcPr>
          <w:p w14:paraId="710C2C79" w14:textId="1ED2AE99" w:rsidR="2E7FAA36" w:rsidRPr="008014DA" w:rsidRDefault="2E7FAA36" w:rsidP="2E7FAA36">
            <w:pPr>
              <w:jc w:val="center"/>
              <w:rPr>
                <w:rFonts w:ascii="Times New Roman" w:eastAsia="Times New Roman" w:hAnsi="Times New Roman" w:cs="Times New Roman"/>
                <w:b w:val="0"/>
                <w:bCs w:val="0"/>
                <w:caps/>
                <w:sz w:val="24"/>
                <w:szCs w:val="24"/>
              </w:rPr>
            </w:pPr>
            <w:r w:rsidRPr="008014DA">
              <w:rPr>
                <w:rFonts w:ascii="Times New Roman" w:eastAsia="Times New Roman" w:hAnsi="Times New Roman" w:cs="Times New Roman"/>
                <w:b w:val="0"/>
                <w:bCs w:val="0"/>
                <w:sz w:val="24"/>
                <w:szCs w:val="24"/>
                <w:lang w:val="en-SG"/>
              </w:rPr>
              <w:t>RSI Condition x Price Relative Close-EMA200 Price Diff.L0</w:t>
            </w:r>
          </w:p>
        </w:tc>
        <w:tc>
          <w:tcPr>
            <w:tcW w:w="1642" w:type="dxa"/>
          </w:tcPr>
          <w:p w14:paraId="7DADA61B" w14:textId="11E232E5" w:rsidR="2E7FAA36" w:rsidRPr="008014DA" w:rsidRDefault="2E7FAA36" w:rsidP="2E7FAA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lang w:val="en-SG"/>
              </w:rPr>
              <w:t>-0.0099</w:t>
            </w:r>
          </w:p>
        </w:tc>
        <w:tc>
          <w:tcPr>
            <w:tcW w:w="1008" w:type="dxa"/>
          </w:tcPr>
          <w:p w14:paraId="6BE1492C" w14:textId="0323BC2D" w:rsidR="2E7FAA36" w:rsidRPr="008014DA" w:rsidRDefault="2E7FAA36" w:rsidP="2E7FAA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lang w:val="en-SG"/>
              </w:rPr>
              <w:t>0.64</w:t>
            </w:r>
          </w:p>
        </w:tc>
      </w:tr>
      <w:tr w:rsidR="009734F0" w:rsidRPr="008014DA" w14:paraId="2A559A41" w14:textId="77777777" w:rsidTr="00E71577">
        <w:trPr>
          <w:cnfStyle w:val="000000100000" w:firstRow="0" w:lastRow="0" w:firstColumn="0" w:lastColumn="0" w:oddVBand="0" w:evenVBand="0" w:oddHBand="1" w:evenHBand="0" w:firstRowFirstColumn="0" w:firstRowLastColumn="0" w:lastRowFirstColumn="0" w:lastRowLastColumn="0"/>
          <w:trHeight w:val="487"/>
          <w:jc w:val="center"/>
        </w:trPr>
        <w:tc>
          <w:tcPr>
            <w:cnfStyle w:val="001000000000" w:firstRow="0" w:lastRow="0" w:firstColumn="1" w:lastColumn="0" w:oddVBand="0" w:evenVBand="0" w:oddHBand="0" w:evenHBand="0" w:firstRowFirstColumn="0" w:firstRowLastColumn="0" w:lastRowFirstColumn="0" w:lastRowLastColumn="0"/>
            <w:tcW w:w="6617" w:type="dxa"/>
          </w:tcPr>
          <w:p w14:paraId="308BA23A" w14:textId="288DCF8B" w:rsidR="2E7FAA36" w:rsidRPr="008014DA" w:rsidRDefault="2E7FAA36" w:rsidP="2E7FAA36">
            <w:pPr>
              <w:jc w:val="center"/>
              <w:rPr>
                <w:rFonts w:ascii="Times New Roman" w:eastAsia="Times New Roman" w:hAnsi="Times New Roman" w:cs="Times New Roman"/>
                <w:b w:val="0"/>
                <w:bCs w:val="0"/>
                <w:caps/>
                <w:sz w:val="24"/>
                <w:szCs w:val="24"/>
              </w:rPr>
            </w:pPr>
            <w:r w:rsidRPr="008014DA">
              <w:rPr>
                <w:rFonts w:ascii="Times New Roman" w:eastAsia="Times New Roman" w:hAnsi="Times New Roman" w:cs="Times New Roman"/>
                <w:b w:val="0"/>
                <w:bCs w:val="0"/>
                <w:sz w:val="24"/>
                <w:szCs w:val="24"/>
                <w:lang w:val="en-SG"/>
              </w:rPr>
              <w:t>RSI Condition x Price Relative Close-EMA200 Price Diff.L1</w:t>
            </w:r>
          </w:p>
        </w:tc>
        <w:tc>
          <w:tcPr>
            <w:tcW w:w="1642" w:type="dxa"/>
          </w:tcPr>
          <w:p w14:paraId="3ECF7FFB" w14:textId="6028754A" w:rsidR="2E7FAA36" w:rsidRPr="008014DA" w:rsidRDefault="2E7FAA36"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lang w:val="en-SG"/>
              </w:rPr>
              <w:t>0.002</w:t>
            </w:r>
          </w:p>
        </w:tc>
        <w:tc>
          <w:tcPr>
            <w:tcW w:w="1008" w:type="dxa"/>
          </w:tcPr>
          <w:p w14:paraId="0035B9FD" w14:textId="4EDFE0D4" w:rsidR="2E7FAA36" w:rsidRPr="008014DA" w:rsidRDefault="2E7FAA36"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lang w:val="en-SG"/>
              </w:rPr>
              <w:t>0.93</w:t>
            </w:r>
          </w:p>
        </w:tc>
      </w:tr>
      <w:tr w:rsidR="009734F0" w:rsidRPr="008014DA" w14:paraId="352F62DB" w14:textId="77777777" w:rsidTr="00E71577">
        <w:trPr>
          <w:trHeight w:val="314"/>
          <w:jc w:val="center"/>
        </w:trPr>
        <w:tc>
          <w:tcPr>
            <w:cnfStyle w:val="001000000000" w:firstRow="0" w:lastRow="0" w:firstColumn="1" w:lastColumn="0" w:oddVBand="0" w:evenVBand="0" w:oddHBand="0" w:evenHBand="0" w:firstRowFirstColumn="0" w:firstRowLastColumn="0" w:lastRowFirstColumn="0" w:lastRowLastColumn="0"/>
            <w:tcW w:w="6617" w:type="dxa"/>
          </w:tcPr>
          <w:p w14:paraId="67DDBBCC" w14:textId="7A9CD56F" w:rsidR="2E7FAA36" w:rsidRPr="008014DA" w:rsidRDefault="2E7FAA36" w:rsidP="2E7FAA36">
            <w:pPr>
              <w:jc w:val="center"/>
              <w:rPr>
                <w:rFonts w:ascii="Times New Roman" w:eastAsia="Times New Roman" w:hAnsi="Times New Roman" w:cs="Times New Roman"/>
                <w:b w:val="0"/>
                <w:bCs w:val="0"/>
                <w:caps/>
                <w:sz w:val="24"/>
                <w:szCs w:val="24"/>
              </w:rPr>
            </w:pPr>
            <w:r w:rsidRPr="008014DA">
              <w:rPr>
                <w:rFonts w:ascii="Times New Roman" w:eastAsia="Times New Roman" w:hAnsi="Times New Roman" w:cs="Times New Roman"/>
                <w:b w:val="0"/>
                <w:bCs w:val="0"/>
                <w:sz w:val="24"/>
                <w:szCs w:val="24"/>
                <w:lang w:val="en-SG"/>
              </w:rPr>
              <w:t>MACD Condition x Trend.L0</w:t>
            </w:r>
          </w:p>
        </w:tc>
        <w:tc>
          <w:tcPr>
            <w:tcW w:w="1642" w:type="dxa"/>
          </w:tcPr>
          <w:p w14:paraId="5E2CD8A9" w14:textId="52D01C46" w:rsidR="2E7FAA36" w:rsidRPr="008014DA" w:rsidRDefault="2E7FAA36" w:rsidP="2E7FAA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lang w:val="en-SG"/>
              </w:rPr>
              <w:t>-0.0016</w:t>
            </w:r>
          </w:p>
        </w:tc>
        <w:tc>
          <w:tcPr>
            <w:tcW w:w="1008" w:type="dxa"/>
          </w:tcPr>
          <w:p w14:paraId="7BC91F06" w14:textId="660FC585" w:rsidR="2E7FAA36" w:rsidRPr="008014DA" w:rsidRDefault="2E7FAA36" w:rsidP="2E7FAA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lang w:val="en-SG"/>
              </w:rPr>
              <w:t>0.8</w:t>
            </w:r>
          </w:p>
        </w:tc>
      </w:tr>
      <w:tr w:rsidR="009734F0" w:rsidRPr="008014DA" w14:paraId="79D99CCD" w14:textId="77777777" w:rsidTr="00E71577">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6617" w:type="dxa"/>
          </w:tcPr>
          <w:p w14:paraId="0A35F379" w14:textId="13132C67" w:rsidR="2E7FAA36" w:rsidRPr="008014DA" w:rsidRDefault="2E7FAA36" w:rsidP="2E7FAA36">
            <w:pPr>
              <w:jc w:val="center"/>
              <w:rPr>
                <w:rFonts w:ascii="Times New Roman" w:eastAsia="Times New Roman" w:hAnsi="Times New Roman" w:cs="Times New Roman"/>
                <w:b w:val="0"/>
                <w:bCs w:val="0"/>
                <w:caps/>
                <w:sz w:val="24"/>
                <w:szCs w:val="24"/>
              </w:rPr>
            </w:pPr>
            <w:r w:rsidRPr="008014DA">
              <w:rPr>
                <w:rFonts w:ascii="Times New Roman" w:eastAsia="Times New Roman" w:hAnsi="Times New Roman" w:cs="Times New Roman"/>
                <w:b w:val="0"/>
                <w:bCs w:val="0"/>
                <w:sz w:val="24"/>
                <w:szCs w:val="24"/>
                <w:lang w:val="en-SG"/>
              </w:rPr>
              <w:t>MACD Condition x Trend.L1</w:t>
            </w:r>
          </w:p>
        </w:tc>
        <w:tc>
          <w:tcPr>
            <w:tcW w:w="1642" w:type="dxa"/>
          </w:tcPr>
          <w:p w14:paraId="20EA66A2" w14:textId="3059EEFA" w:rsidR="2E7FAA36" w:rsidRPr="008014DA" w:rsidRDefault="2E7FAA36"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lang w:val="en-SG"/>
              </w:rPr>
              <w:t>0.0031</w:t>
            </w:r>
          </w:p>
        </w:tc>
        <w:tc>
          <w:tcPr>
            <w:tcW w:w="1008" w:type="dxa"/>
          </w:tcPr>
          <w:p w14:paraId="090F0D06" w14:textId="6AB73414" w:rsidR="2E7FAA36" w:rsidRPr="008014DA" w:rsidRDefault="2E7FAA36"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lang w:val="en-SG"/>
              </w:rPr>
              <w:t>0.63</w:t>
            </w:r>
          </w:p>
        </w:tc>
      </w:tr>
      <w:tr w:rsidR="009734F0" w:rsidRPr="008014DA" w14:paraId="7DA25462" w14:textId="77777777" w:rsidTr="00E71577">
        <w:trPr>
          <w:trHeight w:val="487"/>
          <w:jc w:val="center"/>
        </w:trPr>
        <w:tc>
          <w:tcPr>
            <w:cnfStyle w:val="001000000000" w:firstRow="0" w:lastRow="0" w:firstColumn="1" w:lastColumn="0" w:oddVBand="0" w:evenVBand="0" w:oddHBand="0" w:evenHBand="0" w:firstRowFirstColumn="0" w:firstRowLastColumn="0" w:lastRowFirstColumn="0" w:lastRowLastColumn="0"/>
            <w:tcW w:w="6617" w:type="dxa"/>
          </w:tcPr>
          <w:p w14:paraId="38CF6127" w14:textId="37EE7991" w:rsidR="2E7FAA36" w:rsidRPr="008014DA" w:rsidRDefault="2E7FAA36" w:rsidP="2E7FAA36">
            <w:pPr>
              <w:jc w:val="center"/>
              <w:rPr>
                <w:rFonts w:ascii="Times New Roman" w:eastAsia="Times New Roman" w:hAnsi="Times New Roman" w:cs="Times New Roman"/>
                <w:b w:val="0"/>
                <w:bCs w:val="0"/>
                <w:caps/>
                <w:sz w:val="24"/>
                <w:szCs w:val="24"/>
              </w:rPr>
            </w:pPr>
            <w:r w:rsidRPr="008014DA">
              <w:rPr>
                <w:rFonts w:ascii="Times New Roman" w:eastAsia="Times New Roman" w:hAnsi="Times New Roman" w:cs="Times New Roman"/>
                <w:b w:val="0"/>
                <w:bCs w:val="0"/>
                <w:sz w:val="24"/>
                <w:szCs w:val="24"/>
                <w:lang w:val="en-SG"/>
              </w:rPr>
              <w:t>MACD Condition x Price Relative Close-EMA200 Price Diff.L0</w:t>
            </w:r>
          </w:p>
        </w:tc>
        <w:tc>
          <w:tcPr>
            <w:tcW w:w="1642" w:type="dxa"/>
          </w:tcPr>
          <w:p w14:paraId="01F7FF93" w14:textId="5930B0AE" w:rsidR="2E7FAA36" w:rsidRPr="008014DA" w:rsidRDefault="2E7FAA36" w:rsidP="2E7FAA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lang w:val="en-SG"/>
              </w:rPr>
              <w:t>0.0156</w:t>
            </w:r>
          </w:p>
        </w:tc>
        <w:tc>
          <w:tcPr>
            <w:tcW w:w="1008" w:type="dxa"/>
          </w:tcPr>
          <w:p w14:paraId="6044D69C" w14:textId="79062EE5" w:rsidR="2E7FAA36" w:rsidRPr="008014DA" w:rsidRDefault="2E7FAA36" w:rsidP="2E7FAA3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lang w:val="en-SG"/>
              </w:rPr>
              <w:t>0.49</w:t>
            </w:r>
          </w:p>
        </w:tc>
      </w:tr>
      <w:tr w:rsidR="009734F0" w:rsidRPr="008014DA" w14:paraId="533F84AE" w14:textId="77777777" w:rsidTr="00E71577">
        <w:trPr>
          <w:cnfStyle w:val="000000100000" w:firstRow="0" w:lastRow="0" w:firstColumn="0" w:lastColumn="0" w:oddVBand="0" w:evenVBand="0" w:oddHBand="1" w:evenHBand="0" w:firstRowFirstColumn="0" w:firstRowLastColumn="0" w:lastRowFirstColumn="0" w:lastRowLastColumn="0"/>
          <w:trHeight w:val="471"/>
          <w:jc w:val="center"/>
        </w:trPr>
        <w:tc>
          <w:tcPr>
            <w:cnfStyle w:val="001000000000" w:firstRow="0" w:lastRow="0" w:firstColumn="1" w:lastColumn="0" w:oddVBand="0" w:evenVBand="0" w:oddHBand="0" w:evenHBand="0" w:firstRowFirstColumn="0" w:firstRowLastColumn="0" w:lastRowFirstColumn="0" w:lastRowLastColumn="0"/>
            <w:tcW w:w="6617" w:type="dxa"/>
          </w:tcPr>
          <w:p w14:paraId="744A6BBA" w14:textId="2897926F" w:rsidR="2E7FAA36" w:rsidRPr="008014DA" w:rsidRDefault="2E7FAA36" w:rsidP="2E7FAA36">
            <w:pPr>
              <w:jc w:val="center"/>
              <w:rPr>
                <w:rFonts w:ascii="Times New Roman" w:eastAsia="Times New Roman" w:hAnsi="Times New Roman" w:cs="Times New Roman"/>
                <w:b w:val="0"/>
                <w:bCs w:val="0"/>
                <w:caps/>
                <w:sz w:val="24"/>
                <w:szCs w:val="24"/>
              </w:rPr>
            </w:pPr>
            <w:r w:rsidRPr="008014DA">
              <w:rPr>
                <w:rFonts w:ascii="Times New Roman" w:eastAsia="Times New Roman" w:hAnsi="Times New Roman" w:cs="Times New Roman"/>
                <w:b w:val="0"/>
                <w:bCs w:val="0"/>
                <w:sz w:val="24"/>
                <w:szCs w:val="24"/>
                <w:lang w:val="en-SG"/>
              </w:rPr>
              <w:t>MACD Condition x Price Relative Close-EMA200 Price Diff.L1</w:t>
            </w:r>
          </w:p>
        </w:tc>
        <w:tc>
          <w:tcPr>
            <w:tcW w:w="1642" w:type="dxa"/>
          </w:tcPr>
          <w:p w14:paraId="3C3024E4" w14:textId="26B8F83F" w:rsidR="2E7FAA36" w:rsidRPr="008014DA" w:rsidRDefault="2E7FAA36"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lang w:val="en-SG"/>
              </w:rPr>
              <w:t>-0.0086</w:t>
            </w:r>
          </w:p>
        </w:tc>
        <w:tc>
          <w:tcPr>
            <w:tcW w:w="1008" w:type="dxa"/>
          </w:tcPr>
          <w:p w14:paraId="308A3A60" w14:textId="03097E37" w:rsidR="2E7FAA36" w:rsidRPr="008014DA" w:rsidRDefault="2E7FAA36" w:rsidP="2E7FAA3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014DA">
              <w:rPr>
                <w:rFonts w:ascii="Times New Roman" w:eastAsia="Times New Roman" w:hAnsi="Times New Roman" w:cs="Times New Roman"/>
                <w:sz w:val="24"/>
                <w:szCs w:val="24"/>
                <w:lang w:val="en-SG"/>
              </w:rPr>
              <w:t>0.7</w:t>
            </w:r>
          </w:p>
        </w:tc>
      </w:tr>
    </w:tbl>
    <w:p w14:paraId="548F12C2" w14:textId="4D1F8BFB" w:rsidR="008014DA" w:rsidRDefault="008014DA" w:rsidP="008014DA">
      <w:pPr>
        <w:ind w:right="-46"/>
        <w:jc w:val="both"/>
        <w:rPr>
          <w:rFonts w:ascii="Times New Roman" w:hAnsi="Times New Roman" w:cs="Times New Roman"/>
        </w:rPr>
      </w:pPr>
    </w:p>
    <w:p w14:paraId="4E49F2CD" w14:textId="77777777" w:rsidR="00E71577" w:rsidRPr="009734F0" w:rsidRDefault="00E71577" w:rsidP="008014DA">
      <w:pPr>
        <w:ind w:right="-46"/>
        <w:jc w:val="both"/>
        <w:rPr>
          <w:rFonts w:ascii="Times New Roman" w:hAnsi="Times New Roman" w:cs="Times New Roman"/>
        </w:rPr>
      </w:pPr>
    </w:p>
    <w:p w14:paraId="261D260A" w14:textId="6BFF8FE6" w:rsidR="008014DA" w:rsidRPr="008014DA" w:rsidRDefault="008014DA" w:rsidP="008014DA">
      <w:pPr>
        <w:pStyle w:val="Heading2"/>
        <w:numPr>
          <w:ilvl w:val="1"/>
          <w:numId w:val="7"/>
        </w:numPr>
        <w:spacing w:line="360" w:lineRule="auto"/>
        <w:jc w:val="both"/>
        <w:rPr>
          <w:rFonts w:ascii="Times New Roman" w:hAnsi="Times New Roman" w:cs="Times New Roman"/>
          <w:b/>
          <w:bCs/>
          <w:color w:val="auto"/>
          <w:sz w:val="28"/>
          <w:szCs w:val="28"/>
          <w:lang w:val="en-SG"/>
        </w:rPr>
      </w:pPr>
      <w:r>
        <w:rPr>
          <w:rFonts w:ascii="Times New Roman" w:hAnsi="Times New Roman" w:cs="Times New Roman"/>
          <w:b/>
          <w:bCs/>
          <w:color w:val="auto"/>
          <w:sz w:val="28"/>
          <w:szCs w:val="28"/>
          <w:lang w:val="en-SG"/>
        </w:rPr>
        <w:lastRenderedPageBreak/>
        <w:t xml:space="preserve"> Determining Optimum Lag</w:t>
      </w:r>
    </w:p>
    <w:p w14:paraId="1AC9EB0E" w14:textId="653E3503" w:rsidR="60BE5247" w:rsidRPr="00255A5B" w:rsidRDefault="60BE5247" w:rsidP="00255A5B">
      <w:pPr>
        <w:ind w:firstLine="360"/>
        <w:jc w:val="both"/>
        <w:rPr>
          <w:rFonts w:ascii="Times New Roman" w:hAnsi="Times New Roman" w:cs="Times New Roman"/>
          <w:sz w:val="24"/>
          <w:szCs w:val="24"/>
        </w:rPr>
      </w:pPr>
      <w:r w:rsidRPr="00255A5B">
        <w:rPr>
          <w:rFonts w:ascii="Times New Roman" w:hAnsi="Times New Roman" w:cs="Times New Roman"/>
          <w:sz w:val="24"/>
          <w:szCs w:val="24"/>
        </w:rPr>
        <w:t xml:space="preserve">Previous sections have identified which regressors are statistically significant in the model, however the optimal number of lags to be applied for the model have yet to be determined. By using </w:t>
      </w:r>
      <w:r w:rsidR="00255A5B" w:rsidRPr="00255A5B">
        <w:rPr>
          <w:rFonts w:ascii="Times New Roman" w:hAnsi="Times New Roman" w:cs="Times New Roman"/>
          <w:sz w:val="24"/>
          <w:szCs w:val="24"/>
        </w:rPr>
        <w:t>Bayes’</w:t>
      </w:r>
      <w:r w:rsidRPr="00255A5B">
        <w:rPr>
          <w:rFonts w:ascii="Times New Roman" w:hAnsi="Times New Roman" w:cs="Times New Roman"/>
          <w:sz w:val="24"/>
          <w:szCs w:val="24"/>
        </w:rPr>
        <w:t xml:space="preserve"> Information Criteria (BIC) and Akaike’s Information Criteria (AIC), we can assess a model’s goodness-of-fit at different lags. BIC and AIC</w:t>
      </w:r>
      <w:r w:rsidR="00255A5B">
        <w:rPr>
          <w:rFonts w:ascii="Times New Roman" w:hAnsi="Times New Roman" w:cs="Times New Roman"/>
          <w:sz w:val="24"/>
          <w:szCs w:val="24"/>
        </w:rPr>
        <w:t xml:space="preserve"> </w:t>
      </w:r>
      <w:r w:rsidR="00163DDC" w:rsidRPr="00255A5B">
        <w:rPr>
          <w:rFonts w:ascii="Times New Roman" w:hAnsi="Times New Roman" w:cs="Times New Roman"/>
          <w:sz w:val="24"/>
          <w:szCs w:val="24"/>
        </w:rPr>
        <w:t>are</w:t>
      </w:r>
      <w:r w:rsidRPr="00255A5B">
        <w:rPr>
          <w:rFonts w:ascii="Times New Roman" w:hAnsi="Times New Roman" w:cs="Times New Roman"/>
          <w:sz w:val="24"/>
          <w:szCs w:val="24"/>
        </w:rPr>
        <w:t xml:space="preserve"> given by the following formula:</w:t>
      </w:r>
    </w:p>
    <w:p w14:paraId="71C98551" w14:textId="21AD097A" w:rsidR="60BE5247" w:rsidRPr="009734F0" w:rsidRDefault="60BE5247" w:rsidP="2E7FAA36">
      <w:pPr>
        <w:jc w:val="center"/>
        <w:rPr>
          <w:rFonts w:ascii="Times New Roman" w:hAnsi="Times New Roman" w:cs="Times New Roman"/>
        </w:rPr>
      </w:pPr>
      <w:r w:rsidRPr="009734F0">
        <w:rPr>
          <w:rFonts w:ascii="Times New Roman" w:hAnsi="Times New Roman" w:cs="Times New Roman"/>
          <w:noProof/>
          <w:shd w:val="clear" w:color="auto" w:fill="E6E6E6"/>
        </w:rPr>
        <w:drawing>
          <wp:inline distT="0" distB="0" distL="0" distR="0" wp14:anchorId="0C6518E4" wp14:editId="0E8D851D">
            <wp:extent cx="3571875" cy="571500"/>
            <wp:effectExtent l="0" t="0" r="0" b="0"/>
            <wp:docPr id="1635772619" name="Picture 1635772619"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571875" cy="571500"/>
                    </a:xfrm>
                    <a:prstGeom prst="rect">
                      <a:avLst/>
                    </a:prstGeom>
                  </pic:spPr>
                </pic:pic>
              </a:graphicData>
            </a:graphic>
          </wp:inline>
        </w:drawing>
      </w:r>
    </w:p>
    <w:p w14:paraId="704F35B2" w14:textId="26A034EB" w:rsidR="60BE5247" w:rsidRPr="009734F0" w:rsidRDefault="60BE5247" w:rsidP="2E7FAA36">
      <w:pPr>
        <w:jc w:val="center"/>
        <w:rPr>
          <w:rFonts w:ascii="Times New Roman" w:hAnsi="Times New Roman" w:cs="Times New Roman"/>
        </w:rPr>
      </w:pPr>
      <w:r w:rsidRPr="009734F0">
        <w:rPr>
          <w:rFonts w:ascii="Times New Roman" w:hAnsi="Times New Roman" w:cs="Times New Roman"/>
          <w:noProof/>
          <w:shd w:val="clear" w:color="auto" w:fill="E6E6E6"/>
        </w:rPr>
        <w:drawing>
          <wp:inline distT="0" distB="0" distL="0" distR="0" wp14:anchorId="14A8D0A4" wp14:editId="36F1E84E">
            <wp:extent cx="3314700" cy="581025"/>
            <wp:effectExtent l="0" t="0" r="0" b="0"/>
            <wp:docPr id="130289966" name="Picture 130289966"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314700" cy="581025"/>
                    </a:xfrm>
                    <a:prstGeom prst="rect">
                      <a:avLst/>
                    </a:prstGeom>
                  </pic:spPr>
                </pic:pic>
              </a:graphicData>
            </a:graphic>
          </wp:inline>
        </w:drawing>
      </w:r>
    </w:p>
    <w:p w14:paraId="580D22FF" w14:textId="6CBC10A2" w:rsidR="60BE5247" w:rsidRPr="00A14F9A" w:rsidRDefault="60BE5247" w:rsidP="00255A5B">
      <w:pPr>
        <w:spacing w:after="0"/>
        <w:ind w:right="-46"/>
        <w:jc w:val="center"/>
        <w:rPr>
          <w:rFonts w:ascii="Times New Roman" w:eastAsia="Calibri" w:hAnsi="Times New Roman" w:cs="Times New Roman"/>
          <w:color w:val="000000" w:themeColor="text1"/>
        </w:rPr>
      </w:pPr>
      <w:r w:rsidRPr="00255A5B">
        <w:rPr>
          <w:rFonts w:ascii="Times New Roman" w:eastAsia="Times New Roman" w:hAnsi="Times New Roman" w:cs="Times New Roman"/>
          <w:i/>
          <w:iCs/>
        </w:rPr>
        <w:t xml:space="preserve">T = </w:t>
      </w:r>
      <w:r w:rsidRPr="00A14F9A">
        <w:rPr>
          <w:rFonts w:ascii="Times New Roman" w:eastAsia="Times New Roman" w:hAnsi="Times New Roman" w:cs="Times New Roman"/>
          <w:i/>
          <w:iCs/>
          <w:color w:val="000000" w:themeColor="text1"/>
        </w:rPr>
        <w:t>Number of observations</w:t>
      </w:r>
      <w:r w:rsidR="00255A5B" w:rsidRPr="00A14F9A">
        <w:rPr>
          <w:rFonts w:ascii="Times New Roman" w:eastAsia="Times New Roman" w:hAnsi="Times New Roman" w:cs="Times New Roman"/>
          <w:color w:val="000000" w:themeColor="text1"/>
        </w:rPr>
        <w:t xml:space="preserve">, </w:t>
      </w:r>
      <w:r w:rsidRPr="00A14F9A">
        <w:rPr>
          <w:rFonts w:ascii="Times New Roman" w:eastAsia="Times New Roman" w:hAnsi="Times New Roman" w:cs="Times New Roman"/>
          <w:i/>
          <w:iCs/>
          <w:color w:val="000000" w:themeColor="text1"/>
        </w:rPr>
        <w:t xml:space="preserve">p = </w:t>
      </w:r>
      <w:r w:rsidRPr="00A14F9A">
        <w:rPr>
          <w:rStyle w:val="Heading1Char"/>
          <w:rFonts w:ascii="Times New Roman" w:eastAsia="Calibri" w:hAnsi="Times New Roman" w:cs="Times New Roman"/>
          <w:i/>
          <w:iCs/>
          <w:color w:val="000000" w:themeColor="text1"/>
          <w:sz w:val="22"/>
          <w:szCs w:val="22"/>
        </w:rPr>
        <w:t>Number of lag periods applied</w:t>
      </w:r>
    </w:p>
    <w:p w14:paraId="5C1FA010" w14:textId="7DB8431F" w:rsidR="60BE5247" w:rsidRPr="00A14F9A" w:rsidRDefault="60BE5247" w:rsidP="2E7FAA36">
      <w:pPr>
        <w:spacing w:after="0"/>
        <w:ind w:right="-46"/>
        <w:jc w:val="center"/>
        <w:rPr>
          <w:rFonts w:ascii="Times New Roman" w:eastAsia="Calibri" w:hAnsi="Times New Roman" w:cs="Times New Roman"/>
          <w:color w:val="000000" w:themeColor="text1"/>
        </w:rPr>
      </w:pPr>
      <w:r w:rsidRPr="00A14F9A">
        <w:rPr>
          <w:rFonts w:ascii="Times New Roman" w:eastAsia="Times New Roman" w:hAnsi="Times New Roman" w:cs="Times New Roman"/>
          <w:i/>
          <w:iCs/>
          <w:color w:val="000000" w:themeColor="text1"/>
        </w:rPr>
        <w:t xml:space="preserve">SSR = Sum </w:t>
      </w:r>
      <w:r w:rsidRPr="00A14F9A">
        <w:rPr>
          <w:rStyle w:val="Heading1Char"/>
          <w:rFonts w:ascii="Times New Roman" w:eastAsia="Calibri" w:hAnsi="Times New Roman" w:cs="Times New Roman"/>
          <w:i/>
          <w:iCs/>
          <w:color w:val="000000" w:themeColor="text1"/>
          <w:sz w:val="22"/>
          <w:szCs w:val="22"/>
        </w:rPr>
        <w:t>squared residual between predicted and actual values</w:t>
      </w:r>
    </w:p>
    <w:p w14:paraId="5349C8BB" w14:textId="7B992022" w:rsidR="2E7FAA36" w:rsidRPr="009734F0" w:rsidRDefault="2E7FAA36" w:rsidP="2E7FAA36">
      <w:pPr>
        <w:ind w:right="-46"/>
        <w:jc w:val="center"/>
        <w:rPr>
          <w:rFonts w:ascii="Times New Roman" w:eastAsia="Times New Roman" w:hAnsi="Times New Roman" w:cs="Times New Roman"/>
        </w:rPr>
      </w:pPr>
    </w:p>
    <w:p w14:paraId="404390CE" w14:textId="1E84B2CC" w:rsidR="60BE5247" w:rsidRPr="00255A5B" w:rsidRDefault="60BE5247" w:rsidP="007670CA">
      <w:pPr>
        <w:ind w:right="-46" w:firstLine="720"/>
        <w:jc w:val="both"/>
        <w:rPr>
          <w:rFonts w:ascii="Times New Roman" w:hAnsi="Times New Roman" w:cs="Times New Roman"/>
          <w:sz w:val="24"/>
          <w:szCs w:val="24"/>
        </w:rPr>
      </w:pPr>
      <w:r w:rsidRPr="00255A5B">
        <w:rPr>
          <w:rFonts w:ascii="Times New Roman" w:hAnsi="Times New Roman" w:cs="Times New Roman"/>
          <w:sz w:val="24"/>
          <w:szCs w:val="24"/>
        </w:rPr>
        <w:t xml:space="preserve">The lags tested range from 1-10 and we found that the lag which gives the most negative BIC and AIC is the lag of 1. AIC favors having more lags as it reduces the effects of the number of observations by having a constant second term. Both criteria balance between the model-fit and regressor coefficients. Model performance for the different lags is shown in Table </w:t>
      </w:r>
      <w:r w:rsidR="00694993">
        <w:rPr>
          <w:rFonts w:ascii="Times New Roman" w:hAnsi="Times New Roman" w:cs="Times New Roman"/>
          <w:sz w:val="24"/>
          <w:szCs w:val="24"/>
        </w:rPr>
        <w:t>10</w:t>
      </w:r>
      <w:r w:rsidRPr="00255A5B">
        <w:rPr>
          <w:rFonts w:ascii="Times New Roman" w:hAnsi="Times New Roman" w:cs="Times New Roman"/>
          <w:sz w:val="24"/>
          <w:szCs w:val="24"/>
        </w:rPr>
        <w:t>. below:</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230"/>
        <w:gridCol w:w="1230"/>
        <w:gridCol w:w="1230"/>
        <w:gridCol w:w="1230"/>
        <w:gridCol w:w="1230"/>
        <w:gridCol w:w="1515"/>
      </w:tblGrid>
      <w:tr w:rsidR="00694993" w:rsidRPr="009734F0" w14:paraId="4A54D72A" w14:textId="77777777" w:rsidTr="00694993">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9105" w:type="dxa"/>
            <w:gridSpan w:val="7"/>
            <w:tcBorders>
              <w:bottom w:val="none" w:sz="0" w:space="0" w:color="auto"/>
            </w:tcBorders>
          </w:tcPr>
          <w:p w14:paraId="7E1D6FBE" w14:textId="2554AC8B" w:rsidR="00694993" w:rsidRPr="00941F2E" w:rsidRDefault="00694993" w:rsidP="00694993">
            <w:pPr>
              <w:ind w:right="-46"/>
              <w:jc w:val="center"/>
              <w:rPr>
                <w:rFonts w:ascii="Times New Roman" w:eastAsia="Times New Roman" w:hAnsi="Times New Roman" w:cs="Times New Roman"/>
                <w:color w:val="000000" w:themeColor="text1"/>
                <w:sz w:val="24"/>
                <w:szCs w:val="24"/>
              </w:rPr>
            </w:pPr>
            <w:r w:rsidRPr="00941F2E">
              <w:rPr>
                <w:rFonts w:ascii="Times New Roman" w:eastAsia="Times New Roman" w:hAnsi="Times New Roman" w:cs="Times New Roman"/>
                <w:color w:val="000000" w:themeColor="text1"/>
                <w:sz w:val="24"/>
                <w:szCs w:val="24"/>
                <w:lang w:val="en-SG"/>
              </w:rPr>
              <w:t>Table 10. Model Fit at Different Lags</w:t>
            </w:r>
          </w:p>
        </w:tc>
      </w:tr>
      <w:tr w:rsidR="009734F0" w:rsidRPr="009734F0" w14:paraId="260D839A" w14:textId="77777777" w:rsidTr="008014D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440" w:type="dxa"/>
          </w:tcPr>
          <w:p w14:paraId="01403078" w14:textId="7A552B59" w:rsidR="2E7FAA36" w:rsidRPr="00941F2E" w:rsidRDefault="2E7FAA36" w:rsidP="2E7FAA36">
            <w:pPr>
              <w:spacing w:line="259" w:lineRule="auto"/>
              <w:ind w:right="-46"/>
              <w:jc w:val="both"/>
              <w:rPr>
                <w:rFonts w:ascii="Times New Roman" w:eastAsia="Times New Roman" w:hAnsi="Times New Roman" w:cs="Times New Roman"/>
                <w:b w:val="0"/>
                <w:bCs w:val="0"/>
                <w:caps/>
                <w:color w:val="000000" w:themeColor="text1"/>
                <w:sz w:val="24"/>
                <w:szCs w:val="24"/>
              </w:rPr>
            </w:pPr>
            <w:r w:rsidRPr="00941F2E">
              <w:rPr>
                <w:rFonts w:ascii="Times New Roman" w:eastAsia="Times New Roman" w:hAnsi="Times New Roman" w:cs="Times New Roman"/>
                <w:b w:val="0"/>
                <w:bCs w:val="0"/>
                <w:color w:val="000000" w:themeColor="text1"/>
                <w:sz w:val="24"/>
                <w:szCs w:val="24"/>
              </w:rPr>
              <w:t>Model L</w:t>
            </w:r>
            <w:r w:rsidRPr="00941F2E">
              <w:rPr>
                <w:rStyle w:val="Heading1Char"/>
                <w:rFonts w:ascii="Times New Roman" w:eastAsia="Times New Roman" w:hAnsi="Times New Roman" w:cs="Times New Roman"/>
                <w:b w:val="0"/>
                <w:bCs w:val="0"/>
                <w:color w:val="000000" w:themeColor="text1"/>
                <w:sz w:val="24"/>
                <w:szCs w:val="24"/>
              </w:rPr>
              <w:t>ag / Performance</w:t>
            </w:r>
          </w:p>
        </w:tc>
        <w:tc>
          <w:tcPr>
            <w:tcW w:w="1230" w:type="dxa"/>
          </w:tcPr>
          <w:p w14:paraId="5EFF230E" w14:textId="66F81189" w:rsidR="2E7FAA36" w:rsidRPr="00941F2E" w:rsidRDefault="2E7FAA36" w:rsidP="2E7FAA36">
            <w:pPr>
              <w:spacing w:line="259" w:lineRule="auto"/>
              <w:ind w:right="-46"/>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1F2E">
              <w:rPr>
                <w:rFonts w:ascii="Times New Roman" w:eastAsia="Times New Roman" w:hAnsi="Times New Roman" w:cs="Times New Roman"/>
                <w:color w:val="000000" w:themeColor="text1"/>
                <w:sz w:val="24"/>
                <w:szCs w:val="24"/>
              </w:rPr>
              <w:t>Lag = 1</w:t>
            </w:r>
          </w:p>
        </w:tc>
        <w:tc>
          <w:tcPr>
            <w:tcW w:w="1230" w:type="dxa"/>
          </w:tcPr>
          <w:p w14:paraId="7881CA93" w14:textId="722C782D" w:rsidR="2E7FAA36" w:rsidRPr="00941F2E" w:rsidRDefault="2E7FAA36" w:rsidP="2E7FAA36">
            <w:pPr>
              <w:spacing w:line="259" w:lineRule="auto"/>
              <w:ind w:right="-46"/>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1F2E">
              <w:rPr>
                <w:rFonts w:ascii="Times New Roman" w:eastAsia="Times New Roman" w:hAnsi="Times New Roman" w:cs="Times New Roman"/>
                <w:color w:val="000000" w:themeColor="text1"/>
                <w:sz w:val="24"/>
                <w:szCs w:val="24"/>
              </w:rPr>
              <w:t xml:space="preserve">Lag = </w:t>
            </w:r>
            <w:r w:rsidRPr="00941F2E">
              <w:rPr>
                <w:rStyle w:val="Heading1Char"/>
                <w:rFonts w:ascii="Times New Roman" w:eastAsia="Times New Roman" w:hAnsi="Times New Roman" w:cs="Times New Roman"/>
                <w:color w:val="000000" w:themeColor="text1"/>
                <w:sz w:val="24"/>
                <w:szCs w:val="24"/>
              </w:rPr>
              <w:t>2</w:t>
            </w:r>
          </w:p>
        </w:tc>
        <w:tc>
          <w:tcPr>
            <w:tcW w:w="1230" w:type="dxa"/>
          </w:tcPr>
          <w:p w14:paraId="2E4E628E" w14:textId="48D30DE8" w:rsidR="2E7FAA36" w:rsidRPr="00941F2E" w:rsidRDefault="2E7FAA36" w:rsidP="2E7FAA36">
            <w:pPr>
              <w:spacing w:line="259" w:lineRule="auto"/>
              <w:ind w:right="-46"/>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1F2E">
              <w:rPr>
                <w:rFonts w:ascii="Times New Roman" w:eastAsia="Times New Roman" w:hAnsi="Times New Roman" w:cs="Times New Roman"/>
                <w:color w:val="000000" w:themeColor="text1"/>
                <w:sz w:val="24"/>
                <w:szCs w:val="24"/>
              </w:rPr>
              <w:t>Lag</w:t>
            </w:r>
            <w:r w:rsidRPr="00941F2E">
              <w:rPr>
                <w:rStyle w:val="Heading1Char"/>
                <w:rFonts w:ascii="Times New Roman" w:eastAsia="Times New Roman" w:hAnsi="Times New Roman" w:cs="Times New Roman"/>
                <w:color w:val="000000" w:themeColor="text1"/>
                <w:sz w:val="24"/>
                <w:szCs w:val="24"/>
              </w:rPr>
              <w:t xml:space="preserve"> = 4</w:t>
            </w:r>
          </w:p>
        </w:tc>
        <w:tc>
          <w:tcPr>
            <w:tcW w:w="1230" w:type="dxa"/>
          </w:tcPr>
          <w:p w14:paraId="2CAA1505" w14:textId="01A097AD" w:rsidR="2E7FAA36" w:rsidRPr="00941F2E" w:rsidRDefault="2E7FAA36" w:rsidP="2E7FAA36">
            <w:pPr>
              <w:spacing w:line="259" w:lineRule="auto"/>
              <w:ind w:right="-46"/>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1F2E">
              <w:rPr>
                <w:rFonts w:ascii="Times New Roman" w:eastAsia="Times New Roman" w:hAnsi="Times New Roman" w:cs="Times New Roman"/>
                <w:color w:val="000000" w:themeColor="text1"/>
                <w:sz w:val="24"/>
                <w:szCs w:val="24"/>
              </w:rPr>
              <w:t>Lag = 6</w:t>
            </w:r>
          </w:p>
        </w:tc>
        <w:tc>
          <w:tcPr>
            <w:tcW w:w="1230" w:type="dxa"/>
          </w:tcPr>
          <w:p w14:paraId="6512E59F" w14:textId="0281EEE1" w:rsidR="2E7FAA36" w:rsidRPr="00941F2E" w:rsidRDefault="2E7FAA36" w:rsidP="2E7FAA36">
            <w:pPr>
              <w:spacing w:line="259" w:lineRule="auto"/>
              <w:ind w:right="-46"/>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1F2E">
              <w:rPr>
                <w:rFonts w:ascii="Times New Roman" w:eastAsia="Times New Roman" w:hAnsi="Times New Roman" w:cs="Times New Roman"/>
                <w:color w:val="000000" w:themeColor="text1"/>
                <w:sz w:val="24"/>
                <w:szCs w:val="24"/>
              </w:rPr>
              <w:t xml:space="preserve">Lag = </w:t>
            </w:r>
            <w:r w:rsidRPr="00941F2E">
              <w:rPr>
                <w:rStyle w:val="Heading1Char"/>
                <w:rFonts w:ascii="Times New Roman" w:eastAsia="Times New Roman" w:hAnsi="Times New Roman" w:cs="Times New Roman"/>
                <w:color w:val="000000" w:themeColor="text1"/>
                <w:sz w:val="24"/>
                <w:szCs w:val="24"/>
              </w:rPr>
              <w:t>8</w:t>
            </w:r>
          </w:p>
        </w:tc>
        <w:tc>
          <w:tcPr>
            <w:tcW w:w="1515" w:type="dxa"/>
          </w:tcPr>
          <w:p w14:paraId="60E0E511" w14:textId="37FAA081" w:rsidR="2E7FAA36" w:rsidRPr="00941F2E" w:rsidRDefault="2E7FAA36" w:rsidP="2E7FAA36">
            <w:pPr>
              <w:spacing w:line="259" w:lineRule="auto"/>
              <w:ind w:right="-46"/>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1F2E">
              <w:rPr>
                <w:rFonts w:ascii="Times New Roman" w:eastAsia="Times New Roman" w:hAnsi="Times New Roman" w:cs="Times New Roman"/>
                <w:color w:val="000000" w:themeColor="text1"/>
                <w:sz w:val="24"/>
                <w:szCs w:val="24"/>
              </w:rPr>
              <w:t xml:space="preserve">Lag = </w:t>
            </w:r>
            <w:r w:rsidRPr="00941F2E">
              <w:rPr>
                <w:rStyle w:val="Heading1Char"/>
                <w:rFonts w:ascii="Times New Roman" w:eastAsia="Times New Roman" w:hAnsi="Times New Roman" w:cs="Times New Roman"/>
                <w:color w:val="000000" w:themeColor="text1"/>
                <w:sz w:val="24"/>
                <w:szCs w:val="24"/>
              </w:rPr>
              <w:t>10</w:t>
            </w:r>
          </w:p>
        </w:tc>
      </w:tr>
      <w:tr w:rsidR="009734F0" w:rsidRPr="009734F0" w14:paraId="38CC5232" w14:textId="77777777" w:rsidTr="008014DA">
        <w:trPr>
          <w:trHeight w:val="300"/>
        </w:trPr>
        <w:tc>
          <w:tcPr>
            <w:cnfStyle w:val="001000000000" w:firstRow="0" w:lastRow="0" w:firstColumn="1" w:lastColumn="0" w:oddVBand="0" w:evenVBand="0" w:oddHBand="0" w:evenHBand="0" w:firstRowFirstColumn="0" w:firstRowLastColumn="0" w:lastRowFirstColumn="0" w:lastRowLastColumn="0"/>
            <w:tcW w:w="1440" w:type="dxa"/>
          </w:tcPr>
          <w:p w14:paraId="426A4FC2" w14:textId="36B5F751" w:rsidR="2E7FAA36" w:rsidRPr="00941F2E" w:rsidRDefault="2E7FAA36" w:rsidP="2E7FAA36">
            <w:pPr>
              <w:spacing w:line="259" w:lineRule="auto"/>
              <w:ind w:right="-46"/>
              <w:jc w:val="both"/>
              <w:rPr>
                <w:rFonts w:ascii="Times New Roman" w:eastAsia="Times New Roman" w:hAnsi="Times New Roman" w:cs="Times New Roman"/>
                <w:b w:val="0"/>
                <w:bCs w:val="0"/>
                <w:caps/>
                <w:color w:val="000000" w:themeColor="text1"/>
                <w:sz w:val="24"/>
                <w:szCs w:val="24"/>
              </w:rPr>
            </w:pPr>
            <w:r w:rsidRPr="00941F2E">
              <w:rPr>
                <w:rFonts w:ascii="Times New Roman" w:eastAsia="Times New Roman" w:hAnsi="Times New Roman" w:cs="Times New Roman"/>
                <w:b w:val="0"/>
                <w:bCs w:val="0"/>
                <w:color w:val="000000" w:themeColor="text1"/>
                <w:sz w:val="24"/>
                <w:szCs w:val="24"/>
              </w:rPr>
              <w:t>BIC</w:t>
            </w:r>
          </w:p>
        </w:tc>
        <w:tc>
          <w:tcPr>
            <w:tcW w:w="1230" w:type="dxa"/>
          </w:tcPr>
          <w:p w14:paraId="5A819121" w14:textId="70958A27" w:rsidR="2E7FAA36" w:rsidRPr="00941F2E" w:rsidRDefault="2E7FAA36" w:rsidP="2E7FAA36">
            <w:pPr>
              <w:spacing w:line="259" w:lineRule="auto"/>
              <w:ind w:right="-46"/>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1F2E">
              <w:rPr>
                <w:rFonts w:ascii="Times New Roman" w:eastAsia="Times New Roman" w:hAnsi="Times New Roman" w:cs="Times New Roman"/>
                <w:color w:val="000000" w:themeColor="text1"/>
                <w:sz w:val="24"/>
                <w:szCs w:val="24"/>
              </w:rPr>
              <w:t>-</w:t>
            </w:r>
            <w:r w:rsidRPr="00941F2E">
              <w:rPr>
                <w:rStyle w:val="Heading1Char"/>
                <w:rFonts w:ascii="Times New Roman" w:eastAsia="Times New Roman" w:hAnsi="Times New Roman" w:cs="Times New Roman"/>
                <w:color w:val="000000" w:themeColor="text1"/>
                <w:sz w:val="24"/>
                <w:szCs w:val="24"/>
              </w:rPr>
              <w:t>6577</w:t>
            </w:r>
          </w:p>
        </w:tc>
        <w:tc>
          <w:tcPr>
            <w:tcW w:w="1230" w:type="dxa"/>
          </w:tcPr>
          <w:p w14:paraId="089A9862" w14:textId="105A128B" w:rsidR="2E7FAA36" w:rsidRPr="00941F2E" w:rsidRDefault="2E7FAA36" w:rsidP="2E7FAA36">
            <w:pPr>
              <w:spacing w:line="259" w:lineRule="auto"/>
              <w:ind w:right="-46"/>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1F2E">
              <w:rPr>
                <w:rFonts w:ascii="Times New Roman" w:eastAsia="Times New Roman" w:hAnsi="Times New Roman" w:cs="Times New Roman"/>
                <w:color w:val="000000" w:themeColor="text1"/>
                <w:sz w:val="24"/>
                <w:szCs w:val="24"/>
              </w:rPr>
              <w:t>-6478</w:t>
            </w:r>
          </w:p>
        </w:tc>
        <w:tc>
          <w:tcPr>
            <w:tcW w:w="1230" w:type="dxa"/>
          </w:tcPr>
          <w:p w14:paraId="03CF35A9" w14:textId="74A147C4" w:rsidR="2E7FAA36" w:rsidRPr="00941F2E" w:rsidRDefault="2E7FAA36" w:rsidP="2E7FAA36">
            <w:pPr>
              <w:spacing w:line="259" w:lineRule="auto"/>
              <w:ind w:right="-46"/>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1F2E">
              <w:rPr>
                <w:rFonts w:ascii="Times New Roman" w:eastAsia="Times New Roman" w:hAnsi="Times New Roman" w:cs="Times New Roman"/>
                <w:color w:val="000000" w:themeColor="text1"/>
                <w:sz w:val="24"/>
                <w:szCs w:val="24"/>
              </w:rPr>
              <w:t>-6327</w:t>
            </w:r>
          </w:p>
        </w:tc>
        <w:tc>
          <w:tcPr>
            <w:tcW w:w="1230" w:type="dxa"/>
          </w:tcPr>
          <w:p w14:paraId="27682CF6" w14:textId="11DA711A" w:rsidR="2E7FAA36" w:rsidRPr="00941F2E" w:rsidRDefault="2E7FAA36" w:rsidP="2E7FAA36">
            <w:pPr>
              <w:spacing w:line="259" w:lineRule="auto"/>
              <w:ind w:right="-46"/>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1F2E">
              <w:rPr>
                <w:rFonts w:ascii="Times New Roman" w:eastAsia="Times New Roman" w:hAnsi="Times New Roman" w:cs="Times New Roman"/>
                <w:color w:val="000000" w:themeColor="text1"/>
                <w:sz w:val="24"/>
                <w:szCs w:val="24"/>
              </w:rPr>
              <w:t>-6159</w:t>
            </w:r>
          </w:p>
        </w:tc>
        <w:tc>
          <w:tcPr>
            <w:tcW w:w="1230" w:type="dxa"/>
          </w:tcPr>
          <w:p w14:paraId="4E8B69DE" w14:textId="0DEAD329" w:rsidR="2E7FAA36" w:rsidRPr="00941F2E" w:rsidRDefault="2E7FAA36" w:rsidP="2E7FAA36">
            <w:pPr>
              <w:spacing w:line="259" w:lineRule="auto"/>
              <w:ind w:right="-46"/>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1F2E">
              <w:rPr>
                <w:rFonts w:ascii="Times New Roman" w:eastAsia="Times New Roman" w:hAnsi="Times New Roman" w:cs="Times New Roman"/>
                <w:color w:val="000000" w:themeColor="text1"/>
                <w:sz w:val="24"/>
                <w:szCs w:val="24"/>
              </w:rPr>
              <w:t>-5965</w:t>
            </w:r>
          </w:p>
        </w:tc>
        <w:tc>
          <w:tcPr>
            <w:tcW w:w="1515" w:type="dxa"/>
          </w:tcPr>
          <w:p w14:paraId="5595F3DA" w14:textId="6ED11A0B" w:rsidR="2E7FAA36" w:rsidRPr="00941F2E" w:rsidRDefault="2E7FAA36" w:rsidP="2E7FAA36">
            <w:pPr>
              <w:spacing w:line="259" w:lineRule="auto"/>
              <w:ind w:right="-46"/>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1F2E">
              <w:rPr>
                <w:rFonts w:ascii="Times New Roman" w:eastAsia="Times New Roman" w:hAnsi="Times New Roman" w:cs="Times New Roman"/>
                <w:color w:val="000000" w:themeColor="text1"/>
                <w:sz w:val="24"/>
                <w:szCs w:val="24"/>
              </w:rPr>
              <w:t>-5827</w:t>
            </w:r>
          </w:p>
        </w:tc>
      </w:tr>
      <w:tr w:rsidR="009734F0" w:rsidRPr="009734F0" w14:paraId="681F95ED" w14:textId="77777777" w:rsidTr="008014D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40" w:type="dxa"/>
          </w:tcPr>
          <w:p w14:paraId="6532E634" w14:textId="7A6B70F4" w:rsidR="2E7FAA36" w:rsidRPr="00941F2E" w:rsidRDefault="2E7FAA36" w:rsidP="2E7FAA36">
            <w:pPr>
              <w:spacing w:line="259" w:lineRule="auto"/>
              <w:ind w:right="-46"/>
              <w:jc w:val="both"/>
              <w:rPr>
                <w:rFonts w:ascii="Times New Roman" w:eastAsia="Times New Roman" w:hAnsi="Times New Roman" w:cs="Times New Roman"/>
                <w:b w:val="0"/>
                <w:bCs w:val="0"/>
                <w:caps/>
                <w:color w:val="000000" w:themeColor="text1"/>
                <w:sz w:val="24"/>
                <w:szCs w:val="24"/>
              </w:rPr>
            </w:pPr>
            <w:r w:rsidRPr="00941F2E">
              <w:rPr>
                <w:rFonts w:ascii="Times New Roman" w:eastAsia="Times New Roman" w:hAnsi="Times New Roman" w:cs="Times New Roman"/>
                <w:b w:val="0"/>
                <w:bCs w:val="0"/>
                <w:color w:val="000000" w:themeColor="text1"/>
                <w:sz w:val="24"/>
                <w:szCs w:val="24"/>
              </w:rPr>
              <w:t>AIC</w:t>
            </w:r>
          </w:p>
        </w:tc>
        <w:tc>
          <w:tcPr>
            <w:tcW w:w="1230" w:type="dxa"/>
          </w:tcPr>
          <w:p w14:paraId="30E07529" w14:textId="579BE550" w:rsidR="2E7FAA36" w:rsidRPr="00941F2E" w:rsidRDefault="2E7FAA36" w:rsidP="2E7FAA36">
            <w:pPr>
              <w:spacing w:line="259" w:lineRule="auto"/>
              <w:ind w:right="-46"/>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1F2E">
              <w:rPr>
                <w:rFonts w:ascii="Times New Roman" w:eastAsia="Times New Roman" w:hAnsi="Times New Roman" w:cs="Times New Roman"/>
                <w:color w:val="000000" w:themeColor="text1"/>
                <w:sz w:val="24"/>
                <w:szCs w:val="24"/>
              </w:rPr>
              <w:t>-673</w:t>
            </w:r>
            <w:r w:rsidRPr="00941F2E">
              <w:rPr>
                <w:rStyle w:val="Heading1Char"/>
                <w:rFonts w:ascii="Times New Roman" w:eastAsia="Times New Roman" w:hAnsi="Times New Roman" w:cs="Times New Roman"/>
                <w:color w:val="000000" w:themeColor="text1"/>
                <w:sz w:val="24"/>
                <w:szCs w:val="24"/>
              </w:rPr>
              <w:t>8</w:t>
            </w:r>
          </w:p>
        </w:tc>
        <w:tc>
          <w:tcPr>
            <w:tcW w:w="1230" w:type="dxa"/>
          </w:tcPr>
          <w:p w14:paraId="507CE885" w14:textId="407FB0E9" w:rsidR="2E7FAA36" w:rsidRPr="00941F2E" w:rsidRDefault="2E7FAA36" w:rsidP="2E7FAA36">
            <w:pPr>
              <w:spacing w:line="259" w:lineRule="auto"/>
              <w:ind w:right="-46"/>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1F2E">
              <w:rPr>
                <w:rFonts w:ascii="Times New Roman" w:eastAsia="Times New Roman" w:hAnsi="Times New Roman" w:cs="Times New Roman"/>
                <w:color w:val="000000" w:themeColor="text1"/>
                <w:sz w:val="24"/>
                <w:szCs w:val="24"/>
              </w:rPr>
              <w:t>-6715</w:t>
            </w:r>
          </w:p>
        </w:tc>
        <w:tc>
          <w:tcPr>
            <w:tcW w:w="1230" w:type="dxa"/>
          </w:tcPr>
          <w:p w14:paraId="35D78AAC" w14:textId="2B6DF809" w:rsidR="2E7FAA36" w:rsidRPr="00941F2E" w:rsidRDefault="2E7FAA36" w:rsidP="2E7FAA36">
            <w:pPr>
              <w:spacing w:line="259" w:lineRule="auto"/>
              <w:ind w:right="-46"/>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1F2E">
              <w:rPr>
                <w:rFonts w:ascii="Times New Roman" w:eastAsia="Times New Roman" w:hAnsi="Times New Roman" w:cs="Times New Roman"/>
                <w:color w:val="000000" w:themeColor="text1"/>
                <w:sz w:val="24"/>
                <w:szCs w:val="24"/>
              </w:rPr>
              <w:t>-6718</w:t>
            </w:r>
          </w:p>
        </w:tc>
        <w:tc>
          <w:tcPr>
            <w:tcW w:w="1230" w:type="dxa"/>
          </w:tcPr>
          <w:p w14:paraId="45A085E3" w14:textId="7B354E2A" w:rsidR="2E7FAA36" w:rsidRPr="00941F2E" w:rsidRDefault="2E7FAA36" w:rsidP="2E7FAA36">
            <w:pPr>
              <w:spacing w:line="259" w:lineRule="auto"/>
              <w:ind w:right="-46"/>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1F2E">
              <w:rPr>
                <w:rFonts w:ascii="Times New Roman" w:eastAsia="Times New Roman" w:hAnsi="Times New Roman" w:cs="Times New Roman"/>
                <w:color w:val="000000" w:themeColor="text1"/>
                <w:sz w:val="24"/>
                <w:szCs w:val="24"/>
              </w:rPr>
              <w:t>-6705</w:t>
            </w:r>
          </w:p>
        </w:tc>
        <w:tc>
          <w:tcPr>
            <w:tcW w:w="1230" w:type="dxa"/>
          </w:tcPr>
          <w:p w14:paraId="6846BB87" w14:textId="719F9E72" w:rsidR="2E7FAA36" w:rsidRPr="00941F2E" w:rsidRDefault="2E7FAA36" w:rsidP="2E7FAA36">
            <w:pPr>
              <w:spacing w:line="259" w:lineRule="auto"/>
              <w:ind w:right="-46"/>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1F2E">
              <w:rPr>
                <w:rFonts w:ascii="Times New Roman" w:eastAsia="Times New Roman" w:hAnsi="Times New Roman" w:cs="Times New Roman"/>
                <w:color w:val="000000" w:themeColor="text1"/>
                <w:sz w:val="24"/>
                <w:szCs w:val="24"/>
              </w:rPr>
              <w:t>-6665</w:t>
            </w:r>
          </w:p>
        </w:tc>
        <w:tc>
          <w:tcPr>
            <w:tcW w:w="1515" w:type="dxa"/>
          </w:tcPr>
          <w:p w14:paraId="33EDE0C4" w14:textId="65C9E691" w:rsidR="2E7FAA36" w:rsidRPr="00941F2E" w:rsidRDefault="2E7FAA36" w:rsidP="2E7FAA36">
            <w:pPr>
              <w:spacing w:line="259" w:lineRule="auto"/>
              <w:ind w:right="-46"/>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941F2E">
              <w:rPr>
                <w:rFonts w:ascii="Times New Roman" w:eastAsia="Times New Roman" w:hAnsi="Times New Roman" w:cs="Times New Roman"/>
                <w:color w:val="000000" w:themeColor="text1"/>
                <w:sz w:val="24"/>
                <w:szCs w:val="24"/>
              </w:rPr>
              <w:t>-6681</w:t>
            </w:r>
          </w:p>
        </w:tc>
      </w:tr>
    </w:tbl>
    <w:p w14:paraId="4886FD45" w14:textId="777C8CB3" w:rsidR="008014DA" w:rsidRDefault="008014DA" w:rsidP="008014DA">
      <w:pPr>
        <w:ind w:right="-46"/>
        <w:jc w:val="both"/>
        <w:rPr>
          <w:rFonts w:ascii="Times New Roman" w:hAnsi="Times New Roman" w:cs="Times New Roman"/>
        </w:rPr>
      </w:pPr>
    </w:p>
    <w:p w14:paraId="19A94052" w14:textId="365F25A0" w:rsidR="003C1169" w:rsidRPr="003C1169" w:rsidRDefault="003C1169" w:rsidP="003C1169">
      <w:pPr>
        <w:ind w:firstLine="720"/>
        <w:jc w:val="both"/>
        <w:rPr>
          <w:rFonts w:ascii="Times New Roman" w:hAnsi="Times New Roman" w:cs="Times New Roman"/>
          <w:sz w:val="24"/>
          <w:szCs w:val="24"/>
          <w:lang w:val="en-SG"/>
        </w:rPr>
      </w:pPr>
      <w:r w:rsidRPr="003C1169">
        <w:rPr>
          <w:rFonts w:ascii="Times New Roman" w:hAnsi="Times New Roman" w:cs="Times New Roman"/>
          <w:sz w:val="24"/>
          <w:szCs w:val="24"/>
          <w:lang w:val="en-SG"/>
        </w:rPr>
        <w:t>Considering that the ADL model contains lags for each indicator</w:t>
      </w:r>
      <w:r>
        <w:rPr>
          <w:rFonts w:ascii="Times New Roman" w:hAnsi="Times New Roman" w:cs="Times New Roman"/>
          <w:sz w:val="24"/>
          <w:szCs w:val="24"/>
          <w:lang w:val="en-SG"/>
        </w:rPr>
        <w:t>, yet</w:t>
      </w:r>
      <w:r w:rsidRPr="003C1169">
        <w:rPr>
          <w:rFonts w:ascii="Times New Roman" w:hAnsi="Times New Roman" w:cs="Times New Roman"/>
          <w:sz w:val="24"/>
          <w:szCs w:val="24"/>
          <w:lang w:val="en-SG"/>
        </w:rPr>
        <w:t xml:space="preserve"> each indicator has different lags for price impact, we set different lags for the ADL model for comparison</w:t>
      </w:r>
      <w:r>
        <w:rPr>
          <w:rFonts w:ascii="Times New Roman" w:hAnsi="Times New Roman" w:cs="Times New Roman"/>
          <w:sz w:val="24"/>
          <w:szCs w:val="24"/>
          <w:lang w:val="en-SG"/>
        </w:rPr>
        <w:t xml:space="preserve"> and found that</w:t>
      </w:r>
      <w:r w:rsidRPr="003C1169">
        <w:rPr>
          <w:rFonts w:ascii="Times New Roman" w:hAnsi="Times New Roman" w:cs="Times New Roman"/>
          <w:sz w:val="24"/>
          <w:szCs w:val="24"/>
          <w:lang w:val="en-SG"/>
        </w:rPr>
        <w:t xml:space="preserve"> </w:t>
      </w:r>
      <w:r w:rsidRPr="003C1169">
        <w:rPr>
          <w:rFonts w:ascii="Times New Roman" w:hAnsi="Times New Roman" w:cs="Times New Roman"/>
          <w:i/>
          <w:iCs/>
          <w:sz w:val="24"/>
          <w:szCs w:val="24"/>
          <w:lang w:val="en-SG"/>
        </w:rPr>
        <w:t>RSI</w:t>
      </w:r>
      <w:r>
        <w:rPr>
          <w:rFonts w:ascii="Times New Roman" w:hAnsi="Times New Roman" w:cs="Times New Roman"/>
          <w:sz w:val="24"/>
          <w:szCs w:val="24"/>
          <w:lang w:val="en-SG"/>
        </w:rPr>
        <w:t>,</w:t>
      </w:r>
      <w:r w:rsidRPr="003C1169">
        <w:rPr>
          <w:rFonts w:ascii="Times New Roman" w:hAnsi="Times New Roman" w:cs="Times New Roman"/>
          <w:sz w:val="24"/>
          <w:szCs w:val="24"/>
          <w:lang w:val="en-SG"/>
        </w:rPr>
        <w:t xml:space="preserve"> </w:t>
      </w:r>
      <w:r w:rsidRPr="003C1169">
        <w:rPr>
          <w:rFonts w:ascii="Times New Roman" w:hAnsi="Times New Roman" w:cs="Times New Roman"/>
          <w:i/>
          <w:iCs/>
          <w:sz w:val="24"/>
          <w:szCs w:val="24"/>
          <w:lang w:val="en-SG"/>
        </w:rPr>
        <w:t>MACD</w:t>
      </w:r>
      <w:r w:rsidRPr="003C1169">
        <w:rPr>
          <w:rFonts w:ascii="Times New Roman" w:hAnsi="Times New Roman" w:cs="Times New Roman"/>
          <w:sz w:val="24"/>
          <w:szCs w:val="24"/>
          <w:lang w:val="en-SG"/>
        </w:rPr>
        <w:t xml:space="preserve"> Condition and </w:t>
      </w:r>
      <w:r w:rsidRPr="003C1169">
        <w:rPr>
          <w:rFonts w:ascii="Times New Roman" w:hAnsi="Times New Roman" w:cs="Times New Roman"/>
          <w:i/>
          <w:iCs/>
          <w:sz w:val="24"/>
          <w:szCs w:val="24"/>
          <w:lang w:val="en-SG"/>
        </w:rPr>
        <w:t>Price</w:t>
      </w:r>
      <w:r w:rsidRPr="003C1169">
        <w:rPr>
          <w:rFonts w:ascii="Times New Roman" w:hAnsi="Times New Roman" w:cs="Times New Roman"/>
          <w:sz w:val="24"/>
          <w:szCs w:val="24"/>
          <w:lang w:val="en-SG"/>
        </w:rPr>
        <w:t xml:space="preserve"> </w:t>
      </w:r>
      <w:r w:rsidRPr="003C1169">
        <w:rPr>
          <w:rFonts w:ascii="Times New Roman" w:hAnsi="Times New Roman" w:cs="Times New Roman"/>
          <w:i/>
          <w:iCs/>
          <w:sz w:val="24"/>
          <w:szCs w:val="24"/>
          <w:lang w:val="en-SG"/>
        </w:rPr>
        <w:t>Relative Close-EMA200 Price</w:t>
      </w:r>
      <w:r w:rsidRPr="003C1169">
        <w:rPr>
          <w:rFonts w:ascii="Times New Roman" w:hAnsi="Times New Roman" w:cs="Times New Roman"/>
          <w:sz w:val="24"/>
          <w:szCs w:val="24"/>
          <w:lang w:val="en-SG"/>
        </w:rPr>
        <w:t xml:space="preserve"> were statistically significant across different models. Moreover, the MSFE</w:t>
      </w:r>
      <w:r w:rsidRPr="003C1169">
        <w:rPr>
          <w:rFonts w:ascii="Times New Roman" w:hAnsi="Times New Roman" w:cs="Times New Roman"/>
          <w:sz w:val="24"/>
          <w:szCs w:val="24"/>
          <w:vertAlign w:val="subscript"/>
          <w:lang w:val="en-SG"/>
        </w:rPr>
        <w:t>FPE</w:t>
      </w:r>
      <w:r w:rsidRPr="003C1169">
        <w:rPr>
          <w:rFonts w:ascii="Times New Roman" w:hAnsi="Times New Roman" w:cs="Times New Roman"/>
          <w:sz w:val="24"/>
          <w:szCs w:val="24"/>
          <w:lang w:val="en-SG"/>
        </w:rPr>
        <w:t xml:space="preserve"> decreases with increase of the lag. This is probably because ADL with </w:t>
      </w:r>
      <w:r>
        <w:rPr>
          <w:rFonts w:ascii="Times New Roman" w:hAnsi="Times New Roman" w:cs="Times New Roman"/>
          <w:sz w:val="24"/>
          <w:szCs w:val="24"/>
          <w:lang w:val="en-SG"/>
        </w:rPr>
        <w:t>l</w:t>
      </w:r>
      <w:r w:rsidRPr="003C1169">
        <w:rPr>
          <w:rFonts w:ascii="Times New Roman" w:hAnsi="Times New Roman" w:cs="Times New Roman"/>
          <w:sz w:val="24"/>
          <w:szCs w:val="24"/>
          <w:lang w:val="en-SG"/>
        </w:rPr>
        <w:t>ag</w:t>
      </w:r>
      <w:r>
        <w:rPr>
          <w:rFonts w:ascii="Times New Roman" w:hAnsi="Times New Roman" w:cs="Times New Roman"/>
          <w:sz w:val="24"/>
          <w:szCs w:val="24"/>
          <w:lang w:val="en-SG"/>
        </w:rPr>
        <w:t xml:space="preserve"> = </w:t>
      </w:r>
      <w:r w:rsidRPr="003C1169">
        <w:rPr>
          <w:rFonts w:ascii="Times New Roman" w:hAnsi="Times New Roman" w:cs="Times New Roman"/>
          <w:sz w:val="24"/>
          <w:szCs w:val="24"/>
          <w:lang w:val="en-SG"/>
        </w:rPr>
        <w:t>10 has more parameters, so the model can better fit the function between indicator and price</w:t>
      </w:r>
      <w:r w:rsidRPr="003C1169">
        <w:rPr>
          <w:rFonts w:ascii="Times New Roman" w:hAnsi="Times New Roman" w:cs="Times New Roman" w:hint="eastAsia"/>
          <w:sz w:val="24"/>
          <w:szCs w:val="24"/>
          <w:lang w:val="en-SG"/>
        </w:rPr>
        <w:t>.</w:t>
      </w:r>
      <w:r w:rsidRPr="003C1169">
        <w:rPr>
          <w:rFonts w:ascii="Times New Roman" w:hAnsi="Times New Roman" w:cs="Times New Roman"/>
          <w:sz w:val="24"/>
          <w:szCs w:val="24"/>
          <w:lang w:val="en-SG"/>
        </w:rPr>
        <w:t xml:space="preserve"> However, the </w:t>
      </w:r>
      <w:r>
        <w:rPr>
          <w:rFonts w:ascii="Times New Roman" w:hAnsi="Times New Roman" w:cs="Times New Roman"/>
          <w:sz w:val="24"/>
          <w:szCs w:val="24"/>
          <w:lang w:val="en-SG"/>
        </w:rPr>
        <w:t>highest statistical significance</w:t>
      </w:r>
      <w:r w:rsidRPr="003C1169">
        <w:rPr>
          <w:rFonts w:ascii="Times New Roman" w:hAnsi="Times New Roman" w:cs="Times New Roman"/>
          <w:sz w:val="24"/>
          <w:szCs w:val="24"/>
          <w:lang w:val="en-SG"/>
        </w:rPr>
        <w:t xml:space="preserve"> for lag varies from indicator to indicato</w:t>
      </w:r>
      <w:r w:rsidR="00D279C3">
        <w:rPr>
          <w:rFonts w:ascii="Times New Roman" w:hAnsi="Times New Roman" w:cs="Times New Roman"/>
          <w:sz w:val="24"/>
          <w:szCs w:val="24"/>
          <w:lang w:val="en-SG"/>
        </w:rPr>
        <w:t>r as seen in Table 11.</w:t>
      </w:r>
    </w:p>
    <w:p w14:paraId="0D155493" w14:textId="266D70F5" w:rsidR="003C1169" w:rsidRPr="003C1169" w:rsidRDefault="003C1169" w:rsidP="007670CA">
      <w:pPr>
        <w:ind w:firstLine="720"/>
        <w:jc w:val="both"/>
        <w:rPr>
          <w:rFonts w:ascii="Times New Roman" w:eastAsia="Times New Roman" w:hAnsi="Times New Roman" w:cs="Times New Roman"/>
          <w:sz w:val="24"/>
          <w:szCs w:val="24"/>
          <w:lang w:val="en-SG"/>
        </w:rPr>
      </w:pPr>
      <w:r w:rsidRPr="003C1169">
        <w:rPr>
          <w:rFonts w:ascii="Times New Roman" w:hAnsi="Times New Roman" w:cs="Times New Roman"/>
          <w:sz w:val="24"/>
          <w:szCs w:val="24"/>
          <w:lang w:val="en-SG"/>
        </w:rPr>
        <w:t xml:space="preserve">For RSI indicator, when the lag range is extended, RSI.L9 and RSI.L10 </w:t>
      </w:r>
      <w:r w:rsidR="00D279C3">
        <w:rPr>
          <w:rFonts w:ascii="Times New Roman" w:hAnsi="Times New Roman" w:cs="Times New Roman"/>
          <w:sz w:val="24"/>
          <w:szCs w:val="24"/>
          <w:lang w:val="en-SG"/>
        </w:rPr>
        <w:t>increases in</w:t>
      </w:r>
      <w:r w:rsidRPr="003C1169">
        <w:rPr>
          <w:rFonts w:ascii="Times New Roman" w:hAnsi="Times New Roman" w:cs="Times New Roman"/>
          <w:sz w:val="24"/>
          <w:szCs w:val="24"/>
          <w:lang w:val="en-SG"/>
        </w:rPr>
        <w:t xml:space="preserve"> statistical significan</w:t>
      </w:r>
      <w:r w:rsidR="00D279C3">
        <w:rPr>
          <w:rFonts w:ascii="Times New Roman" w:hAnsi="Times New Roman" w:cs="Times New Roman"/>
          <w:sz w:val="24"/>
          <w:szCs w:val="24"/>
          <w:lang w:val="en-SG"/>
        </w:rPr>
        <w:t>ce</w:t>
      </w:r>
      <w:r w:rsidRPr="003C1169">
        <w:rPr>
          <w:rFonts w:ascii="Times New Roman" w:hAnsi="Times New Roman" w:cs="Times New Roman"/>
          <w:sz w:val="24"/>
          <w:szCs w:val="24"/>
          <w:lang w:val="en-SG"/>
        </w:rPr>
        <w:t xml:space="preserve"> compared with RSI.L0 and RSI.L1. The</w:t>
      </w:r>
      <w:r w:rsidR="00D279C3">
        <w:rPr>
          <w:rFonts w:ascii="Times New Roman" w:hAnsi="Times New Roman" w:cs="Times New Roman"/>
          <w:sz w:val="24"/>
          <w:szCs w:val="24"/>
          <w:lang w:val="en-SG"/>
        </w:rPr>
        <w:t xml:space="preserve"> </w:t>
      </w:r>
      <w:r w:rsidRPr="003C1169">
        <w:rPr>
          <w:rFonts w:ascii="Times New Roman" w:hAnsi="Times New Roman" w:cs="Times New Roman"/>
          <w:sz w:val="24"/>
          <w:szCs w:val="24"/>
          <w:lang w:val="en-SG"/>
        </w:rPr>
        <w:t>RSI indicator is based on the principle of supply and demand equilibrium, by measuring the total increase in stock prices in a certain period as a percentage of the</w:t>
      </w:r>
      <w:r w:rsidR="00D279C3">
        <w:rPr>
          <w:rFonts w:ascii="Times New Roman" w:hAnsi="Times New Roman" w:cs="Times New Roman"/>
          <w:sz w:val="24"/>
          <w:szCs w:val="24"/>
          <w:lang w:val="en-SG"/>
        </w:rPr>
        <w:t xml:space="preserve"> past</w:t>
      </w:r>
      <w:r w:rsidRPr="003C1169">
        <w:rPr>
          <w:rFonts w:ascii="Times New Roman" w:hAnsi="Times New Roman" w:cs="Times New Roman"/>
          <w:sz w:val="24"/>
          <w:szCs w:val="24"/>
          <w:lang w:val="en-SG"/>
        </w:rPr>
        <w:t xml:space="preserve"> </w:t>
      </w:r>
      <w:r w:rsidR="00D279C3">
        <w:rPr>
          <w:rFonts w:ascii="Times New Roman" w:hAnsi="Times New Roman" w:cs="Times New Roman"/>
          <w:sz w:val="24"/>
          <w:szCs w:val="24"/>
          <w:lang w:val="en-SG"/>
        </w:rPr>
        <w:t xml:space="preserve">14-day </w:t>
      </w:r>
      <w:r w:rsidRPr="003C1169">
        <w:rPr>
          <w:rFonts w:ascii="Times New Roman" w:hAnsi="Times New Roman" w:cs="Times New Roman"/>
          <w:sz w:val="24"/>
          <w:szCs w:val="24"/>
          <w:lang w:val="en-SG"/>
        </w:rPr>
        <w:t xml:space="preserve">average of the total change in stock prices, </w:t>
      </w:r>
      <w:r w:rsidR="00D279C3">
        <w:rPr>
          <w:rFonts w:ascii="Times New Roman" w:hAnsi="Times New Roman" w:cs="Times New Roman"/>
          <w:sz w:val="24"/>
          <w:szCs w:val="24"/>
          <w:lang w:val="en-SG"/>
        </w:rPr>
        <w:t>RSI</w:t>
      </w:r>
      <w:r w:rsidRPr="003C1169">
        <w:rPr>
          <w:rFonts w:ascii="Times New Roman" w:hAnsi="Times New Roman" w:cs="Times New Roman"/>
          <w:sz w:val="24"/>
          <w:szCs w:val="24"/>
          <w:lang w:val="en-SG"/>
        </w:rPr>
        <w:t xml:space="preserve"> assess</w:t>
      </w:r>
      <w:r w:rsidR="00D279C3">
        <w:rPr>
          <w:rFonts w:ascii="Times New Roman" w:hAnsi="Times New Roman" w:cs="Times New Roman"/>
          <w:sz w:val="24"/>
          <w:szCs w:val="24"/>
          <w:lang w:val="en-SG"/>
        </w:rPr>
        <w:t>es</w:t>
      </w:r>
      <w:r w:rsidRPr="003C1169">
        <w:rPr>
          <w:rFonts w:ascii="Times New Roman" w:hAnsi="Times New Roman" w:cs="Times New Roman"/>
          <w:sz w:val="24"/>
          <w:szCs w:val="24"/>
          <w:lang w:val="en-SG"/>
        </w:rPr>
        <w:t xml:space="preserve"> the strength of long and short forces, and then suggest</w:t>
      </w:r>
      <w:r w:rsidR="00D279C3">
        <w:rPr>
          <w:rFonts w:ascii="Times New Roman" w:hAnsi="Times New Roman" w:cs="Times New Roman"/>
          <w:sz w:val="24"/>
          <w:szCs w:val="24"/>
          <w:lang w:val="en-SG"/>
        </w:rPr>
        <w:t>s</w:t>
      </w:r>
      <w:r w:rsidRPr="003C1169">
        <w:rPr>
          <w:rFonts w:ascii="Times New Roman" w:hAnsi="Times New Roman" w:cs="Times New Roman"/>
          <w:sz w:val="24"/>
          <w:szCs w:val="24"/>
          <w:lang w:val="en-SG"/>
        </w:rPr>
        <w:t xml:space="preserve"> specific operations. Based on the above facts, RSI only describes </w:t>
      </w:r>
      <w:r w:rsidR="007670CA">
        <w:rPr>
          <w:rFonts w:ascii="Times New Roman" w:hAnsi="Times New Roman" w:cs="Times New Roman"/>
          <w:sz w:val="24"/>
          <w:szCs w:val="24"/>
          <w:lang w:val="en-SG"/>
        </w:rPr>
        <w:t xml:space="preserve">momentum </w:t>
      </w:r>
      <w:r w:rsidRPr="003C1169">
        <w:rPr>
          <w:rFonts w:ascii="Times New Roman" w:hAnsi="Times New Roman" w:cs="Times New Roman"/>
          <w:sz w:val="24"/>
          <w:szCs w:val="24"/>
          <w:lang w:val="en-SG"/>
        </w:rPr>
        <w:t>and does not directly give a suggestion to bu</w:t>
      </w:r>
      <w:r>
        <w:rPr>
          <w:rFonts w:ascii="Times New Roman" w:hAnsi="Times New Roman" w:cs="Times New Roman"/>
          <w:sz w:val="24"/>
          <w:szCs w:val="24"/>
          <w:lang w:val="en-SG"/>
        </w:rPr>
        <w:t>y</w:t>
      </w:r>
      <w:r w:rsidRPr="003C1169">
        <w:rPr>
          <w:rFonts w:ascii="Times New Roman" w:hAnsi="Times New Roman" w:cs="Times New Roman"/>
          <w:sz w:val="24"/>
          <w:szCs w:val="24"/>
          <w:lang w:val="en-SG"/>
        </w:rPr>
        <w:t xml:space="preserve"> or </w:t>
      </w:r>
      <w:r w:rsidR="007670CA" w:rsidRPr="003C1169">
        <w:rPr>
          <w:rFonts w:ascii="Times New Roman" w:hAnsi="Times New Roman" w:cs="Times New Roman"/>
          <w:sz w:val="24"/>
          <w:szCs w:val="24"/>
          <w:lang w:val="en-SG"/>
        </w:rPr>
        <w:t xml:space="preserve">sell </w:t>
      </w:r>
      <w:r w:rsidR="007670CA" w:rsidRPr="003C1169">
        <w:rPr>
          <w:rFonts w:ascii="Times New Roman" w:hAnsi="Times New Roman" w:cs="Times New Roman"/>
          <w:sz w:val="24"/>
          <w:szCs w:val="24"/>
          <w:lang w:val="en-SG"/>
        </w:rPr>
        <w:lastRenderedPageBreak/>
        <w:t>but</w:t>
      </w:r>
      <w:r w:rsidRPr="003C1169">
        <w:rPr>
          <w:rFonts w:ascii="Times New Roman" w:hAnsi="Times New Roman" w:cs="Times New Roman"/>
          <w:sz w:val="24"/>
          <w:szCs w:val="24"/>
          <w:lang w:val="en-SG"/>
        </w:rPr>
        <w:t xml:space="preserve"> </w:t>
      </w:r>
      <w:r w:rsidR="007670CA">
        <w:rPr>
          <w:rFonts w:ascii="Times New Roman" w:hAnsi="Times New Roman" w:cs="Times New Roman"/>
          <w:sz w:val="24"/>
          <w:szCs w:val="24"/>
          <w:lang w:val="en-SG"/>
        </w:rPr>
        <w:t>should</w:t>
      </w:r>
      <w:r w:rsidRPr="003C1169">
        <w:rPr>
          <w:rFonts w:ascii="Times New Roman" w:hAnsi="Times New Roman" w:cs="Times New Roman"/>
          <w:sz w:val="24"/>
          <w:szCs w:val="24"/>
          <w:lang w:val="en-SG"/>
        </w:rPr>
        <w:t xml:space="preserve"> be combined with other indicators to </w:t>
      </w:r>
      <w:r w:rsidR="007670CA">
        <w:rPr>
          <w:rFonts w:ascii="Times New Roman" w:hAnsi="Times New Roman" w:cs="Times New Roman"/>
          <w:sz w:val="24"/>
          <w:szCs w:val="24"/>
          <w:lang w:val="en-SG"/>
        </w:rPr>
        <w:t>make a proper trading decision</w:t>
      </w:r>
      <w:r w:rsidRPr="003C1169">
        <w:rPr>
          <w:rFonts w:ascii="Times New Roman" w:hAnsi="Times New Roman" w:cs="Times New Roman"/>
          <w:sz w:val="24"/>
          <w:szCs w:val="24"/>
          <w:lang w:val="en-SG"/>
        </w:rPr>
        <w:t xml:space="preserve">, so it is understandable that RSI </w:t>
      </w:r>
      <w:r>
        <w:rPr>
          <w:rFonts w:ascii="Times New Roman" w:hAnsi="Times New Roman" w:cs="Times New Roman"/>
          <w:sz w:val="24"/>
          <w:szCs w:val="24"/>
          <w:lang w:val="en-SG"/>
        </w:rPr>
        <w:t>is statistically significant with a</w:t>
      </w:r>
      <w:r w:rsidRPr="003C1169">
        <w:rPr>
          <w:rFonts w:ascii="Times New Roman" w:hAnsi="Times New Roman" w:cs="Times New Roman"/>
          <w:sz w:val="24"/>
          <w:szCs w:val="24"/>
          <w:lang w:val="en-SG"/>
        </w:rPr>
        <w:t xml:space="preserve"> larger la</w:t>
      </w:r>
      <w:r w:rsidR="00D279C3">
        <w:rPr>
          <w:rFonts w:ascii="Times New Roman" w:hAnsi="Times New Roman" w:cs="Times New Roman"/>
          <w:sz w:val="24"/>
          <w:szCs w:val="24"/>
          <w:lang w:val="en-SG"/>
        </w:rPr>
        <w:t>g as it relies on trend change (which is slower) in response to the change in momentum.</w:t>
      </w:r>
    </w:p>
    <w:tbl>
      <w:tblPr>
        <w:tblpPr w:leftFromText="180" w:rightFromText="180" w:vertAnchor="page" w:horzAnchor="margin" w:tblpY="4786"/>
        <w:tblW w:w="9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1"/>
        <w:gridCol w:w="1119"/>
        <w:gridCol w:w="696"/>
        <w:gridCol w:w="1391"/>
        <w:gridCol w:w="1086"/>
        <w:gridCol w:w="680"/>
        <w:gridCol w:w="1470"/>
        <w:gridCol w:w="1202"/>
        <w:gridCol w:w="677"/>
      </w:tblGrid>
      <w:tr w:rsidR="007670CA" w:rsidRPr="003C1169" w14:paraId="25CA385F" w14:textId="77777777" w:rsidTr="00D24024">
        <w:trPr>
          <w:trHeight w:val="248"/>
        </w:trPr>
        <w:tc>
          <w:tcPr>
            <w:tcW w:w="9762" w:type="dxa"/>
            <w:gridSpan w:val="9"/>
            <w:shd w:val="clear" w:color="auto" w:fill="A6A6A6" w:themeFill="background1" w:themeFillShade="A6"/>
          </w:tcPr>
          <w:p w14:paraId="4F485AA4" w14:textId="482A15F1" w:rsidR="007670CA" w:rsidRPr="003C1169" w:rsidRDefault="007670CA" w:rsidP="007670CA">
            <w:pPr>
              <w:spacing w:after="0" w:line="240" w:lineRule="auto"/>
              <w:jc w:val="center"/>
              <w:rPr>
                <w:rFonts w:ascii="Times New Roman" w:eastAsia="Times New Roman" w:hAnsi="Times New Roman" w:cs="Times New Roman"/>
                <w:b/>
                <w:bCs/>
                <w:color w:val="000000"/>
                <w:sz w:val="20"/>
                <w:szCs w:val="20"/>
                <w:lang w:eastAsia="en-SG"/>
              </w:rPr>
            </w:pPr>
            <w:bookmarkStart w:id="0" w:name="_Hlk88128753"/>
            <w:r w:rsidRPr="003C1169">
              <w:rPr>
                <w:rFonts w:ascii="Times New Roman" w:eastAsia="Times New Roman" w:hAnsi="Times New Roman" w:cs="Times New Roman"/>
                <w:b/>
                <w:bCs/>
                <w:color w:val="000000"/>
                <w:sz w:val="20"/>
                <w:szCs w:val="20"/>
                <w:lang w:eastAsia="en-SG"/>
              </w:rPr>
              <w:t>Table 1</w:t>
            </w:r>
            <w:r w:rsidR="00D279C3" w:rsidRPr="002F3EC9">
              <w:rPr>
                <w:rFonts w:ascii="Times New Roman" w:eastAsia="Times New Roman" w:hAnsi="Times New Roman" w:cs="Times New Roman"/>
                <w:b/>
                <w:bCs/>
                <w:color w:val="000000"/>
                <w:sz w:val="20"/>
                <w:szCs w:val="20"/>
                <w:lang w:eastAsia="en-SG"/>
              </w:rPr>
              <w:t>1</w:t>
            </w:r>
            <w:r w:rsidRPr="003C1169">
              <w:rPr>
                <w:rFonts w:ascii="Times New Roman" w:eastAsia="Times New Roman" w:hAnsi="Times New Roman" w:cs="Times New Roman"/>
                <w:b/>
                <w:bCs/>
                <w:color w:val="000000"/>
                <w:sz w:val="20"/>
                <w:szCs w:val="20"/>
                <w:lang w:eastAsia="en-SG"/>
              </w:rPr>
              <w:t xml:space="preserve">. </w:t>
            </w:r>
            <w:r w:rsidR="00D24024" w:rsidRPr="002F3EC9">
              <w:rPr>
                <w:rFonts w:ascii="Times New Roman" w:eastAsia="Times New Roman" w:hAnsi="Times New Roman" w:cs="Times New Roman"/>
                <w:b/>
                <w:bCs/>
                <w:color w:val="000000"/>
                <w:sz w:val="20"/>
                <w:szCs w:val="20"/>
                <w:lang w:eastAsia="en-SG"/>
              </w:rPr>
              <w:t>Highest Statistical Significance for Terms at Different Lags</w:t>
            </w:r>
          </w:p>
        </w:tc>
      </w:tr>
      <w:tr w:rsidR="007670CA" w:rsidRPr="002F3EC9" w14:paraId="3F77F2CD" w14:textId="77777777" w:rsidTr="00D24024">
        <w:trPr>
          <w:trHeight w:val="248"/>
        </w:trPr>
        <w:tc>
          <w:tcPr>
            <w:tcW w:w="1441" w:type="dxa"/>
            <w:shd w:val="clear" w:color="auto" w:fill="FFFFFF" w:themeFill="background1"/>
            <w:hideMark/>
          </w:tcPr>
          <w:p w14:paraId="59E1527A" w14:textId="77777777" w:rsidR="007670CA" w:rsidRPr="003C1169" w:rsidRDefault="007670CA" w:rsidP="007670CA">
            <w:pPr>
              <w:spacing w:after="0" w:line="240" w:lineRule="auto"/>
              <w:jc w:val="center"/>
              <w:rPr>
                <w:rFonts w:ascii="Times New Roman" w:eastAsia="Times New Roman" w:hAnsi="Times New Roman" w:cs="Times New Roman"/>
                <w:b/>
                <w:bCs/>
                <w:sz w:val="20"/>
                <w:szCs w:val="20"/>
                <w:lang w:eastAsia="en-SG"/>
              </w:rPr>
            </w:pPr>
            <w:r w:rsidRPr="003C1169">
              <w:rPr>
                <w:rFonts w:ascii="Times New Roman" w:eastAsia="Times New Roman" w:hAnsi="Times New Roman" w:cs="Times New Roman"/>
                <w:b/>
                <w:bCs/>
                <w:color w:val="000000"/>
                <w:sz w:val="20"/>
                <w:szCs w:val="20"/>
                <w:lang w:eastAsia="en-SG"/>
              </w:rPr>
              <w:t>A</w:t>
            </w:r>
            <w:r w:rsidRPr="003C1169">
              <w:rPr>
                <w:rFonts w:ascii="Times New Roman" w:eastAsia="Times New Roman" w:hAnsi="Times New Roman" w:cs="Times New Roman"/>
                <w:b/>
                <w:bCs/>
                <w:sz w:val="20"/>
                <w:szCs w:val="20"/>
                <w:lang w:eastAsia="en-SG"/>
              </w:rPr>
              <w:t>DL-Lag1</w:t>
            </w:r>
          </w:p>
          <w:p w14:paraId="3425F47A" w14:textId="23FC9355" w:rsidR="007670CA" w:rsidRPr="003C1169" w:rsidRDefault="007670CA" w:rsidP="007670CA">
            <w:pPr>
              <w:spacing w:after="0" w:line="240" w:lineRule="auto"/>
              <w:jc w:val="center"/>
              <w:rPr>
                <w:rFonts w:ascii="Times New Roman" w:eastAsia="Times New Roman" w:hAnsi="Times New Roman" w:cs="Times New Roman"/>
                <w:b/>
                <w:bCs/>
                <w:color w:val="000000"/>
                <w:sz w:val="20"/>
                <w:szCs w:val="20"/>
                <w:lang w:eastAsia="en-SG"/>
              </w:rPr>
            </w:pPr>
          </w:p>
        </w:tc>
        <w:tc>
          <w:tcPr>
            <w:tcW w:w="1119" w:type="dxa"/>
            <w:shd w:val="clear" w:color="auto" w:fill="FFFFFF" w:themeFill="background1"/>
            <w:hideMark/>
          </w:tcPr>
          <w:p w14:paraId="2F20C436" w14:textId="230578EB" w:rsidR="007670CA" w:rsidRPr="003C1169" w:rsidRDefault="007670CA" w:rsidP="007670CA">
            <w:pPr>
              <w:spacing w:after="0" w:line="240" w:lineRule="auto"/>
              <w:jc w:val="center"/>
              <w:rPr>
                <w:rFonts w:ascii="Times New Roman" w:eastAsia="Times New Roman" w:hAnsi="Times New Roman" w:cs="Times New Roman"/>
                <w:b/>
                <w:bCs/>
                <w:color w:val="000000"/>
                <w:sz w:val="20"/>
                <w:szCs w:val="20"/>
                <w:lang w:eastAsia="en-SG"/>
              </w:rPr>
            </w:pPr>
            <w:r w:rsidRPr="003C1169">
              <w:rPr>
                <w:rFonts w:ascii="Times New Roman" w:eastAsia="Times New Roman" w:hAnsi="Times New Roman" w:cs="Times New Roman"/>
                <w:b/>
                <w:bCs/>
                <w:color w:val="000000"/>
                <w:sz w:val="20"/>
                <w:szCs w:val="20"/>
                <w:lang w:eastAsia="en-SG"/>
              </w:rPr>
              <w:t>Coeff</w:t>
            </w:r>
          </w:p>
        </w:tc>
        <w:tc>
          <w:tcPr>
            <w:tcW w:w="696" w:type="dxa"/>
            <w:shd w:val="clear" w:color="auto" w:fill="FFFFFF" w:themeFill="background1"/>
            <w:hideMark/>
          </w:tcPr>
          <w:p w14:paraId="171427EF" w14:textId="77777777" w:rsidR="007670CA" w:rsidRPr="003C1169" w:rsidRDefault="007670CA" w:rsidP="007670CA">
            <w:pPr>
              <w:spacing w:after="0" w:line="240" w:lineRule="auto"/>
              <w:jc w:val="center"/>
              <w:rPr>
                <w:rFonts w:ascii="Times New Roman" w:eastAsia="Times New Roman" w:hAnsi="Times New Roman" w:cs="Times New Roman"/>
                <w:b/>
                <w:bCs/>
                <w:color w:val="000000"/>
                <w:sz w:val="20"/>
                <w:szCs w:val="20"/>
                <w:lang w:eastAsia="en-SG"/>
              </w:rPr>
            </w:pPr>
            <w:r w:rsidRPr="003C1169">
              <w:rPr>
                <w:rFonts w:ascii="Times New Roman" w:eastAsia="Times New Roman" w:hAnsi="Times New Roman" w:cs="Times New Roman"/>
                <w:b/>
                <w:bCs/>
                <w:color w:val="000000"/>
                <w:sz w:val="20"/>
                <w:szCs w:val="20"/>
                <w:lang w:eastAsia="en-SG"/>
              </w:rPr>
              <w:t>P&gt;|z|</w:t>
            </w:r>
          </w:p>
        </w:tc>
        <w:tc>
          <w:tcPr>
            <w:tcW w:w="1391" w:type="dxa"/>
            <w:shd w:val="clear" w:color="auto" w:fill="F2F2F2" w:themeFill="background1" w:themeFillShade="F2"/>
            <w:hideMark/>
          </w:tcPr>
          <w:p w14:paraId="7B4CA6E8" w14:textId="77777777" w:rsidR="007670CA" w:rsidRPr="003C1169" w:rsidRDefault="007670CA" w:rsidP="007670CA">
            <w:pPr>
              <w:spacing w:after="0" w:line="240" w:lineRule="auto"/>
              <w:jc w:val="center"/>
              <w:rPr>
                <w:rFonts w:ascii="Times New Roman" w:eastAsia="Times New Roman" w:hAnsi="Times New Roman" w:cs="Times New Roman"/>
                <w:b/>
                <w:bCs/>
                <w:sz w:val="20"/>
                <w:szCs w:val="20"/>
                <w:lang w:eastAsia="en-SG"/>
              </w:rPr>
            </w:pPr>
            <w:r w:rsidRPr="003C1169">
              <w:rPr>
                <w:rFonts w:ascii="Times New Roman" w:eastAsia="Times New Roman" w:hAnsi="Times New Roman" w:cs="Times New Roman"/>
                <w:b/>
                <w:bCs/>
                <w:color w:val="000000"/>
                <w:sz w:val="20"/>
                <w:szCs w:val="20"/>
                <w:lang w:eastAsia="en-SG"/>
              </w:rPr>
              <w:t>ADL-Lag5</w:t>
            </w:r>
          </w:p>
          <w:p w14:paraId="46ABFD21" w14:textId="0E9100ED" w:rsidR="007670CA" w:rsidRPr="003C1169" w:rsidRDefault="007670CA" w:rsidP="007670CA">
            <w:pPr>
              <w:spacing w:after="0" w:line="240" w:lineRule="auto"/>
              <w:jc w:val="center"/>
              <w:rPr>
                <w:rFonts w:ascii="Times New Roman" w:eastAsia="Times New Roman" w:hAnsi="Times New Roman" w:cs="Times New Roman"/>
                <w:b/>
                <w:bCs/>
                <w:color w:val="000000"/>
                <w:sz w:val="20"/>
                <w:szCs w:val="20"/>
                <w:lang w:eastAsia="en-SG"/>
              </w:rPr>
            </w:pPr>
          </w:p>
        </w:tc>
        <w:tc>
          <w:tcPr>
            <w:tcW w:w="1086" w:type="dxa"/>
            <w:shd w:val="clear" w:color="auto" w:fill="F2F2F2" w:themeFill="background1" w:themeFillShade="F2"/>
            <w:hideMark/>
          </w:tcPr>
          <w:p w14:paraId="4F1AB5BA" w14:textId="77777777" w:rsidR="007670CA" w:rsidRPr="003C1169" w:rsidRDefault="007670CA" w:rsidP="007670CA">
            <w:pPr>
              <w:spacing w:after="0" w:line="240" w:lineRule="auto"/>
              <w:jc w:val="center"/>
              <w:rPr>
                <w:rFonts w:ascii="Times New Roman" w:eastAsia="Times New Roman" w:hAnsi="Times New Roman" w:cs="Times New Roman"/>
                <w:b/>
                <w:bCs/>
                <w:color w:val="000000"/>
                <w:sz w:val="20"/>
                <w:szCs w:val="20"/>
                <w:lang w:eastAsia="en-SG"/>
              </w:rPr>
            </w:pPr>
            <w:r w:rsidRPr="003C1169">
              <w:rPr>
                <w:rFonts w:ascii="Times New Roman" w:eastAsia="Times New Roman" w:hAnsi="Times New Roman" w:cs="Times New Roman"/>
                <w:b/>
                <w:bCs/>
                <w:color w:val="000000"/>
                <w:sz w:val="20"/>
                <w:szCs w:val="20"/>
                <w:lang w:eastAsia="en-SG"/>
              </w:rPr>
              <w:t>Coefficient</w:t>
            </w:r>
          </w:p>
        </w:tc>
        <w:tc>
          <w:tcPr>
            <w:tcW w:w="680" w:type="dxa"/>
            <w:shd w:val="clear" w:color="auto" w:fill="F2F2F2" w:themeFill="background1" w:themeFillShade="F2"/>
            <w:hideMark/>
          </w:tcPr>
          <w:p w14:paraId="4EBA7923" w14:textId="77777777" w:rsidR="007670CA" w:rsidRPr="003C1169" w:rsidRDefault="007670CA" w:rsidP="007670CA">
            <w:pPr>
              <w:spacing w:after="0" w:line="240" w:lineRule="auto"/>
              <w:jc w:val="center"/>
              <w:rPr>
                <w:rFonts w:ascii="Times New Roman" w:eastAsia="Times New Roman" w:hAnsi="Times New Roman" w:cs="Times New Roman"/>
                <w:b/>
                <w:bCs/>
                <w:color w:val="000000"/>
                <w:sz w:val="20"/>
                <w:szCs w:val="20"/>
                <w:lang w:eastAsia="en-SG"/>
              </w:rPr>
            </w:pPr>
            <w:r w:rsidRPr="003C1169">
              <w:rPr>
                <w:rFonts w:ascii="Times New Roman" w:eastAsia="Times New Roman" w:hAnsi="Times New Roman" w:cs="Times New Roman"/>
                <w:b/>
                <w:bCs/>
                <w:color w:val="000000"/>
                <w:sz w:val="20"/>
                <w:szCs w:val="20"/>
                <w:lang w:eastAsia="en-SG"/>
              </w:rPr>
              <w:t>P&gt;|z|</w:t>
            </w:r>
          </w:p>
        </w:tc>
        <w:tc>
          <w:tcPr>
            <w:tcW w:w="1470" w:type="dxa"/>
            <w:shd w:val="clear" w:color="auto" w:fill="D0CECE" w:themeFill="background2" w:themeFillShade="E6"/>
          </w:tcPr>
          <w:p w14:paraId="62C60203" w14:textId="77777777" w:rsidR="007670CA" w:rsidRPr="003C1169" w:rsidRDefault="007670CA" w:rsidP="007670CA">
            <w:pPr>
              <w:spacing w:after="0" w:line="240" w:lineRule="auto"/>
              <w:jc w:val="center"/>
              <w:rPr>
                <w:rFonts w:ascii="Times New Roman" w:eastAsia="Times New Roman" w:hAnsi="Times New Roman" w:cs="Times New Roman"/>
                <w:b/>
                <w:bCs/>
                <w:sz w:val="20"/>
                <w:szCs w:val="20"/>
                <w:lang w:eastAsia="en-SG"/>
              </w:rPr>
            </w:pPr>
            <w:r w:rsidRPr="003C1169">
              <w:rPr>
                <w:rFonts w:ascii="Times New Roman" w:eastAsia="Times New Roman" w:hAnsi="Times New Roman" w:cs="Times New Roman"/>
                <w:b/>
                <w:bCs/>
                <w:color w:val="000000"/>
                <w:sz w:val="20"/>
                <w:szCs w:val="20"/>
                <w:lang w:eastAsia="en-SG"/>
              </w:rPr>
              <w:t>ADL-Lag10</w:t>
            </w:r>
          </w:p>
          <w:p w14:paraId="6148262C" w14:textId="2BACF40E" w:rsidR="007670CA" w:rsidRPr="003C1169" w:rsidRDefault="007670CA" w:rsidP="007670CA">
            <w:pPr>
              <w:spacing w:after="0" w:line="240" w:lineRule="auto"/>
              <w:jc w:val="center"/>
              <w:rPr>
                <w:rFonts w:ascii="Times New Roman" w:eastAsia="Times New Roman" w:hAnsi="Times New Roman" w:cs="Times New Roman"/>
                <w:b/>
                <w:bCs/>
                <w:color w:val="000000"/>
                <w:sz w:val="20"/>
                <w:szCs w:val="20"/>
                <w:lang w:eastAsia="en-SG"/>
              </w:rPr>
            </w:pPr>
          </w:p>
        </w:tc>
        <w:tc>
          <w:tcPr>
            <w:tcW w:w="1202" w:type="dxa"/>
            <w:shd w:val="clear" w:color="auto" w:fill="D0CECE" w:themeFill="background2" w:themeFillShade="E6"/>
          </w:tcPr>
          <w:p w14:paraId="27ED5435" w14:textId="6E8871D3" w:rsidR="007670CA" w:rsidRPr="003C1169" w:rsidRDefault="007670CA" w:rsidP="007670CA">
            <w:pPr>
              <w:spacing w:after="0" w:line="240" w:lineRule="auto"/>
              <w:jc w:val="center"/>
              <w:rPr>
                <w:rFonts w:ascii="Times New Roman" w:eastAsia="Times New Roman" w:hAnsi="Times New Roman" w:cs="Times New Roman"/>
                <w:b/>
                <w:bCs/>
                <w:color w:val="000000"/>
                <w:sz w:val="20"/>
                <w:szCs w:val="20"/>
                <w:lang w:eastAsia="en-SG"/>
              </w:rPr>
            </w:pPr>
            <w:r w:rsidRPr="003C1169">
              <w:rPr>
                <w:rFonts w:ascii="Times New Roman" w:eastAsia="Times New Roman" w:hAnsi="Times New Roman" w:cs="Times New Roman"/>
                <w:b/>
                <w:bCs/>
                <w:color w:val="000000"/>
                <w:sz w:val="20"/>
                <w:szCs w:val="20"/>
                <w:lang w:eastAsia="en-SG"/>
              </w:rPr>
              <w:t>Coeff</w:t>
            </w:r>
          </w:p>
        </w:tc>
        <w:tc>
          <w:tcPr>
            <w:tcW w:w="677" w:type="dxa"/>
            <w:shd w:val="clear" w:color="auto" w:fill="D0CECE" w:themeFill="background2" w:themeFillShade="E6"/>
          </w:tcPr>
          <w:p w14:paraId="56C43025" w14:textId="77777777" w:rsidR="007670CA" w:rsidRPr="003C1169" w:rsidRDefault="007670CA" w:rsidP="007670CA">
            <w:pPr>
              <w:spacing w:after="0" w:line="240" w:lineRule="auto"/>
              <w:jc w:val="center"/>
              <w:rPr>
                <w:rFonts w:ascii="Times New Roman" w:eastAsia="Times New Roman" w:hAnsi="Times New Roman" w:cs="Times New Roman"/>
                <w:b/>
                <w:bCs/>
                <w:color w:val="000000"/>
                <w:sz w:val="20"/>
                <w:szCs w:val="20"/>
                <w:lang w:eastAsia="en-SG"/>
              </w:rPr>
            </w:pPr>
            <w:r w:rsidRPr="003C1169">
              <w:rPr>
                <w:rFonts w:ascii="Times New Roman" w:eastAsia="Times New Roman" w:hAnsi="Times New Roman" w:cs="Times New Roman"/>
                <w:b/>
                <w:bCs/>
                <w:color w:val="000000"/>
                <w:sz w:val="20"/>
                <w:szCs w:val="20"/>
                <w:lang w:eastAsia="en-SG"/>
              </w:rPr>
              <w:t>P&gt;|z|</w:t>
            </w:r>
          </w:p>
        </w:tc>
      </w:tr>
      <w:tr w:rsidR="007670CA" w:rsidRPr="002F3EC9" w14:paraId="6FE04C85" w14:textId="77777777" w:rsidTr="00D24024">
        <w:trPr>
          <w:trHeight w:val="521"/>
        </w:trPr>
        <w:tc>
          <w:tcPr>
            <w:tcW w:w="1441" w:type="dxa"/>
            <w:shd w:val="clear" w:color="auto" w:fill="FFFFFF" w:themeFill="background1"/>
            <w:hideMark/>
          </w:tcPr>
          <w:p w14:paraId="77AA89DF"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R</w:t>
            </w:r>
            <w:r w:rsidRPr="003C1169">
              <w:rPr>
                <w:rFonts w:ascii="Times New Roman" w:eastAsia="Times New Roman" w:hAnsi="Times New Roman" w:cs="Times New Roman"/>
                <w:sz w:val="20"/>
                <w:szCs w:val="20"/>
                <w:lang w:eastAsia="en-SG"/>
              </w:rPr>
              <w:t>SI.L0</w:t>
            </w:r>
          </w:p>
        </w:tc>
        <w:tc>
          <w:tcPr>
            <w:tcW w:w="1119" w:type="dxa"/>
            <w:shd w:val="clear" w:color="auto" w:fill="FFFFFF" w:themeFill="background1"/>
            <w:hideMark/>
          </w:tcPr>
          <w:p w14:paraId="64782353"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0</w:t>
            </w:r>
            <w:r w:rsidRPr="003C1169">
              <w:rPr>
                <w:rFonts w:ascii="Times New Roman" w:eastAsia="Times New Roman" w:hAnsi="Times New Roman" w:cs="Times New Roman"/>
                <w:sz w:val="20"/>
                <w:szCs w:val="20"/>
                <w:lang w:eastAsia="en-SG"/>
              </w:rPr>
              <w:t>.0012</w:t>
            </w:r>
          </w:p>
        </w:tc>
        <w:tc>
          <w:tcPr>
            <w:tcW w:w="696" w:type="dxa"/>
            <w:shd w:val="clear" w:color="auto" w:fill="FFFFFF" w:themeFill="background1"/>
            <w:hideMark/>
          </w:tcPr>
          <w:p w14:paraId="6FF015F8" w14:textId="4B6A0DB6"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0</w:t>
            </w:r>
            <w:r w:rsidRPr="003C1169">
              <w:rPr>
                <w:rFonts w:ascii="Times New Roman" w:eastAsia="Times New Roman" w:hAnsi="Times New Roman" w:cs="Times New Roman"/>
                <w:sz w:val="20"/>
                <w:szCs w:val="20"/>
                <w:lang w:eastAsia="en-SG"/>
              </w:rPr>
              <w:t>.015</w:t>
            </w:r>
            <w:r w:rsidR="002F3EC9" w:rsidRPr="002F3EC9">
              <w:rPr>
                <w:rFonts w:ascii="Times New Roman" w:eastAsia="Times New Roman" w:hAnsi="Times New Roman" w:cs="Times New Roman"/>
                <w:sz w:val="20"/>
                <w:szCs w:val="20"/>
                <w:lang w:eastAsia="en-SG"/>
              </w:rPr>
              <w:t>**</w:t>
            </w:r>
          </w:p>
        </w:tc>
        <w:tc>
          <w:tcPr>
            <w:tcW w:w="1391" w:type="dxa"/>
            <w:shd w:val="clear" w:color="auto" w:fill="F2F2F2" w:themeFill="background1" w:themeFillShade="F2"/>
            <w:hideMark/>
          </w:tcPr>
          <w:p w14:paraId="6887BDBB"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RSI.L0</w:t>
            </w:r>
          </w:p>
        </w:tc>
        <w:tc>
          <w:tcPr>
            <w:tcW w:w="1086" w:type="dxa"/>
            <w:shd w:val="clear" w:color="auto" w:fill="F2F2F2" w:themeFill="background1" w:themeFillShade="F2"/>
            <w:hideMark/>
          </w:tcPr>
          <w:p w14:paraId="3A86ABD7"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0.0014</w:t>
            </w:r>
          </w:p>
        </w:tc>
        <w:tc>
          <w:tcPr>
            <w:tcW w:w="680" w:type="dxa"/>
            <w:shd w:val="clear" w:color="auto" w:fill="F2F2F2" w:themeFill="background1" w:themeFillShade="F2"/>
            <w:hideMark/>
          </w:tcPr>
          <w:p w14:paraId="5B7B2913" w14:textId="1B7889D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0</w:t>
            </w:r>
            <w:r w:rsidRPr="003C1169">
              <w:rPr>
                <w:rFonts w:ascii="Times New Roman" w:eastAsia="Times New Roman" w:hAnsi="Times New Roman" w:cs="Times New Roman"/>
                <w:sz w:val="20"/>
                <w:szCs w:val="20"/>
                <w:lang w:eastAsia="en-SG"/>
              </w:rPr>
              <w:t>.009</w:t>
            </w:r>
            <w:r w:rsidR="002F3EC9" w:rsidRPr="002F3EC9">
              <w:rPr>
                <w:rFonts w:ascii="Times New Roman" w:eastAsia="Times New Roman" w:hAnsi="Times New Roman" w:cs="Times New Roman"/>
                <w:sz w:val="20"/>
                <w:szCs w:val="20"/>
                <w:lang w:eastAsia="en-SG"/>
              </w:rPr>
              <w:t>***</w:t>
            </w:r>
          </w:p>
        </w:tc>
        <w:tc>
          <w:tcPr>
            <w:tcW w:w="1470" w:type="dxa"/>
            <w:shd w:val="clear" w:color="auto" w:fill="D0CECE" w:themeFill="background2" w:themeFillShade="E6"/>
          </w:tcPr>
          <w:p w14:paraId="1EE3B32B"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RSI.L9</w:t>
            </w:r>
          </w:p>
        </w:tc>
        <w:tc>
          <w:tcPr>
            <w:tcW w:w="1202" w:type="dxa"/>
            <w:shd w:val="clear" w:color="auto" w:fill="D0CECE" w:themeFill="background2" w:themeFillShade="E6"/>
          </w:tcPr>
          <w:p w14:paraId="205D365D"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DengXian" w:hAnsi="Times New Roman" w:cs="Times New Roman"/>
                <w:color w:val="000000"/>
                <w:sz w:val="20"/>
                <w:szCs w:val="20"/>
              </w:rPr>
              <w:t>0.0018</w:t>
            </w:r>
          </w:p>
        </w:tc>
        <w:tc>
          <w:tcPr>
            <w:tcW w:w="677" w:type="dxa"/>
            <w:shd w:val="clear" w:color="auto" w:fill="D0CECE" w:themeFill="background2" w:themeFillShade="E6"/>
          </w:tcPr>
          <w:p w14:paraId="32FB5B0A" w14:textId="7ED0B373"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DengXian" w:hAnsi="Times New Roman" w:cs="Times New Roman"/>
                <w:color w:val="000000"/>
                <w:sz w:val="20"/>
                <w:szCs w:val="20"/>
              </w:rPr>
              <w:t>0.011</w:t>
            </w:r>
            <w:r w:rsidR="002F3EC9" w:rsidRPr="002F3EC9">
              <w:rPr>
                <w:rFonts w:ascii="Times New Roman" w:eastAsia="DengXian" w:hAnsi="Times New Roman" w:cs="Times New Roman"/>
                <w:color w:val="000000"/>
                <w:sz w:val="20"/>
                <w:szCs w:val="20"/>
              </w:rPr>
              <w:t>**</w:t>
            </w:r>
          </w:p>
        </w:tc>
      </w:tr>
      <w:tr w:rsidR="007670CA" w:rsidRPr="002F3EC9" w14:paraId="4789862D" w14:textId="77777777" w:rsidTr="00D24024">
        <w:trPr>
          <w:trHeight w:val="449"/>
        </w:trPr>
        <w:tc>
          <w:tcPr>
            <w:tcW w:w="1441" w:type="dxa"/>
            <w:shd w:val="clear" w:color="auto" w:fill="FFFFFF" w:themeFill="background1"/>
            <w:hideMark/>
          </w:tcPr>
          <w:p w14:paraId="0AE48BDF"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 xml:space="preserve"> R</w:t>
            </w:r>
            <w:r w:rsidRPr="003C1169">
              <w:rPr>
                <w:rFonts w:ascii="Times New Roman" w:eastAsia="Times New Roman" w:hAnsi="Times New Roman" w:cs="Times New Roman"/>
                <w:sz w:val="20"/>
                <w:szCs w:val="20"/>
                <w:lang w:eastAsia="en-SG"/>
              </w:rPr>
              <w:t>SI.L1</w:t>
            </w:r>
          </w:p>
        </w:tc>
        <w:tc>
          <w:tcPr>
            <w:tcW w:w="1119" w:type="dxa"/>
            <w:shd w:val="clear" w:color="auto" w:fill="FFFFFF" w:themeFill="background1"/>
            <w:hideMark/>
          </w:tcPr>
          <w:p w14:paraId="7CD69FBB"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w:t>
            </w:r>
            <w:r w:rsidRPr="003C1169">
              <w:rPr>
                <w:rFonts w:ascii="Times New Roman" w:eastAsia="Times New Roman" w:hAnsi="Times New Roman" w:cs="Times New Roman"/>
                <w:sz w:val="20"/>
                <w:szCs w:val="20"/>
                <w:lang w:eastAsia="en-SG"/>
              </w:rPr>
              <w:t>0.0009</w:t>
            </w:r>
          </w:p>
        </w:tc>
        <w:tc>
          <w:tcPr>
            <w:tcW w:w="696" w:type="dxa"/>
            <w:shd w:val="clear" w:color="auto" w:fill="FFFFFF" w:themeFill="background1"/>
            <w:hideMark/>
          </w:tcPr>
          <w:p w14:paraId="50BAD234" w14:textId="25E3E253"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0</w:t>
            </w:r>
            <w:r w:rsidRPr="003C1169">
              <w:rPr>
                <w:rFonts w:ascii="Times New Roman" w:eastAsia="Times New Roman" w:hAnsi="Times New Roman" w:cs="Times New Roman"/>
                <w:sz w:val="20"/>
                <w:szCs w:val="20"/>
                <w:lang w:eastAsia="en-SG"/>
              </w:rPr>
              <w:t>.050</w:t>
            </w:r>
            <w:r w:rsidR="002F3EC9" w:rsidRPr="002F3EC9">
              <w:rPr>
                <w:rFonts w:ascii="Times New Roman" w:eastAsia="Times New Roman" w:hAnsi="Times New Roman" w:cs="Times New Roman"/>
                <w:sz w:val="20"/>
                <w:szCs w:val="20"/>
                <w:lang w:eastAsia="en-SG"/>
              </w:rPr>
              <w:t>**</w:t>
            </w:r>
          </w:p>
        </w:tc>
        <w:tc>
          <w:tcPr>
            <w:tcW w:w="1391" w:type="dxa"/>
            <w:shd w:val="clear" w:color="auto" w:fill="F2F2F2" w:themeFill="background1" w:themeFillShade="F2"/>
            <w:hideMark/>
          </w:tcPr>
          <w:p w14:paraId="2A1EE5BD"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RSI.L1</w:t>
            </w:r>
          </w:p>
        </w:tc>
        <w:tc>
          <w:tcPr>
            <w:tcW w:w="1086" w:type="dxa"/>
            <w:shd w:val="clear" w:color="auto" w:fill="F2F2F2" w:themeFill="background1" w:themeFillShade="F2"/>
            <w:hideMark/>
          </w:tcPr>
          <w:p w14:paraId="7E605D1F"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-0.0013</w:t>
            </w:r>
          </w:p>
        </w:tc>
        <w:tc>
          <w:tcPr>
            <w:tcW w:w="680" w:type="dxa"/>
            <w:shd w:val="clear" w:color="auto" w:fill="F2F2F2" w:themeFill="background1" w:themeFillShade="F2"/>
            <w:hideMark/>
          </w:tcPr>
          <w:p w14:paraId="51E169D1" w14:textId="4977CFF6"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0.060</w:t>
            </w:r>
            <w:r w:rsidR="002F3EC9" w:rsidRPr="002F3EC9">
              <w:rPr>
                <w:rFonts w:ascii="Times New Roman" w:eastAsia="Times New Roman" w:hAnsi="Times New Roman" w:cs="Times New Roman"/>
                <w:color w:val="000000"/>
                <w:sz w:val="20"/>
                <w:szCs w:val="20"/>
                <w:lang w:eastAsia="en-SG"/>
              </w:rPr>
              <w:t>*</w:t>
            </w:r>
          </w:p>
        </w:tc>
        <w:tc>
          <w:tcPr>
            <w:tcW w:w="1470" w:type="dxa"/>
            <w:shd w:val="clear" w:color="auto" w:fill="D0CECE" w:themeFill="background2" w:themeFillShade="E6"/>
          </w:tcPr>
          <w:p w14:paraId="4FA564FF"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RSI.L10</w:t>
            </w:r>
          </w:p>
        </w:tc>
        <w:tc>
          <w:tcPr>
            <w:tcW w:w="1202" w:type="dxa"/>
            <w:shd w:val="clear" w:color="auto" w:fill="D0CECE" w:themeFill="background2" w:themeFillShade="E6"/>
          </w:tcPr>
          <w:p w14:paraId="17205DF6"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DengXian" w:hAnsi="Times New Roman" w:cs="Times New Roman"/>
                <w:color w:val="000000"/>
                <w:sz w:val="20"/>
                <w:szCs w:val="20"/>
              </w:rPr>
              <w:t>-0.0018</w:t>
            </w:r>
          </w:p>
        </w:tc>
        <w:tc>
          <w:tcPr>
            <w:tcW w:w="677" w:type="dxa"/>
            <w:shd w:val="clear" w:color="auto" w:fill="D0CECE" w:themeFill="background2" w:themeFillShade="E6"/>
          </w:tcPr>
          <w:p w14:paraId="4FC1593E" w14:textId="3D0B2450" w:rsidR="007670CA" w:rsidRPr="003C1169" w:rsidRDefault="007670CA" w:rsidP="007670CA">
            <w:pPr>
              <w:spacing w:after="0" w:line="240" w:lineRule="auto"/>
              <w:jc w:val="center"/>
              <w:rPr>
                <w:rFonts w:ascii="Times New Roman" w:eastAsia="DengXian" w:hAnsi="Times New Roman" w:cs="Times New Roman"/>
                <w:color w:val="000000"/>
                <w:sz w:val="20"/>
                <w:szCs w:val="20"/>
                <w:lang w:eastAsia="zh-CN"/>
              </w:rPr>
            </w:pPr>
            <w:r w:rsidRPr="003C1169">
              <w:rPr>
                <w:rFonts w:ascii="Times New Roman" w:eastAsia="DengXian" w:hAnsi="Times New Roman" w:cs="Times New Roman"/>
                <w:color w:val="000000"/>
                <w:sz w:val="20"/>
                <w:szCs w:val="20"/>
                <w:lang w:eastAsia="zh-CN"/>
              </w:rPr>
              <w:t>0.001</w:t>
            </w:r>
            <w:r w:rsidR="002F3EC9" w:rsidRPr="002F3EC9">
              <w:rPr>
                <w:rFonts w:ascii="Times New Roman" w:eastAsia="DengXian" w:hAnsi="Times New Roman" w:cs="Times New Roman"/>
                <w:color w:val="000000"/>
                <w:sz w:val="20"/>
                <w:szCs w:val="20"/>
                <w:lang w:eastAsia="zh-CN"/>
              </w:rPr>
              <w:t>***</w:t>
            </w:r>
          </w:p>
        </w:tc>
      </w:tr>
      <w:tr w:rsidR="007670CA" w:rsidRPr="002F3EC9" w14:paraId="17A41F20" w14:textId="77777777" w:rsidTr="00D24024">
        <w:trPr>
          <w:trHeight w:val="658"/>
        </w:trPr>
        <w:tc>
          <w:tcPr>
            <w:tcW w:w="1441" w:type="dxa"/>
            <w:shd w:val="clear" w:color="auto" w:fill="FFFFFF" w:themeFill="background1"/>
            <w:hideMark/>
          </w:tcPr>
          <w:p w14:paraId="01ED4059"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 xml:space="preserve">Price </w:t>
            </w:r>
            <w:proofErr w:type="gramStart"/>
            <w:r w:rsidRPr="003C1169">
              <w:rPr>
                <w:rFonts w:ascii="Times New Roman" w:eastAsia="Times New Roman" w:hAnsi="Times New Roman" w:cs="Times New Roman"/>
                <w:color w:val="000000"/>
                <w:sz w:val="20"/>
                <w:szCs w:val="20"/>
                <w:lang w:eastAsia="en-SG"/>
              </w:rPr>
              <w:t>Relative</w:t>
            </w:r>
            <w:proofErr w:type="gramEnd"/>
            <w:r w:rsidRPr="003C1169">
              <w:rPr>
                <w:rFonts w:ascii="Times New Roman" w:eastAsia="Times New Roman" w:hAnsi="Times New Roman" w:cs="Times New Roman"/>
                <w:color w:val="000000"/>
                <w:sz w:val="20"/>
                <w:szCs w:val="20"/>
                <w:lang w:eastAsia="en-SG"/>
              </w:rPr>
              <w:t xml:space="preserve"> Close-EMA200 Price Diff.L0</w:t>
            </w:r>
          </w:p>
        </w:tc>
        <w:tc>
          <w:tcPr>
            <w:tcW w:w="1119" w:type="dxa"/>
            <w:shd w:val="clear" w:color="auto" w:fill="FFFFFF" w:themeFill="background1"/>
            <w:hideMark/>
          </w:tcPr>
          <w:p w14:paraId="05CA3B33" w14:textId="77777777" w:rsidR="007670CA" w:rsidRPr="003C1169" w:rsidRDefault="007670CA" w:rsidP="007670CA">
            <w:pPr>
              <w:spacing w:after="0" w:line="240" w:lineRule="auto"/>
              <w:jc w:val="center"/>
              <w:rPr>
                <w:rFonts w:ascii="Times New Roman" w:eastAsia="DengXian" w:hAnsi="Times New Roman" w:cs="Times New Roman"/>
                <w:color w:val="000000"/>
                <w:sz w:val="20"/>
                <w:szCs w:val="20"/>
                <w:lang w:eastAsia="zh-CN"/>
              </w:rPr>
            </w:pPr>
            <w:r w:rsidRPr="003C1169">
              <w:rPr>
                <w:rFonts w:ascii="Times New Roman" w:eastAsia="DengXian" w:hAnsi="Times New Roman" w:cs="Times New Roman"/>
                <w:color w:val="000000"/>
                <w:sz w:val="20"/>
                <w:szCs w:val="20"/>
                <w:lang w:eastAsia="zh-CN"/>
              </w:rPr>
              <w:t>-0.1575</w:t>
            </w:r>
          </w:p>
        </w:tc>
        <w:tc>
          <w:tcPr>
            <w:tcW w:w="696" w:type="dxa"/>
            <w:shd w:val="clear" w:color="auto" w:fill="FFFFFF" w:themeFill="background1"/>
            <w:hideMark/>
          </w:tcPr>
          <w:p w14:paraId="3A4DD518"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0.119</w:t>
            </w:r>
          </w:p>
        </w:tc>
        <w:tc>
          <w:tcPr>
            <w:tcW w:w="1391" w:type="dxa"/>
            <w:shd w:val="clear" w:color="auto" w:fill="F2F2F2" w:themeFill="background1" w:themeFillShade="F2"/>
            <w:hideMark/>
          </w:tcPr>
          <w:p w14:paraId="56F4C1B7"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 xml:space="preserve">Price </w:t>
            </w:r>
            <w:proofErr w:type="gramStart"/>
            <w:r w:rsidRPr="003C1169">
              <w:rPr>
                <w:rFonts w:ascii="Times New Roman" w:eastAsia="Times New Roman" w:hAnsi="Times New Roman" w:cs="Times New Roman"/>
                <w:color w:val="000000"/>
                <w:sz w:val="20"/>
                <w:szCs w:val="20"/>
                <w:lang w:eastAsia="en-SG"/>
              </w:rPr>
              <w:t>Relative</w:t>
            </w:r>
            <w:proofErr w:type="gramEnd"/>
            <w:r w:rsidRPr="003C1169">
              <w:rPr>
                <w:rFonts w:ascii="Times New Roman" w:eastAsia="Times New Roman" w:hAnsi="Times New Roman" w:cs="Times New Roman"/>
                <w:color w:val="000000"/>
                <w:sz w:val="20"/>
                <w:szCs w:val="20"/>
                <w:lang w:eastAsia="en-SG"/>
              </w:rPr>
              <w:t xml:space="preserve"> Close-EMA200 Price Diff.L1</w:t>
            </w:r>
          </w:p>
        </w:tc>
        <w:tc>
          <w:tcPr>
            <w:tcW w:w="1086" w:type="dxa"/>
            <w:shd w:val="clear" w:color="auto" w:fill="F2F2F2" w:themeFill="background1" w:themeFillShade="F2"/>
            <w:hideMark/>
          </w:tcPr>
          <w:p w14:paraId="06B86964"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0.5211</w:t>
            </w:r>
          </w:p>
        </w:tc>
        <w:tc>
          <w:tcPr>
            <w:tcW w:w="680" w:type="dxa"/>
            <w:shd w:val="clear" w:color="auto" w:fill="F2F2F2" w:themeFill="background1" w:themeFillShade="F2"/>
            <w:hideMark/>
          </w:tcPr>
          <w:p w14:paraId="6BAFE7FC" w14:textId="25BCD740"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DengXian" w:hAnsi="Times New Roman" w:cs="Times New Roman"/>
                <w:color w:val="000000"/>
                <w:sz w:val="20"/>
                <w:szCs w:val="20"/>
              </w:rPr>
              <w:t>0.003</w:t>
            </w:r>
            <w:r w:rsidR="002F3EC9" w:rsidRPr="002F3EC9">
              <w:rPr>
                <w:rFonts w:ascii="Times New Roman" w:eastAsia="DengXian" w:hAnsi="Times New Roman" w:cs="Times New Roman"/>
                <w:color w:val="000000"/>
                <w:sz w:val="20"/>
                <w:szCs w:val="20"/>
              </w:rPr>
              <w:t>***</w:t>
            </w:r>
          </w:p>
        </w:tc>
        <w:tc>
          <w:tcPr>
            <w:tcW w:w="1470" w:type="dxa"/>
            <w:shd w:val="clear" w:color="auto" w:fill="D0CECE" w:themeFill="background2" w:themeFillShade="E6"/>
          </w:tcPr>
          <w:p w14:paraId="56639366"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 xml:space="preserve">Price </w:t>
            </w:r>
            <w:proofErr w:type="gramStart"/>
            <w:r w:rsidRPr="003C1169">
              <w:rPr>
                <w:rFonts w:ascii="Times New Roman" w:eastAsia="Times New Roman" w:hAnsi="Times New Roman" w:cs="Times New Roman"/>
                <w:color w:val="000000"/>
                <w:sz w:val="20"/>
                <w:szCs w:val="20"/>
                <w:lang w:eastAsia="en-SG"/>
              </w:rPr>
              <w:t>Relative</w:t>
            </w:r>
            <w:proofErr w:type="gramEnd"/>
            <w:r w:rsidRPr="003C1169">
              <w:rPr>
                <w:rFonts w:ascii="Times New Roman" w:eastAsia="Times New Roman" w:hAnsi="Times New Roman" w:cs="Times New Roman"/>
                <w:color w:val="000000"/>
                <w:sz w:val="20"/>
                <w:szCs w:val="20"/>
                <w:lang w:eastAsia="en-SG"/>
              </w:rPr>
              <w:t xml:space="preserve"> Close-EMA200 Price Diff.L2</w:t>
            </w:r>
          </w:p>
        </w:tc>
        <w:tc>
          <w:tcPr>
            <w:tcW w:w="1202" w:type="dxa"/>
            <w:shd w:val="clear" w:color="auto" w:fill="D0CECE" w:themeFill="background2" w:themeFillShade="E6"/>
          </w:tcPr>
          <w:p w14:paraId="451A9CC7"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DengXian" w:hAnsi="Times New Roman" w:cs="Times New Roman"/>
                <w:color w:val="000000"/>
                <w:sz w:val="20"/>
                <w:szCs w:val="20"/>
              </w:rPr>
              <w:t>-0.5403</w:t>
            </w:r>
          </w:p>
        </w:tc>
        <w:tc>
          <w:tcPr>
            <w:tcW w:w="677" w:type="dxa"/>
            <w:shd w:val="clear" w:color="auto" w:fill="D0CECE" w:themeFill="background2" w:themeFillShade="E6"/>
          </w:tcPr>
          <w:p w14:paraId="28FD4746" w14:textId="658851B6"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DengXian" w:hAnsi="Times New Roman" w:cs="Times New Roman"/>
                <w:color w:val="000000"/>
                <w:sz w:val="20"/>
                <w:szCs w:val="20"/>
              </w:rPr>
              <w:t>0.005</w:t>
            </w:r>
            <w:r w:rsidR="002F3EC9" w:rsidRPr="002F3EC9">
              <w:rPr>
                <w:rFonts w:ascii="Times New Roman" w:eastAsia="DengXian" w:hAnsi="Times New Roman" w:cs="Times New Roman"/>
                <w:color w:val="000000"/>
                <w:sz w:val="20"/>
                <w:szCs w:val="20"/>
              </w:rPr>
              <w:t>***</w:t>
            </w:r>
          </w:p>
        </w:tc>
      </w:tr>
      <w:tr w:rsidR="007670CA" w:rsidRPr="002F3EC9" w14:paraId="4FB4EAAD" w14:textId="77777777" w:rsidTr="00D24024">
        <w:trPr>
          <w:trHeight w:val="755"/>
        </w:trPr>
        <w:tc>
          <w:tcPr>
            <w:tcW w:w="1441" w:type="dxa"/>
            <w:shd w:val="clear" w:color="auto" w:fill="FFFFFF" w:themeFill="background1"/>
            <w:hideMark/>
          </w:tcPr>
          <w:p w14:paraId="0E4AC82C"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 xml:space="preserve">Price </w:t>
            </w:r>
            <w:proofErr w:type="gramStart"/>
            <w:r w:rsidRPr="003C1169">
              <w:rPr>
                <w:rFonts w:ascii="Times New Roman" w:eastAsia="Times New Roman" w:hAnsi="Times New Roman" w:cs="Times New Roman"/>
                <w:color w:val="000000"/>
                <w:sz w:val="20"/>
                <w:szCs w:val="20"/>
                <w:lang w:eastAsia="en-SG"/>
              </w:rPr>
              <w:t>Relative</w:t>
            </w:r>
            <w:proofErr w:type="gramEnd"/>
            <w:r w:rsidRPr="003C1169">
              <w:rPr>
                <w:rFonts w:ascii="Times New Roman" w:eastAsia="Times New Roman" w:hAnsi="Times New Roman" w:cs="Times New Roman"/>
                <w:color w:val="000000"/>
                <w:sz w:val="20"/>
                <w:szCs w:val="20"/>
                <w:lang w:eastAsia="en-SG"/>
              </w:rPr>
              <w:t xml:space="preserve"> Close-EMA200 Price Diff.L1</w:t>
            </w:r>
          </w:p>
        </w:tc>
        <w:tc>
          <w:tcPr>
            <w:tcW w:w="1119" w:type="dxa"/>
            <w:shd w:val="clear" w:color="auto" w:fill="FFFFFF" w:themeFill="background1"/>
            <w:hideMark/>
          </w:tcPr>
          <w:p w14:paraId="65EE06A4"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0.1625</w:t>
            </w:r>
          </w:p>
        </w:tc>
        <w:tc>
          <w:tcPr>
            <w:tcW w:w="696" w:type="dxa"/>
            <w:shd w:val="clear" w:color="auto" w:fill="FFFFFF" w:themeFill="background1"/>
            <w:hideMark/>
          </w:tcPr>
          <w:p w14:paraId="7781A66E"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0.118</w:t>
            </w:r>
          </w:p>
        </w:tc>
        <w:tc>
          <w:tcPr>
            <w:tcW w:w="1391" w:type="dxa"/>
            <w:shd w:val="clear" w:color="auto" w:fill="F2F2F2" w:themeFill="background1" w:themeFillShade="F2"/>
            <w:hideMark/>
          </w:tcPr>
          <w:p w14:paraId="43DAB688"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 xml:space="preserve">Price </w:t>
            </w:r>
            <w:proofErr w:type="gramStart"/>
            <w:r w:rsidRPr="003C1169">
              <w:rPr>
                <w:rFonts w:ascii="Times New Roman" w:eastAsia="Times New Roman" w:hAnsi="Times New Roman" w:cs="Times New Roman"/>
                <w:color w:val="000000"/>
                <w:sz w:val="20"/>
                <w:szCs w:val="20"/>
                <w:lang w:eastAsia="en-SG"/>
              </w:rPr>
              <w:t>Relative</w:t>
            </w:r>
            <w:proofErr w:type="gramEnd"/>
            <w:r w:rsidRPr="003C1169">
              <w:rPr>
                <w:rFonts w:ascii="Times New Roman" w:eastAsia="Times New Roman" w:hAnsi="Times New Roman" w:cs="Times New Roman"/>
                <w:color w:val="000000"/>
                <w:sz w:val="20"/>
                <w:szCs w:val="20"/>
                <w:lang w:eastAsia="en-SG"/>
              </w:rPr>
              <w:t xml:space="preserve"> Close-EMA200 Price Diff.L2</w:t>
            </w:r>
          </w:p>
        </w:tc>
        <w:tc>
          <w:tcPr>
            <w:tcW w:w="1086" w:type="dxa"/>
            <w:shd w:val="clear" w:color="auto" w:fill="F2F2F2" w:themeFill="background1" w:themeFillShade="F2"/>
            <w:hideMark/>
          </w:tcPr>
          <w:p w14:paraId="389960E4"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-0.5788</w:t>
            </w:r>
          </w:p>
        </w:tc>
        <w:tc>
          <w:tcPr>
            <w:tcW w:w="680" w:type="dxa"/>
            <w:shd w:val="clear" w:color="auto" w:fill="F2F2F2" w:themeFill="background1" w:themeFillShade="F2"/>
            <w:hideMark/>
          </w:tcPr>
          <w:p w14:paraId="6F26CA5D" w14:textId="65FBD781"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DengXian" w:hAnsi="Times New Roman" w:cs="Times New Roman"/>
                <w:color w:val="000000"/>
                <w:sz w:val="20"/>
                <w:szCs w:val="20"/>
              </w:rPr>
              <w:t>0.001</w:t>
            </w:r>
            <w:r w:rsidR="002F3EC9" w:rsidRPr="002F3EC9">
              <w:rPr>
                <w:rFonts w:ascii="Times New Roman" w:eastAsia="DengXian" w:hAnsi="Times New Roman" w:cs="Times New Roman"/>
                <w:color w:val="000000"/>
                <w:sz w:val="20"/>
                <w:szCs w:val="20"/>
              </w:rPr>
              <w:t>***</w:t>
            </w:r>
          </w:p>
        </w:tc>
        <w:tc>
          <w:tcPr>
            <w:tcW w:w="1470" w:type="dxa"/>
            <w:shd w:val="clear" w:color="auto" w:fill="D0CECE" w:themeFill="background2" w:themeFillShade="E6"/>
          </w:tcPr>
          <w:p w14:paraId="3E2E5330"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 xml:space="preserve">Price </w:t>
            </w:r>
            <w:proofErr w:type="gramStart"/>
            <w:r w:rsidRPr="003C1169">
              <w:rPr>
                <w:rFonts w:ascii="Times New Roman" w:eastAsia="Times New Roman" w:hAnsi="Times New Roman" w:cs="Times New Roman"/>
                <w:color w:val="000000"/>
                <w:sz w:val="20"/>
                <w:szCs w:val="20"/>
                <w:lang w:eastAsia="en-SG"/>
              </w:rPr>
              <w:t>Relative</w:t>
            </w:r>
            <w:proofErr w:type="gramEnd"/>
            <w:r w:rsidRPr="003C1169">
              <w:rPr>
                <w:rFonts w:ascii="Times New Roman" w:eastAsia="Times New Roman" w:hAnsi="Times New Roman" w:cs="Times New Roman"/>
                <w:color w:val="000000"/>
                <w:sz w:val="20"/>
                <w:szCs w:val="20"/>
                <w:lang w:eastAsia="en-SG"/>
              </w:rPr>
              <w:t xml:space="preserve"> Close-EMA200 Price Diff.L10</w:t>
            </w:r>
          </w:p>
        </w:tc>
        <w:tc>
          <w:tcPr>
            <w:tcW w:w="1202" w:type="dxa"/>
            <w:shd w:val="clear" w:color="auto" w:fill="D0CECE" w:themeFill="background2" w:themeFillShade="E6"/>
          </w:tcPr>
          <w:p w14:paraId="123A2697"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DengXian" w:hAnsi="Times New Roman" w:cs="Times New Roman"/>
                <w:color w:val="000000"/>
                <w:sz w:val="20"/>
                <w:szCs w:val="20"/>
              </w:rPr>
              <w:t>0.3985</w:t>
            </w:r>
          </w:p>
        </w:tc>
        <w:tc>
          <w:tcPr>
            <w:tcW w:w="677" w:type="dxa"/>
            <w:shd w:val="clear" w:color="auto" w:fill="D0CECE" w:themeFill="background2" w:themeFillShade="E6"/>
          </w:tcPr>
          <w:p w14:paraId="5BE733A3" w14:textId="161CB98E"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DengXian" w:hAnsi="Times New Roman" w:cs="Times New Roman"/>
                <w:color w:val="000000"/>
                <w:sz w:val="20"/>
                <w:szCs w:val="20"/>
                <w:shd w:val="clear" w:color="auto" w:fill="F5F5F5"/>
              </w:rPr>
              <w:t>0.003</w:t>
            </w:r>
            <w:r w:rsidR="002F3EC9" w:rsidRPr="002F3EC9">
              <w:rPr>
                <w:rFonts w:ascii="Times New Roman" w:eastAsia="DengXian" w:hAnsi="Times New Roman" w:cs="Times New Roman"/>
                <w:color w:val="000000"/>
                <w:sz w:val="20"/>
                <w:szCs w:val="20"/>
                <w:shd w:val="clear" w:color="auto" w:fill="F5F5F5"/>
              </w:rPr>
              <w:t>***</w:t>
            </w:r>
          </w:p>
        </w:tc>
      </w:tr>
      <w:tr w:rsidR="007670CA" w:rsidRPr="002F3EC9" w14:paraId="09BFF7D9" w14:textId="77777777" w:rsidTr="00D24024">
        <w:trPr>
          <w:trHeight w:val="581"/>
        </w:trPr>
        <w:tc>
          <w:tcPr>
            <w:tcW w:w="1441" w:type="dxa"/>
            <w:shd w:val="clear" w:color="auto" w:fill="FFFFFF" w:themeFill="background1"/>
            <w:hideMark/>
          </w:tcPr>
          <w:p w14:paraId="6A9BCF5A"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MACD Condition.L0</w:t>
            </w:r>
          </w:p>
        </w:tc>
        <w:tc>
          <w:tcPr>
            <w:tcW w:w="1119" w:type="dxa"/>
            <w:shd w:val="clear" w:color="auto" w:fill="FFFFFF" w:themeFill="background1"/>
            <w:hideMark/>
          </w:tcPr>
          <w:p w14:paraId="766EAE19"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0.0254</w:t>
            </w:r>
          </w:p>
        </w:tc>
        <w:tc>
          <w:tcPr>
            <w:tcW w:w="696" w:type="dxa"/>
            <w:shd w:val="clear" w:color="auto" w:fill="FFFFFF" w:themeFill="background1"/>
            <w:hideMark/>
          </w:tcPr>
          <w:p w14:paraId="0F19DF55" w14:textId="59ED0C0A"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0.000</w:t>
            </w:r>
            <w:r w:rsidR="002F3EC9" w:rsidRPr="002F3EC9">
              <w:rPr>
                <w:rFonts w:ascii="Times New Roman" w:eastAsia="Times New Roman" w:hAnsi="Times New Roman" w:cs="Times New Roman"/>
                <w:color w:val="000000"/>
                <w:sz w:val="20"/>
                <w:szCs w:val="20"/>
                <w:lang w:eastAsia="en-SG"/>
              </w:rPr>
              <w:t>***</w:t>
            </w:r>
          </w:p>
        </w:tc>
        <w:tc>
          <w:tcPr>
            <w:tcW w:w="1391" w:type="dxa"/>
            <w:shd w:val="clear" w:color="auto" w:fill="F2F2F2" w:themeFill="background1" w:themeFillShade="F2"/>
            <w:hideMark/>
          </w:tcPr>
          <w:p w14:paraId="6E99893B"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MACD Condition.L4</w:t>
            </w:r>
          </w:p>
        </w:tc>
        <w:tc>
          <w:tcPr>
            <w:tcW w:w="1086" w:type="dxa"/>
            <w:shd w:val="clear" w:color="auto" w:fill="F2F2F2" w:themeFill="background1" w:themeFillShade="F2"/>
            <w:hideMark/>
          </w:tcPr>
          <w:p w14:paraId="133295F8"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DengXian" w:hAnsi="Times New Roman" w:cs="Times New Roman"/>
                <w:color w:val="000000"/>
                <w:sz w:val="20"/>
                <w:szCs w:val="20"/>
              </w:rPr>
              <w:t>0.0107</w:t>
            </w:r>
          </w:p>
        </w:tc>
        <w:tc>
          <w:tcPr>
            <w:tcW w:w="680" w:type="dxa"/>
            <w:shd w:val="clear" w:color="auto" w:fill="F2F2F2" w:themeFill="background1" w:themeFillShade="F2"/>
            <w:hideMark/>
          </w:tcPr>
          <w:p w14:paraId="16B0168D" w14:textId="2B61B3AB"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DengXian" w:hAnsi="Times New Roman" w:cs="Times New Roman"/>
                <w:color w:val="000000"/>
                <w:sz w:val="20"/>
                <w:szCs w:val="20"/>
              </w:rPr>
              <w:t>0.011</w:t>
            </w:r>
            <w:r w:rsidR="002F3EC9" w:rsidRPr="002F3EC9">
              <w:rPr>
                <w:rFonts w:ascii="Times New Roman" w:eastAsia="DengXian" w:hAnsi="Times New Roman" w:cs="Times New Roman"/>
                <w:color w:val="000000"/>
                <w:sz w:val="20"/>
                <w:szCs w:val="20"/>
              </w:rPr>
              <w:t>**</w:t>
            </w:r>
          </w:p>
        </w:tc>
        <w:tc>
          <w:tcPr>
            <w:tcW w:w="1470" w:type="dxa"/>
            <w:shd w:val="clear" w:color="auto" w:fill="D0CECE" w:themeFill="background2" w:themeFillShade="E6"/>
          </w:tcPr>
          <w:p w14:paraId="7C5DCF53"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MACD Condition.L0</w:t>
            </w:r>
          </w:p>
        </w:tc>
        <w:tc>
          <w:tcPr>
            <w:tcW w:w="1202" w:type="dxa"/>
            <w:shd w:val="clear" w:color="auto" w:fill="D0CECE" w:themeFill="background2" w:themeFillShade="E6"/>
          </w:tcPr>
          <w:p w14:paraId="35E79485" w14:textId="77777777" w:rsidR="007670CA" w:rsidRPr="003C1169" w:rsidRDefault="007670CA" w:rsidP="007670CA">
            <w:pPr>
              <w:spacing w:after="0" w:line="240" w:lineRule="auto"/>
              <w:jc w:val="center"/>
              <w:rPr>
                <w:rFonts w:ascii="Times New Roman" w:eastAsia="DengXian" w:hAnsi="Times New Roman" w:cs="Times New Roman"/>
                <w:color w:val="000000"/>
                <w:sz w:val="20"/>
                <w:szCs w:val="20"/>
                <w:lang w:eastAsia="zh-CN"/>
              </w:rPr>
            </w:pPr>
            <w:r w:rsidRPr="003C1169">
              <w:rPr>
                <w:rFonts w:ascii="Times New Roman" w:eastAsia="DengXian" w:hAnsi="Times New Roman" w:cs="Times New Roman"/>
                <w:color w:val="000000"/>
                <w:sz w:val="20"/>
                <w:szCs w:val="20"/>
                <w:lang w:eastAsia="zh-CN"/>
              </w:rPr>
              <w:t>0.0283</w:t>
            </w:r>
          </w:p>
        </w:tc>
        <w:tc>
          <w:tcPr>
            <w:tcW w:w="677" w:type="dxa"/>
            <w:shd w:val="clear" w:color="auto" w:fill="D0CECE" w:themeFill="background2" w:themeFillShade="E6"/>
          </w:tcPr>
          <w:p w14:paraId="1039856A" w14:textId="6A30F8DE" w:rsidR="007670CA" w:rsidRPr="003C1169" w:rsidRDefault="007670CA" w:rsidP="007670CA">
            <w:pPr>
              <w:spacing w:after="0" w:line="240" w:lineRule="auto"/>
              <w:jc w:val="center"/>
              <w:rPr>
                <w:rFonts w:ascii="Times New Roman" w:eastAsia="DengXian" w:hAnsi="Times New Roman" w:cs="Times New Roman"/>
                <w:color w:val="000000"/>
                <w:sz w:val="20"/>
                <w:szCs w:val="20"/>
                <w:lang w:eastAsia="zh-CN"/>
              </w:rPr>
            </w:pPr>
            <w:r w:rsidRPr="003C1169">
              <w:rPr>
                <w:rFonts w:ascii="Times New Roman" w:eastAsia="DengXian" w:hAnsi="Times New Roman" w:cs="Times New Roman"/>
                <w:color w:val="000000"/>
                <w:sz w:val="20"/>
                <w:szCs w:val="20"/>
                <w:lang w:eastAsia="zh-CN"/>
              </w:rPr>
              <w:t>0.000</w:t>
            </w:r>
            <w:r w:rsidR="002F3EC9" w:rsidRPr="002F3EC9">
              <w:rPr>
                <w:rFonts w:ascii="Times New Roman" w:eastAsia="DengXian" w:hAnsi="Times New Roman" w:cs="Times New Roman"/>
                <w:color w:val="000000"/>
                <w:sz w:val="20"/>
                <w:szCs w:val="20"/>
                <w:lang w:eastAsia="zh-CN"/>
              </w:rPr>
              <w:t>***</w:t>
            </w:r>
          </w:p>
        </w:tc>
      </w:tr>
      <w:tr w:rsidR="007670CA" w:rsidRPr="002F3EC9" w14:paraId="48F416FC" w14:textId="77777777" w:rsidTr="00D24024">
        <w:trPr>
          <w:trHeight w:val="581"/>
        </w:trPr>
        <w:tc>
          <w:tcPr>
            <w:tcW w:w="1441" w:type="dxa"/>
            <w:shd w:val="clear" w:color="auto" w:fill="FFFFFF" w:themeFill="background1"/>
            <w:hideMark/>
          </w:tcPr>
          <w:p w14:paraId="2493E61F"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MACD Condition.L1</w:t>
            </w:r>
          </w:p>
        </w:tc>
        <w:tc>
          <w:tcPr>
            <w:tcW w:w="1119" w:type="dxa"/>
            <w:shd w:val="clear" w:color="auto" w:fill="FFFFFF" w:themeFill="background1"/>
            <w:hideMark/>
          </w:tcPr>
          <w:p w14:paraId="58F00622"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0.0006</w:t>
            </w:r>
          </w:p>
        </w:tc>
        <w:tc>
          <w:tcPr>
            <w:tcW w:w="696" w:type="dxa"/>
            <w:shd w:val="clear" w:color="auto" w:fill="FFFFFF" w:themeFill="background1"/>
            <w:hideMark/>
          </w:tcPr>
          <w:p w14:paraId="0B281C26"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0.888</w:t>
            </w:r>
          </w:p>
        </w:tc>
        <w:tc>
          <w:tcPr>
            <w:tcW w:w="1391" w:type="dxa"/>
            <w:shd w:val="clear" w:color="auto" w:fill="F2F2F2" w:themeFill="background1" w:themeFillShade="F2"/>
            <w:hideMark/>
          </w:tcPr>
          <w:p w14:paraId="1CCC9075"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 xml:space="preserve">Price </w:t>
            </w:r>
            <w:proofErr w:type="gramStart"/>
            <w:r w:rsidRPr="003C1169">
              <w:rPr>
                <w:rFonts w:ascii="Times New Roman" w:eastAsia="Times New Roman" w:hAnsi="Times New Roman" w:cs="Times New Roman"/>
                <w:color w:val="000000"/>
                <w:sz w:val="20"/>
                <w:szCs w:val="20"/>
                <w:lang w:eastAsia="en-SG"/>
              </w:rPr>
              <w:t>Relative</w:t>
            </w:r>
            <w:proofErr w:type="gramEnd"/>
            <w:r w:rsidRPr="003C1169">
              <w:rPr>
                <w:rFonts w:ascii="Times New Roman" w:eastAsia="Times New Roman" w:hAnsi="Times New Roman" w:cs="Times New Roman"/>
                <w:color w:val="000000"/>
                <w:sz w:val="20"/>
                <w:szCs w:val="20"/>
                <w:lang w:eastAsia="en-SG"/>
              </w:rPr>
              <w:t xml:space="preserve"> Close-EMA200 Price Diff.L3</w:t>
            </w:r>
          </w:p>
        </w:tc>
        <w:tc>
          <w:tcPr>
            <w:tcW w:w="1086" w:type="dxa"/>
            <w:shd w:val="clear" w:color="auto" w:fill="F2F2F2" w:themeFill="background1" w:themeFillShade="F2"/>
            <w:hideMark/>
          </w:tcPr>
          <w:p w14:paraId="6ECEAA40"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DengXian" w:hAnsi="Times New Roman" w:cs="Times New Roman"/>
                <w:color w:val="000000"/>
                <w:sz w:val="20"/>
                <w:szCs w:val="20"/>
                <w:lang w:eastAsia="zh-CN"/>
              </w:rPr>
              <w:t>0.4786</w:t>
            </w:r>
          </w:p>
        </w:tc>
        <w:tc>
          <w:tcPr>
            <w:tcW w:w="680" w:type="dxa"/>
            <w:shd w:val="clear" w:color="auto" w:fill="F2F2F2" w:themeFill="background1" w:themeFillShade="F2"/>
            <w:hideMark/>
          </w:tcPr>
          <w:p w14:paraId="0966399D" w14:textId="5E57C7F8"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DengXian" w:hAnsi="Times New Roman" w:cs="Times New Roman"/>
                <w:color w:val="000000"/>
                <w:sz w:val="20"/>
                <w:szCs w:val="20"/>
                <w:lang w:eastAsia="zh-CN"/>
              </w:rPr>
              <w:t>0.006</w:t>
            </w:r>
            <w:r w:rsidR="002F3EC9" w:rsidRPr="002F3EC9">
              <w:rPr>
                <w:rFonts w:ascii="Times New Roman" w:eastAsia="DengXian" w:hAnsi="Times New Roman" w:cs="Times New Roman"/>
                <w:color w:val="000000"/>
                <w:sz w:val="20"/>
                <w:szCs w:val="20"/>
                <w:lang w:eastAsia="zh-CN"/>
              </w:rPr>
              <w:t>***</w:t>
            </w:r>
          </w:p>
        </w:tc>
        <w:tc>
          <w:tcPr>
            <w:tcW w:w="1470" w:type="dxa"/>
            <w:shd w:val="clear" w:color="auto" w:fill="D0CECE" w:themeFill="background2" w:themeFillShade="E6"/>
          </w:tcPr>
          <w:p w14:paraId="31BCDFED" w14:textId="77777777" w:rsidR="007670CA" w:rsidRPr="003C1169" w:rsidRDefault="007670CA" w:rsidP="007670CA">
            <w:pPr>
              <w:spacing w:after="0" w:line="240" w:lineRule="auto"/>
              <w:jc w:val="center"/>
              <w:rPr>
                <w:rFonts w:ascii="Times New Roman" w:eastAsia="Times New Roman" w:hAnsi="Times New Roman" w:cs="Times New Roman"/>
                <w:color w:val="000000"/>
                <w:sz w:val="20"/>
                <w:szCs w:val="20"/>
                <w:lang w:eastAsia="en-SG"/>
              </w:rPr>
            </w:pPr>
            <w:r w:rsidRPr="003C1169">
              <w:rPr>
                <w:rFonts w:ascii="Times New Roman" w:eastAsia="Times New Roman" w:hAnsi="Times New Roman" w:cs="Times New Roman"/>
                <w:color w:val="000000"/>
                <w:sz w:val="20"/>
                <w:szCs w:val="20"/>
                <w:lang w:eastAsia="en-SG"/>
              </w:rPr>
              <w:t>MACD Condition.L4</w:t>
            </w:r>
          </w:p>
        </w:tc>
        <w:tc>
          <w:tcPr>
            <w:tcW w:w="1202" w:type="dxa"/>
            <w:shd w:val="clear" w:color="auto" w:fill="D0CECE" w:themeFill="background2" w:themeFillShade="E6"/>
          </w:tcPr>
          <w:p w14:paraId="35E7612A" w14:textId="77777777" w:rsidR="007670CA" w:rsidRPr="003C1169" w:rsidRDefault="007670CA" w:rsidP="007670CA">
            <w:pPr>
              <w:spacing w:after="0" w:line="240" w:lineRule="auto"/>
              <w:jc w:val="center"/>
              <w:rPr>
                <w:rFonts w:ascii="Times New Roman" w:eastAsia="DengXian" w:hAnsi="Times New Roman" w:cs="Times New Roman"/>
                <w:color w:val="000000"/>
                <w:sz w:val="20"/>
                <w:szCs w:val="20"/>
                <w:lang w:eastAsia="zh-CN"/>
              </w:rPr>
            </w:pPr>
            <w:r w:rsidRPr="003C1169">
              <w:rPr>
                <w:rFonts w:ascii="Times New Roman" w:eastAsia="DengXian" w:hAnsi="Times New Roman" w:cs="Times New Roman"/>
                <w:color w:val="000000"/>
                <w:sz w:val="20"/>
                <w:szCs w:val="20"/>
                <w:lang w:eastAsia="zh-CN"/>
              </w:rPr>
              <w:t>0.0109</w:t>
            </w:r>
          </w:p>
        </w:tc>
        <w:tc>
          <w:tcPr>
            <w:tcW w:w="677" w:type="dxa"/>
            <w:shd w:val="clear" w:color="auto" w:fill="D0CECE" w:themeFill="background2" w:themeFillShade="E6"/>
          </w:tcPr>
          <w:p w14:paraId="0887487A" w14:textId="68CFC6AB" w:rsidR="007670CA" w:rsidRPr="003C1169" w:rsidRDefault="007670CA" w:rsidP="007670CA">
            <w:pPr>
              <w:spacing w:after="0" w:line="240" w:lineRule="auto"/>
              <w:jc w:val="center"/>
              <w:rPr>
                <w:rFonts w:ascii="Times New Roman" w:eastAsia="DengXian" w:hAnsi="Times New Roman" w:cs="Times New Roman"/>
                <w:color w:val="000000"/>
                <w:sz w:val="20"/>
                <w:szCs w:val="20"/>
                <w:lang w:eastAsia="zh-CN"/>
              </w:rPr>
            </w:pPr>
            <w:r w:rsidRPr="003C1169">
              <w:rPr>
                <w:rFonts w:ascii="Times New Roman" w:eastAsia="DengXian" w:hAnsi="Times New Roman" w:cs="Times New Roman"/>
                <w:color w:val="000000"/>
                <w:sz w:val="20"/>
                <w:szCs w:val="20"/>
                <w:lang w:eastAsia="zh-CN"/>
              </w:rPr>
              <w:t>0.017</w:t>
            </w:r>
            <w:r w:rsidR="002F3EC9" w:rsidRPr="002F3EC9">
              <w:rPr>
                <w:rFonts w:ascii="Times New Roman" w:eastAsia="DengXian" w:hAnsi="Times New Roman" w:cs="Times New Roman"/>
                <w:color w:val="000000"/>
                <w:sz w:val="20"/>
                <w:szCs w:val="20"/>
                <w:lang w:eastAsia="zh-CN"/>
              </w:rPr>
              <w:t>**</w:t>
            </w:r>
          </w:p>
        </w:tc>
      </w:tr>
    </w:tbl>
    <w:bookmarkEnd w:id="0"/>
    <w:p w14:paraId="358CE0BE" w14:textId="224FF7E4" w:rsidR="00D24024" w:rsidRDefault="003C1169" w:rsidP="00D60FEA">
      <w:pPr>
        <w:ind w:firstLine="360"/>
        <w:jc w:val="both"/>
      </w:pPr>
      <w:r w:rsidRPr="003C1169">
        <w:rPr>
          <w:rFonts w:ascii="Times New Roman" w:hAnsi="Times New Roman" w:cs="Times New Roman"/>
          <w:sz w:val="24"/>
          <w:szCs w:val="24"/>
          <w:lang w:val="en-SG"/>
        </w:rPr>
        <w:t xml:space="preserve">For MACD Condition indicator, when the lag range is extended, MACD Condition.L0 and MACD Condition.L4 become most statistically significant. MACD is a technical indicator that uses the convergence and divergence between the short-term (12-day) exponential moving average and the long-term (26-day) exponential moving average of the closing price to make a judgment on the timing of buying and selling. Because </w:t>
      </w:r>
      <w:r>
        <w:rPr>
          <w:rFonts w:ascii="Times New Roman" w:hAnsi="Times New Roman" w:cs="Times New Roman"/>
          <w:sz w:val="24"/>
          <w:szCs w:val="24"/>
          <w:lang w:val="en-SG"/>
        </w:rPr>
        <w:t>MACD</w:t>
      </w:r>
      <w:r w:rsidRPr="003C1169">
        <w:rPr>
          <w:rFonts w:ascii="Times New Roman" w:hAnsi="Times New Roman" w:cs="Times New Roman"/>
          <w:sz w:val="24"/>
          <w:szCs w:val="24"/>
          <w:lang w:val="en-SG"/>
        </w:rPr>
        <w:t xml:space="preserve"> </w:t>
      </w:r>
      <w:r w:rsidR="007670CA">
        <w:rPr>
          <w:rFonts w:ascii="Times New Roman" w:hAnsi="Times New Roman" w:cs="Times New Roman"/>
          <w:sz w:val="24"/>
          <w:szCs w:val="24"/>
          <w:lang w:val="en-SG"/>
        </w:rPr>
        <w:t>signals</w:t>
      </w:r>
      <w:r w:rsidRPr="003C1169">
        <w:rPr>
          <w:rFonts w:ascii="Times New Roman" w:hAnsi="Times New Roman" w:cs="Times New Roman"/>
          <w:sz w:val="24"/>
          <w:szCs w:val="24"/>
          <w:lang w:val="en-SG"/>
        </w:rPr>
        <w:t xml:space="preserve"> the </w:t>
      </w:r>
      <w:r w:rsidR="007670CA">
        <w:rPr>
          <w:rFonts w:ascii="Times New Roman" w:hAnsi="Times New Roman" w:cs="Times New Roman"/>
          <w:sz w:val="24"/>
          <w:szCs w:val="24"/>
          <w:lang w:val="en-SG"/>
        </w:rPr>
        <w:t>instant</w:t>
      </w:r>
      <w:r w:rsidRPr="003C1169">
        <w:rPr>
          <w:rFonts w:ascii="Times New Roman" w:hAnsi="Times New Roman" w:cs="Times New Roman"/>
          <w:sz w:val="24"/>
          <w:szCs w:val="24"/>
          <w:lang w:val="en-SG"/>
        </w:rPr>
        <w:t xml:space="preserve"> of buying or selling, the MACD Condition.L0 </w:t>
      </w:r>
      <w:r w:rsidR="007670CA">
        <w:rPr>
          <w:rFonts w:ascii="Times New Roman" w:hAnsi="Times New Roman" w:cs="Times New Roman"/>
          <w:sz w:val="24"/>
          <w:szCs w:val="24"/>
          <w:lang w:val="en-SG"/>
        </w:rPr>
        <w:t>having the highest statistical significance across all MACD lag terms is not surprising.</w:t>
      </w:r>
    </w:p>
    <w:p w14:paraId="121E75E2" w14:textId="70E5A9B6" w:rsidR="002F3EC9" w:rsidRPr="002F3EC9" w:rsidRDefault="002F3EC9" w:rsidP="00D60FEA">
      <w:pPr>
        <w:jc w:val="center"/>
        <w:rPr>
          <w:rFonts w:ascii="Times New Roman" w:hAnsi="Times New Roman" w:cs="Times New Roman"/>
          <w:i/>
          <w:iCs/>
          <w:sz w:val="20"/>
          <w:szCs w:val="20"/>
          <w:lang w:val="en-SG"/>
        </w:rPr>
      </w:pPr>
      <w:r w:rsidRPr="002F3EC9">
        <w:rPr>
          <w:rFonts w:ascii="Times New Roman" w:hAnsi="Times New Roman" w:cs="Times New Roman"/>
          <w:i/>
          <w:iCs/>
          <w:sz w:val="20"/>
          <w:szCs w:val="20"/>
          <w:lang w:val="en-SG"/>
        </w:rPr>
        <w:t>* = significant at 10%, ** = significant at 5%, *** = significant at 1%</w:t>
      </w:r>
    </w:p>
    <w:p w14:paraId="42AF7D60" w14:textId="092363A2" w:rsidR="008014DA" w:rsidRPr="008014DA" w:rsidRDefault="008014DA" w:rsidP="008014DA">
      <w:pPr>
        <w:pStyle w:val="Heading2"/>
        <w:numPr>
          <w:ilvl w:val="1"/>
          <w:numId w:val="7"/>
        </w:numPr>
        <w:spacing w:line="360" w:lineRule="auto"/>
        <w:jc w:val="both"/>
        <w:rPr>
          <w:rFonts w:ascii="Times New Roman" w:hAnsi="Times New Roman" w:cs="Times New Roman"/>
          <w:b/>
          <w:bCs/>
          <w:color w:val="auto"/>
          <w:sz w:val="28"/>
          <w:szCs w:val="28"/>
          <w:lang w:val="en-SG"/>
        </w:rPr>
      </w:pPr>
      <w:r>
        <w:rPr>
          <w:rFonts w:ascii="Times New Roman" w:hAnsi="Times New Roman" w:cs="Times New Roman"/>
          <w:b/>
          <w:bCs/>
          <w:color w:val="auto"/>
          <w:sz w:val="28"/>
          <w:szCs w:val="28"/>
          <w:lang w:val="en-SG"/>
        </w:rPr>
        <w:t xml:space="preserve"> Results and Conclusions</w:t>
      </w:r>
    </w:p>
    <w:p w14:paraId="212DCCD6" w14:textId="724BB6ED" w:rsidR="002F3EC9" w:rsidRDefault="3EAE7FE2" w:rsidP="00D60FEA">
      <w:pPr>
        <w:ind w:firstLine="360"/>
        <w:jc w:val="both"/>
        <w:rPr>
          <w:rFonts w:ascii="Times New Roman" w:hAnsi="Times New Roman" w:cs="Times New Roman"/>
          <w:lang w:val="en-SG"/>
        </w:rPr>
      </w:pPr>
      <w:r w:rsidRPr="009734F0">
        <w:rPr>
          <w:rFonts w:ascii="Times New Roman" w:hAnsi="Times New Roman" w:cs="Times New Roman"/>
          <w:lang w:val="en-SG"/>
        </w:rPr>
        <w:t xml:space="preserve">Based on all the models above, we noted that the </w:t>
      </w:r>
      <w:r w:rsidRPr="009734F0">
        <w:rPr>
          <w:rFonts w:ascii="Times New Roman" w:hAnsi="Times New Roman" w:cs="Times New Roman"/>
          <w:i/>
          <w:lang w:val="en-SG"/>
        </w:rPr>
        <w:t>RSI, MACD</w:t>
      </w:r>
      <w:r w:rsidRPr="4A2452CE">
        <w:rPr>
          <w:rFonts w:ascii="Times New Roman" w:hAnsi="Times New Roman" w:cs="Times New Roman"/>
          <w:lang w:val="en-SG"/>
        </w:rPr>
        <w:t xml:space="preserve"> </w:t>
      </w:r>
      <w:r w:rsidRPr="6BD50876">
        <w:rPr>
          <w:rFonts w:ascii="Times New Roman" w:hAnsi="Times New Roman" w:cs="Times New Roman"/>
          <w:i/>
          <w:lang w:val="en-SG"/>
        </w:rPr>
        <w:t xml:space="preserve">Condition </w:t>
      </w:r>
      <w:r w:rsidRPr="009734F0">
        <w:rPr>
          <w:rFonts w:ascii="Times New Roman" w:hAnsi="Times New Roman" w:cs="Times New Roman"/>
          <w:lang w:val="en-SG"/>
        </w:rPr>
        <w:t xml:space="preserve">and </w:t>
      </w:r>
      <w:r w:rsidRPr="009734F0">
        <w:rPr>
          <w:rFonts w:ascii="Times New Roman" w:hAnsi="Times New Roman" w:cs="Times New Roman"/>
          <w:i/>
          <w:lang w:val="en-SG"/>
        </w:rPr>
        <w:t>Price Relative Close-EMA200 Price Diff</w:t>
      </w:r>
      <w:r w:rsidRPr="009734F0">
        <w:rPr>
          <w:rFonts w:ascii="Times New Roman" w:hAnsi="Times New Roman" w:cs="Times New Roman"/>
          <w:lang w:val="en-SG"/>
        </w:rPr>
        <w:t xml:space="preserve"> were consistently statistically significant across most of the models. This indicates that these variables are likely to play a critical role in determining  the profitability of a trade and will be useful in the development of a more advanced trading strategy that outperforms the basic strategies. Additionally, we noted that the lag of 1 is </w:t>
      </w:r>
      <w:r w:rsidR="00694993">
        <w:rPr>
          <w:rFonts w:ascii="Times New Roman" w:hAnsi="Times New Roman" w:cs="Times New Roman"/>
          <w:lang w:val="en-SG"/>
        </w:rPr>
        <w:t xml:space="preserve">most </w:t>
      </w:r>
      <w:r w:rsidRPr="009734F0">
        <w:rPr>
          <w:rFonts w:ascii="Times New Roman" w:hAnsi="Times New Roman" w:cs="Times New Roman"/>
          <w:lang w:val="en-SG"/>
        </w:rPr>
        <w:t>suitable for our model, producing the highest BIC and AIC score between lags 1-10.</w:t>
      </w:r>
    </w:p>
    <w:p w14:paraId="3DB35801" w14:textId="56ADBDA9" w:rsidR="001A5EB7" w:rsidRPr="008426DE" w:rsidRDefault="00BF729F" w:rsidP="00BF729F">
      <w:pPr>
        <w:pStyle w:val="Heading1"/>
        <w:numPr>
          <w:ilvl w:val="0"/>
          <w:numId w:val="7"/>
        </w:numPr>
        <w:spacing w:line="360" w:lineRule="auto"/>
        <w:rPr>
          <w:rStyle w:val="eop"/>
          <w:rFonts w:ascii="Times New Roman" w:hAnsi="Times New Roman" w:cs="Times New Roman"/>
          <w:b/>
          <w:bCs/>
          <w:color w:val="auto"/>
        </w:rPr>
      </w:pPr>
      <w:r>
        <w:rPr>
          <w:rStyle w:val="eop"/>
          <w:rFonts w:ascii="Times New Roman" w:hAnsi="Times New Roman" w:cs="Times New Roman"/>
          <w:b/>
          <w:bCs/>
          <w:color w:val="auto"/>
          <w:lang w:val="en-SG"/>
        </w:rPr>
        <w:t>Robustness Checks</w:t>
      </w:r>
    </w:p>
    <w:p w14:paraId="30C9288F" w14:textId="1771C5E6" w:rsidR="00BF3A66" w:rsidRDefault="00BF729F" w:rsidP="00AD2EAD">
      <w:pPr>
        <w:spacing w:line="240" w:lineRule="auto"/>
        <w:ind w:firstLine="360"/>
        <w:jc w:val="both"/>
        <w:rPr>
          <w:rStyle w:val="eop"/>
          <w:rFonts w:ascii="Times New Roman" w:hAnsi="Times New Roman" w:cs="Times New Roman"/>
          <w:sz w:val="24"/>
          <w:szCs w:val="24"/>
        </w:rPr>
      </w:pPr>
      <w:r>
        <w:rPr>
          <w:rStyle w:val="eop"/>
          <w:rFonts w:ascii="Times New Roman" w:hAnsi="Times New Roman" w:cs="Times New Roman"/>
          <w:sz w:val="24"/>
          <w:szCs w:val="24"/>
        </w:rPr>
        <w:t xml:space="preserve">In addition to the model robustness checks conducted via </w:t>
      </w:r>
      <w:r w:rsidR="00EF2F5C">
        <w:rPr>
          <w:rStyle w:val="eop"/>
          <w:rFonts w:ascii="Times New Roman" w:hAnsi="Times New Roman" w:cs="Times New Roman"/>
          <w:sz w:val="24"/>
          <w:szCs w:val="24"/>
        </w:rPr>
        <w:t xml:space="preserve">variable modification, additional non-linear and interaction terms and testing the model with different lags, further checks were conducted to ascertain the significance of the regressors. One of the key methods used is the </w:t>
      </w:r>
      <w:r w:rsidR="00EF2F5C">
        <w:rPr>
          <w:rStyle w:val="eop"/>
          <w:rFonts w:ascii="Times New Roman" w:hAnsi="Times New Roman" w:cs="Times New Roman"/>
          <w:sz w:val="24"/>
          <w:szCs w:val="24"/>
        </w:rPr>
        <w:lastRenderedPageBreak/>
        <w:t>exploration of additional control variables based on hypothesis. The two key hypotheses are (</w:t>
      </w:r>
      <w:proofErr w:type="spellStart"/>
      <w:r w:rsidR="00EF2F5C">
        <w:rPr>
          <w:rStyle w:val="eop"/>
          <w:rFonts w:ascii="Times New Roman" w:hAnsi="Times New Roman" w:cs="Times New Roman"/>
          <w:sz w:val="24"/>
          <w:szCs w:val="24"/>
        </w:rPr>
        <w:t>i</w:t>
      </w:r>
      <w:proofErr w:type="spellEnd"/>
      <w:r w:rsidR="00EF2F5C">
        <w:rPr>
          <w:rStyle w:val="eop"/>
          <w:rFonts w:ascii="Times New Roman" w:hAnsi="Times New Roman" w:cs="Times New Roman"/>
          <w:sz w:val="24"/>
          <w:szCs w:val="24"/>
        </w:rPr>
        <w:t>) market hype affects the trading price of Bitcoin and (ii) major events can affect the trading price of Bitcoin</w:t>
      </w:r>
      <w:r w:rsidR="000842D1">
        <w:rPr>
          <w:rStyle w:val="eop"/>
          <w:rFonts w:ascii="Times New Roman" w:hAnsi="Times New Roman" w:cs="Times New Roman"/>
          <w:sz w:val="24"/>
          <w:szCs w:val="24"/>
        </w:rPr>
        <w:t xml:space="preserve"> are</w:t>
      </w:r>
      <w:r w:rsidR="0024761B">
        <w:rPr>
          <w:rStyle w:val="eop"/>
          <w:rFonts w:ascii="Times New Roman" w:hAnsi="Times New Roman" w:cs="Times New Roman"/>
          <w:sz w:val="24"/>
          <w:szCs w:val="24"/>
        </w:rPr>
        <w:t xml:space="preserve"> explored in Section 4.1</w:t>
      </w:r>
      <w:r w:rsidR="000842D1">
        <w:rPr>
          <w:rStyle w:val="eop"/>
          <w:rFonts w:ascii="Times New Roman" w:hAnsi="Times New Roman" w:cs="Times New Roman"/>
          <w:sz w:val="24"/>
          <w:szCs w:val="24"/>
        </w:rPr>
        <w:t xml:space="preserve"> - 4.2</w:t>
      </w:r>
      <w:r w:rsidR="005B0D3D">
        <w:rPr>
          <w:rStyle w:val="eop"/>
          <w:rFonts w:ascii="Times New Roman" w:hAnsi="Times New Roman" w:cs="Times New Roman"/>
          <w:sz w:val="24"/>
          <w:szCs w:val="24"/>
        </w:rPr>
        <w:t xml:space="preserve"> and </w:t>
      </w:r>
      <w:r w:rsidR="000842D1">
        <w:rPr>
          <w:rStyle w:val="eop"/>
          <w:rFonts w:ascii="Times New Roman" w:hAnsi="Times New Roman" w:cs="Times New Roman"/>
          <w:sz w:val="24"/>
          <w:szCs w:val="24"/>
        </w:rPr>
        <w:t xml:space="preserve">fully </w:t>
      </w:r>
      <w:r w:rsidR="005B0D3D">
        <w:rPr>
          <w:rStyle w:val="eop"/>
          <w:rFonts w:ascii="Times New Roman" w:hAnsi="Times New Roman" w:cs="Times New Roman"/>
          <w:sz w:val="24"/>
          <w:szCs w:val="24"/>
        </w:rPr>
        <w:t>detailed in Annex B</w:t>
      </w:r>
      <w:r w:rsidR="00EF2F5C">
        <w:rPr>
          <w:rStyle w:val="eop"/>
          <w:rFonts w:ascii="Times New Roman" w:hAnsi="Times New Roman" w:cs="Times New Roman"/>
          <w:sz w:val="24"/>
          <w:szCs w:val="24"/>
        </w:rPr>
        <w:t xml:space="preserve">. We also conducted a different form of robustness checks by </w:t>
      </w:r>
      <w:r w:rsidR="00AD2EAD">
        <w:rPr>
          <w:rStyle w:val="eop"/>
          <w:rFonts w:ascii="Times New Roman" w:hAnsi="Times New Roman" w:cs="Times New Roman"/>
          <w:sz w:val="24"/>
          <w:szCs w:val="24"/>
        </w:rPr>
        <w:t>fitting the data to an ECM to determine if the results are statistically significant</w:t>
      </w:r>
      <w:r w:rsidR="003C1169">
        <w:rPr>
          <w:rStyle w:val="eop"/>
          <w:rFonts w:ascii="Times New Roman" w:hAnsi="Times New Roman" w:cs="Times New Roman"/>
          <w:sz w:val="24"/>
          <w:szCs w:val="24"/>
        </w:rPr>
        <w:t xml:space="preserve"> which will be </w:t>
      </w:r>
      <w:r w:rsidR="00D279C3">
        <w:rPr>
          <w:rStyle w:val="eop"/>
          <w:rFonts w:ascii="Times New Roman" w:hAnsi="Times New Roman" w:cs="Times New Roman"/>
          <w:sz w:val="24"/>
          <w:szCs w:val="24"/>
        </w:rPr>
        <w:t>discussed</w:t>
      </w:r>
      <w:r w:rsidR="0024761B">
        <w:rPr>
          <w:rStyle w:val="eop"/>
          <w:rFonts w:ascii="Times New Roman" w:hAnsi="Times New Roman" w:cs="Times New Roman"/>
          <w:sz w:val="24"/>
          <w:szCs w:val="24"/>
        </w:rPr>
        <w:t xml:space="preserve"> in Section 4.</w:t>
      </w:r>
      <w:r w:rsidR="000842D1">
        <w:rPr>
          <w:rStyle w:val="eop"/>
          <w:rFonts w:ascii="Times New Roman" w:hAnsi="Times New Roman" w:cs="Times New Roman"/>
          <w:sz w:val="24"/>
          <w:szCs w:val="24"/>
        </w:rPr>
        <w:t>3</w:t>
      </w:r>
      <w:r w:rsidR="0024761B">
        <w:rPr>
          <w:rStyle w:val="eop"/>
          <w:rFonts w:ascii="Times New Roman" w:hAnsi="Times New Roman" w:cs="Times New Roman"/>
          <w:sz w:val="24"/>
          <w:szCs w:val="24"/>
        </w:rPr>
        <w:t>.</w:t>
      </w:r>
    </w:p>
    <w:p w14:paraId="215E9520" w14:textId="2C6F588B" w:rsidR="0024761B" w:rsidRPr="008014DA" w:rsidRDefault="0024761B" w:rsidP="0024761B">
      <w:pPr>
        <w:pStyle w:val="Heading2"/>
        <w:numPr>
          <w:ilvl w:val="1"/>
          <w:numId w:val="7"/>
        </w:numPr>
        <w:spacing w:line="360" w:lineRule="auto"/>
        <w:jc w:val="both"/>
        <w:rPr>
          <w:rFonts w:ascii="Times New Roman" w:hAnsi="Times New Roman" w:cs="Times New Roman"/>
          <w:b/>
          <w:bCs/>
          <w:color w:val="auto"/>
          <w:sz w:val="28"/>
          <w:szCs w:val="28"/>
          <w:lang w:val="en-SG"/>
        </w:rPr>
      </w:pPr>
      <w:r>
        <w:rPr>
          <w:rFonts w:ascii="Times New Roman" w:hAnsi="Times New Roman" w:cs="Times New Roman"/>
          <w:b/>
          <w:bCs/>
          <w:color w:val="auto"/>
          <w:sz w:val="28"/>
          <w:szCs w:val="28"/>
          <w:lang w:val="en-SG"/>
        </w:rPr>
        <w:t xml:space="preserve"> </w:t>
      </w:r>
      <w:r w:rsidR="000842D1">
        <w:rPr>
          <w:rFonts w:ascii="Times New Roman" w:hAnsi="Times New Roman" w:cs="Times New Roman"/>
          <w:b/>
          <w:bCs/>
          <w:color w:val="auto"/>
          <w:sz w:val="28"/>
          <w:szCs w:val="28"/>
          <w:lang w:val="en-SG"/>
        </w:rPr>
        <w:t xml:space="preserve">Market Hype - </w:t>
      </w:r>
      <w:r w:rsidR="005B0D3D">
        <w:rPr>
          <w:rFonts w:ascii="Times New Roman" w:hAnsi="Times New Roman" w:cs="Times New Roman"/>
          <w:b/>
          <w:bCs/>
          <w:color w:val="auto"/>
          <w:sz w:val="28"/>
          <w:szCs w:val="28"/>
          <w:lang w:val="en-SG"/>
        </w:rPr>
        <w:t>Google Trends</w:t>
      </w:r>
    </w:p>
    <w:p w14:paraId="248F04F3" w14:textId="792F380B" w:rsidR="005B0D3D" w:rsidRDefault="0024761B" w:rsidP="005B0D3D">
      <w:pPr>
        <w:spacing w:line="240" w:lineRule="auto"/>
        <w:ind w:firstLine="360"/>
        <w:jc w:val="both"/>
        <w:rPr>
          <w:rFonts w:ascii="Times New Roman" w:eastAsiaTheme="majorEastAsia" w:hAnsi="Times New Roman" w:cs="Times New Roman"/>
          <w:sz w:val="24"/>
          <w:szCs w:val="24"/>
        </w:rPr>
      </w:pPr>
      <w:r w:rsidRPr="0024761B">
        <w:rPr>
          <w:rFonts w:ascii="Times New Roman" w:eastAsiaTheme="majorEastAsia" w:hAnsi="Times New Roman" w:cs="Times New Roman"/>
          <w:sz w:val="24"/>
          <w:szCs w:val="24"/>
        </w:rPr>
        <w:t>Researchers have conducted empirical studies [6,7,8,9] to demonstrate that the investors may have a "herd mentality" when making investment decisions, i.e., other investors' actions may affect one investor's own decision. For example, if one investor finds that many people (e.g., their friends) on the Internet are discussing cryptocurrency, they are more likely to start investing in cryptocurrency</w:t>
      </w:r>
      <w:r w:rsidR="005B0D3D">
        <w:rPr>
          <w:rFonts w:ascii="Times New Roman" w:eastAsiaTheme="majorEastAsia" w:hAnsi="Times New Roman" w:cs="Times New Roman"/>
          <w:sz w:val="24"/>
          <w:szCs w:val="24"/>
        </w:rPr>
        <w:t>.</w:t>
      </w:r>
    </w:p>
    <w:p w14:paraId="533619C7" w14:textId="3E05DDE4" w:rsidR="005B0D3D" w:rsidRDefault="0024761B" w:rsidP="005B0D3D">
      <w:pPr>
        <w:spacing w:line="240" w:lineRule="auto"/>
        <w:ind w:firstLine="360"/>
        <w:jc w:val="both"/>
        <w:rPr>
          <w:rFonts w:ascii="Times New Roman" w:eastAsiaTheme="majorEastAsia" w:hAnsi="Times New Roman" w:cs="Times New Roman"/>
          <w:sz w:val="24"/>
          <w:szCs w:val="24"/>
        </w:rPr>
      </w:pPr>
      <w:r w:rsidRPr="0024761B">
        <w:rPr>
          <w:rFonts w:ascii="Times New Roman" w:eastAsiaTheme="majorEastAsia" w:hAnsi="Times New Roman" w:cs="Times New Roman"/>
          <w:sz w:val="24"/>
          <w:szCs w:val="24"/>
        </w:rPr>
        <w:t xml:space="preserve">In the current society where social media is well-developed, </w:t>
      </w:r>
      <w:r w:rsidR="00163DDC">
        <w:rPr>
          <w:rFonts w:ascii="Times New Roman" w:eastAsiaTheme="majorEastAsia" w:hAnsi="Times New Roman" w:cs="Times New Roman"/>
          <w:sz w:val="24"/>
          <w:szCs w:val="24"/>
        </w:rPr>
        <w:t xml:space="preserve">retail </w:t>
      </w:r>
      <w:r w:rsidRPr="0024761B">
        <w:rPr>
          <w:rFonts w:ascii="Times New Roman" w:eastAsiaTheme="majorEastAsia" w:hAnsi="Times New Roman" w:cs="Times New Roman"/>
          <w:sz w:val="24"/>
          <w:szCs w:val="24"/>
        </w:rPr>
        <w:t>investors are not only affected by people around them (e.g., friends or colleagues)</w:t>
      </w:r>
      <w:r w:rsidR="00163DDC">
        <w:rPr>
          <w:rFonts w:ascii="Times New Roman" w:eastAsiaTheme="majorEastAsia" w:hAnsi="Times New Roman" w:cs="Times New Roman"/>
          <w:sz w:val="24"/>
          <w:szCs w:val="24"/>
        </w:rPr>
        <w:t>.</w:t>
      </w:r>
      <w:r w:rsidRPr="0024761B">
        <w:rPr>
          <w:rFonts w:ascii="Times New Roman" w:eastAsiaTheme="majorEastAsia" w:hAnsi="Times New Roman" w:cs="Times New Roman"/>
          <w:sz w:val="24"/>
          <w:szCs w:val="24"/>
        </w:rPr>
        <w:t xml:space="preserve"> </w:t>
      </w:r>
      <w:r w:rsidR="00163DDC">
        <w:rPr>
          <w:rFonts w:ascii="Times New Roman" w:eastAsiaTheme="majorEastAsia" w:hAnsi="Times New Roman" w:cs="Times New Roman"/>
          <w:sz w:val="24"/>
          <w:szCs w:val="24"/>
        </w:rPr>
        <w:t>T</w:t>
      </w:r>
      <w:r w:rsidRPr="0024761B">
        <w:rPr>
          <w:rFonts w:ascii="Times New Roman" w:eastAsiaTheme="majorEastAsia" w:hAnsi="Times New Roman" w:cs="Times New Roman"/>
          <w:sz w:val="24"/>
          <w:szCs w:val="24"/>
        </w:rPr>
        <w:t>hey al</w:t>
      </w:r>
      <w:r w:rsidR="00163DDC">
        <w:rPr>
          <w:rFonts w:ascii="Times New Roman" w:eastAsiaTheme="majorEastAsia" w:hAnsi="Times New Roman" w:cs="Times New Roman"/>
          <w:sz w:val="24"/>
          <w:szCs w:val="24"/>
        </w:rPr>
        <w:t>so</w:t>
      </w:r>
      <w:r w:rsidRPr="0024761B">
        <w:rPr>
          <w:rFonts w:ascii="Times New Roman" w:eastAsiaTheme="majorEastAsia" w:hAnsi="Times New Roman" w:cs="Times New Roman"/>
          <w:sz w:val="24"/>
          <w:szCs w:val="24"/>
        </w:rPr>
        <w:t xml:space="preserve"> receive instant information from the Internet or social media. Suppose investors see that people on the Internet are all talking about Bitcoin. In that case, they may not be able to resist the temptation to search Bitcoin and seek potential investment opportunities. Google is currently one of the most widely used search engines in most of the countries in the world. Google trends are some aggregated data showing that how frequently Google users search certain keywords. Such data can be used to understand and predict financial [10] and even public health events [11]. For example, researchers use the abnormal increase of Google search trends of keywords like "headache", "cough", etc., to estimate whether Covid-19 has been spread in certain regions [1].</w:t>
      </w:r>
    </w:p>
    <w:p w14:paraId="2A768F27" w14:textId="79BB68F6" w:rsidR="0024761B" w:rsidRDefault="0024761B" w:rsidP="005B0D3D">
      <w:pPr>
        <w:spacing w:line="240" w:lineRule="auto"/>
        <w:ind w:firstLine="360"/>
        <w:jc w:val="both"/>
        <w:rPr>
          <w:rFonts w:ascii="Times New Roman" w:eastAsiaTheme="majorEastAsia" w:hAnsi="Times New Roman" w:cs="Times New Roman"/>
          <w:sz w:val="24"/>
          <w:szCs w:val="24"/>
        </w:rPr>
      </w:pPr>
      <w:r w:rsidRPr="0024761B">
        <w:rPr>
          <w:rFonts w:ascii="Times New Roman" w:eastAsiaTheme="majorEastAsia" w:hAnsi="Times New Roman" w:cs="Times New Roman"/>
          <w:sz w:val="24"/>
          <w:szCs w:val="24"/>
        </w:rPr>
        <w:t xml:space="preserve">In this section, we plan to analyze whether Google Trends data can help our model perform the changes in Bitcoin price. The following two intuitions motivate us to perform such an analysis. On the one hand, Google Trends, to some extent, can reflect the new investors into the cryptocurrency market. A surge in the frequency of a cryptocurrency-related keyword being searched can mean that more investors are paying attention to it, and as a result, they may eventually become investors, which leads to a rise in the Bitcoin price. On the other side, Google Trends may reflect some important </w:t>
      </w:r>
      <w:r w:rsidR="00163DDC" w:rsidRPr="0024761B">
        <w:rPr>
          <w:rFonts w:ascii="Times New Roman" w:eastAsiaTheme="majorEastAsia" w:hAnsi="Times New Roman" w:cs="Times New Roman"/>
          <w:sz w:val="24"/>
          <w:szCs w:val="24"/>
        </w:rPr>
        <w:t>events</w:t>
      </w:r>
      <w:r w:rsidRPr="0024761B">
        <w:rPr>
          <w:rFonts w:ascii="Times New Roman" w:eastAsiaTheme="majorEastAsia" w:hAnsi="Times New Roman" w:cs="Times New Roman"/>
          <w:sz w:val="24"/>
          <w:szCs w:val="24"/>
        </w:rPr>
        <w:t xml:space="preserve"> in cryptocurrency investments. </w:t>
      </w:r>
      <w:r w:rsidR="00163DDC">
        <w:rPr>
          <w:rFonts w:ascii="Times New Roman" w:eastAsiaTheme="majorEastAsia" w:hAnsi="Times New Roman" w:cs="Times New Roman"/>
          <w:sz w:val="24"/>
          <w:szCs w:val="24"/>
        </w:rPr>
        <w:t xml:space="preserve">An example would </w:t>
      </w:r>
      <w:proofErr w:type="gramStart"/>
      <w:r w:rsidR="00163DDC">
        <w:rPr>
          <w:rFonts w:ascii="Times New Roman" w:eastAsiaTheme="majorEastAsia" w:hAnsi="Times New Roman" w:cs="Times New Roman"/>
          <w:sz w:val="24"/>
          <w:szCs w:val="24"/>
        </w:rPr>
        <w:t>be</w:t>
      </w:r>
      <w:r w:rsidRPr="0024761B">
        <w:rPr>
          <w:rFonts w:ascii="Times New Roman" w:eastAsiaTheme="majorEastAsia" w:hAnsi="Times New Roman" w:cs="Times New Roman"/>
          <w:sz w:val="24"/>
          <w:szCs w:val="24"/>
        </w:rPr>
        <w:t>,</w:t>
      </w:r>
      <w:proofErr w:type="gramEnd"/>
      <w:r w:rsidRPr="0024761B">
        <w:rPr>
          <w:rFonts w:ascii="Times New Roman" w:eastAsiaTheme="majorEastAsia" w:hAnsi="Times New Roman" w:cs="Times New Roman"/>
          <w:sz w:val="24"/>
          <w:szCs w:val="24"/>
        </w:rPr>
        <w:t xml:space="preserve"> big companies announc</w:t>
      </w:r>
      <w:r w:rsidR="00163DDC">
        <w:rPr>
          <w:rFonts w:ascii="Times New Roman" w:eastAsiaTheme="majorEastAsia" w:hAnsi="Times New Roman" w:cs="Times New Roman"/>
          <w:sz w:val="24"/>
          <w:szCs w:val="24"/>
        </w:rPr>
        <w:t>ing</w:t>
      </w:r>
      <w:r w:rsidRPr="0024761B">
        <w:rPr>
          <w:rFonts w:ascii="Times New Roman" w:eastAsiaTheme="majorEastAsia" w:hAnsi="Times New Roman" w:cs="Times New Roman"/>
          <w:sz w:val="24"/>
          <w:szCs w:val="24"/>
        </w:rPr>
        <w:t xml:space="preserve"> that they accept Bitcoin for payment or the reward for mining bitcoin transactions is cut in half (Bitcoin halving events).</w:t>
      </w:r>
    </w:p>
    <w:p w14:paraId="7DCA4DDC" w14:textId="0803205A" w:rsidR="005B0D3D" w:rsidRPr="00A56A86" w:rsidRDefault="005B0D3D" w:rsidP="005B0D3D">
      <w:pPr>
        <w:ind w:firstLine="360"/>
        <w:jc w:val="both"/>
        <w:rPr>
          <w:rFonts w:ascii="Times New Roman" w:eastAsia="Times New Roman" w:hAnsi="Times New Roman" w:cs="Times New Roman"/>
          <w:sz w:val="24"/>
          <w:szCs w:val="24"/>
          <w:lang w:eastAsia="zh-CN"/>
        </w:rPr>
      </w:pPr>
      <w:r w:rsidRPr="00A56A86">
        <w:rPr>
          <w:rFonts w:ascii="Times New Roman" w:eastAsia="Times New Roman" w:hAnsi="Times New Roman" w:cs="Times New Roman"/>
          <w:sz w:val="24"/>
          <w:szCs w:val="24"/>
          <w:lang w:eastAsia="zh-CN"/>
        </w:rPr>
        <w:t xml:space="preserve">After pre-processing these weekly data into daily data, we add the Google Trends data as an additional independent variable </w:t>
      </w:r>
      <w:r>
        <w:rPr>
          <w:rFonts w:ascii="Times New Roman" w:eastAsia="Times New Roman" w:hAnsi="Times New Roman" w:cs="Times New Roman"/>
          <w:sz w:val="24"/>
          <w:szCs w:val="24"/>
          <w:lang w:eastAsia="zh-CN"/>
        </w:rPr>
        <w:t xml:space="preserve">and got the following </w:t>
      </w:r>
      <w:r w:rsidRPr="00A56A86">
        <w:rPr>
          <w:rFonts w:ascii="Times New Roman" w:eastAsia="Times New Roman" w:hAnsi="Times New Roman" w:cs="Times New Roman"/>
          <w:sz w:val="24"/>
          <w:szCs w:val="24"/>
          <w:lang w:eastAsia="zh-CN"/>
        </w:rPr>
        <w:t xml:space="preserve">statistical results related to the Google Trend </w:t>
      </w:r>
      <w:r>
        <w:rPr>
          <w:rFonts w:ascii="Times New Roman" w:eastAsia="Times New Roman" w:hAnsi="Times New Roman" w:cs="Times New Roman"/>
          <w:sz w:val="24"/>
          <w:szCs w:val="24"/>
          <w:lang w:eastAsia="zh-CN"/>
        </w:rPr>
        <w:t>as shown in the Table 12.</w:t>
      </w:r>
      <w:r w:rsidRPr="00A56A86">
        <w:rPr>
          <w:rFonts w:ascii="Times New Roman" w:eastAsia="Times New Roman" w:hAnsi="Times New Roman" w:cs="Times New Roman"/>
          <w:sz w:val="24"/>
          <w:szCs w:val="24"/>
          <w:lang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996"/>
        <w:gridCol w:w="1288"/>
        <w:gridCol w:w="1288"/>
        <w:gridCol w:w="1288"/>
        <w:gridCol w:w="1288"/>
        <w:gridCol w:w="1288"/>
      </w:tblGrid>
      <w:tr w:rsidR="005B0D3D" w14:paraId="506A1F15" w14:textId="77777777" w:rsidTr="00941F2E">
        <w:tc>
          <w:tcPr>
            <w:tcW w:w="9016" w:type="dxa"/>
            <w:gridSpan w:val="7"/>
          </w:tcPr>
          <w:p w14:paraId="5AFDA9DB" w14:textId="066C00D1" w:rsidR="005B0D3D" w:rsidRPr="005B0D3D" w:rsidRDefault="005B0D3D" w:rsidP="005B0D3D">
            <w:pPr>
              <w:jc w:val="center"/>
              <w:rPr>
                <w:rFonts w:ascii="Times New Roman" w:eastAsia="Times New Roman" w:hAnsi="Times New Roman" w:cs="Times New Roman"/>
                <w:b/>
                <w:bCs/>
                <w:sz w:val="24"/>
                <w:szCs w:val="24"/>
                <w:lang w:eastAsia="zh-CN"/>
              </w:rPr>
            </w:pPr>
            <w:r w:rsidRPr="005B0D3D">
              <w:rPr>
                <w:rFonts w:ascii="Times New Roman" w:eastAsia="Times New Roman" w:hAnsi="Times New Roman" w:cs="Times New Roman"/>
                <w:b/>
                <w:bCs/>
                <w:sz w:val="24"/>
                <w:szCs w:val="24"/>
                <w:lang w:eastAsia="zh-CN"/>
              </w:rPr>
              <w:t>Table 12. Statistical Significance of Google Trends</w:t>
            </w:r>
          </w:p>
        </w:tc>
      </w:tr>
      <w:tr w:rsidR="005B0D3D" w14:paraId="031E3627" w14:textId="77777777" w:rsidTr="00941F2E">
        <w:tc>
          <w:tcPr>
            <w:tcW w:w="1696" w:type="dxa"/>
          </w:tcPr>
          <w:p w14:paraId="5519DC5E" w14:textId="77777777" w:rsidR="005B0D3D" w:rsidRDefault="005B0D3D" w:rsidP="0058494C">
            <w:pPr>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Variable</w:t>
            </w:r>
          </w:p>
        </w:tc>
        <w:tc>
          <w:tcPr>
            <w:tcW w:w="880" w:type="dxa"/>
          </w:tcPr>
          <w:p w14:paraId="5C27EE45" w14:textId="25B6AD5D" w:rsidR="005B0D3D" w:rsidRDefault="005B0D3D" w:rsidP="0058494C">
            <w:pPr>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Coef</w:t>
            </w:r>
            <w:r w:rsidR="00163DDC">
              <w:rPr>
                <w:rFonts w:ascii="Times New Roman" w:eastAsia="Times New Roman" w:hAnsi="Times New Roman" w:cs="Times New Roman"/>
                <w:sz w:val="24"/>
                <w:szCs w:val="24"/>
                <w:lang w:eastAsia="zh-CN"/>
              </w:rPr>
              <w:t>f</w:t>
            </w:r>
          </w:p>
        </w:tc>
        <w:tc>
          <w:tcPr>
            <w:tcW w:w="1288" w:type="dxa"/>
          </w:tcPr>
          <w:p w14:paraId="02ECAB08" w14:textId="77777777" w:rsidR="005B0D3D" w:rsidRDefault="005B0D3D" w:rsidP="0058494C">
            <w:pPr>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Std err</w:t>
            </w:r>
          </w:p>
        </w:tc>
        <w:tc>
          <w:tcPr>
            <w:tcW w:w="1288" w:type="dxa"/>
          </w:tcPr>
          <w:p w14:paraId="4C69FCD7" w14:textId="77777777" w:rsidR="005B0D3D" w:rsidRDefault="005B0D3D" w:rsidP="0058494C">
            <w:pPr>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z</w:t>
            </w:r>
          </w:p>
        </w:tc>
        <w:tc>
          <w:tcPr>
            <w:tcW w:w="1288" w:type="dxa"/>
          </w:tcPr>
          <w:p w14:paraId="1915A106" w14:textId="77777777" w:rsidR="005B0D3D" w:rsidRDefault="005B0D3D" w:rsidP="0058494C">
            <w:pPr>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p &gt; |z|</w:t>
            </w:r>
          </w:p>
        </w:tc>
        <w:tc>
          <w:tcPr>
            <w:tcW w:w="1288" w:type="dxa"/>
          </w:tcPr>
          <w:p w14:paraId="6DCF1049" w14:textId="77777777" w:rsidR="005B0D3D" w:rsidRDefault="005B0D3D" w:rsidP="0058494C">
            <w:pPr>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[0.025</w:t>
            </w:r>
          </w:p>
        </w:tc>
        <w:tc>
          <w:tcPr>
            <w:tcW w:w="1288" w:type="dxa"/>
          </w:tcPr>
          <w:p w14:paraId="3BB0A7B2" w14:textId="77777777" w:rsidR="005B0D3D" w:rsidRDefault="005B0D3D" w:rsidP="0058494C">
            <w:pPr>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0.975]</w:t>
            </w:r>
          </w:p>
        </w:tc>
      </w:tr>
      <w:tr w:rsidR="005B0D3D" w14:paraId="5A0E0C2F" w14:textId="77777777" w:rsidTr="00941F2E">
        <w:tc>
          <w:tcPr>
            <w:tcW w:w="1696" w:type="dxa"/>
          </w:tcPr>
          <w:p w14:paraId="39102B85" w14:textId="64DF7517" w:rsidR="005B0D3D" w:rsidRDefault="005B0D3D" w:rsidP="0058494C">
            <w:pPr>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GTrend-L0</w:t>
            </w:r>
          </w:p>
        </w:tc>
        <w:tc>
          <w:tcPr>
            <w:tcW w:w="880" w:type="dxa"/>
          </w:tcPr>
          <w:p w14:paraId="3C624D62" w14:textId="77777777" w:rsidR="005B0D3D" w:rsidRDefault="005B0D3D" w:rsidP="0058494C">
            <w:pPr>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0.0002</w:t>
            </w:r>
          </w:p>
        </w:tc>
        <w:tc>
          <w:tcPr>
            <w:tcW w:w="1288" w:type="dxa"/>
          </w:tcPr>
          <w:p w14:paraId="223F7EB2" w14:textId="77777777" w:rsidR="005B0D3D" w:rsidRDefault="005B0D3D" w:rsidP="0058494C">
            <w:pPr>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0.001</w:t>
            </w:r>
          </w:p>
        </w:tc>
        <w:tc>
          <w:tcPr>
            <w:tcW w:w="1288" w:type="dxa"/>
          </w:tcPr>
          <w:p w14:paraId="78EC4130" w14:textId="77777777" w:rsidR="005B0D3D" w:rsidRDefault="005B0D3D" w:rsidP="0058494C">
            <w:pPr>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0.288</w:t>
            </w:r>
          </w:p>
        </w:tc>
        <w:tc>
          <w:tcPr>
            <w:tcW w:w="1288" w:type="dxa"/>
          </w:tcPr>
          <w:p w14:paraId="1A8DB611" w14:textId="77777777" w:rsidR="005B0D3D" w:rsidRDefault="005B0D3D" w:rsidP="0058494C">
            <w:pPr>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0.773</w:t>
            </w:r>
          </w:p>
        </w:tc>
        <w:tc>
          <w:tcPr>
            <w:tcW w:w="1288" w:type="dxa"/>
          </w:tcPr>
          <w:p w14:paraId="498E65BE" w14:textId="77777777" w:rsidR="005B0D3D" w:rsidRDefault="005B0D3D" w:rsidP="0058494C">
            <w:pPr>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-0.001</w:t>
            </w:r>
          </w:p>
        </w:tc>
        <w:tc>
          <w:tcPr>
            <w:tcW w:w="1288" w:type="dxa"/>
          </w:tcPr>
          <w:p w14:paraId="76E2135F" w14:textId="77777777" w:rsidR="005B0D3D" w:rsidRDefault="005B0D3D" w:rsidP="0058494C">
            <w:pPr>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0.001</w:t>
            </w:r>
          </w:p>
        </w:tc>
      </w:tr>
      <w:tr w:rsidR="005B0D3D" w14:paraId="026F4A4B" w14:textId="77777777" w:rsidTr="00941F2E">
        <w:tc>
          <w:tcPr>
            <w:tcW w:w="1696" w:type="dxa"/>
          </w:tcPr>
          <w:p w14:paraId="67F65DD5" w14:textId="552179DC" w:rsidR="005B0D3D" w:rsidRDefault="005B0D3D" w:rsidP="0058494C">
            <w:pPr>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GTrend-L1</w:t>
            </w:r>
          </w:p>
        </w:tc>
        <w:tc>
          <w:tcPr>
            <w:tcW w:w="880" w:type="dxa"/>
          </w:tcPr>
          <w:p w14:paraId="717AB0C2" w14:textId="77777777" w:rsidR="005B0D3D" w:rsidRDefault="005B0D3D" w:rsidP="0058494C">
            <w:pPr>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0.00017</w:t>
            </w:r>
          </w:p>
        </w:tc>
        <w:tc>
          <w:tcPr>
            <w:tcW w:w="1288" w:type="dxa"/>
          </w:tcPr>
          <w:p w14:paraId="0ADBF066" w14:textId="77777777" w:rsidR="005B0D3D" w:rsidRDefault="005B0D3D" w:rsidP="0058494C">
            <w:pPr>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0.001</w:t>
            </w:r>
          </w:p>
        </w:tc>
        <w:tc>
          <w:tcPr>
            <w:tcW w:w="1288" w:type="dxa"/>
          </w:tcPr>
          <w:p w14:paraId="32A23E84" w14:textId="77777777" w:rsidR="005B0D3D" w:rsidRDefault="005B0D3D" w:rsidP="0058494C">
            <w:pPr>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0.033</w:t>
            </w:r>
          </w:p>
        </w:tc>
        <w:tc>
          <w:tcPr>
            <w:tcW w:w="1288" w:type="dxa"/>
          </w:tcPr>
          <w:p w14:paraId="1545100B" w14:textId="77777777" w:rsidR="005B0D3D" w:rsidRDefault="005B0D3D" w:rsidP="0058494C">
            <w:pPr>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0.974</w:t>
            </w:r>
          </w:p>
        </w:tc>
        <w:tc>
          <w:tcPr>
            <w:tcW w:w="1288" w:type="dxa"/>
          </w:tcPr>
          <w:p w14:paraId="1585316B" w14:textId="77777777" w:rsidR="005B0D3D" w:rsidRDefault="005B0D3D" w:rsidP="0058494C">
            <w:pPr>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-0.0001</w:t>
            </w:r>
          </w:p>
        </w:tc>
        <w:tc>
          <w:tcPr>
            <w:tcW w:w="1288" w:type="dxa"/>
          </w:tcPr>
          <w:p w14:paraId="31C58AEC" w14:textId="77777777" w:rsidR="005B0D3D" w:rsidRDefault="005B0D3D" w:rsidP="0058494C">
            <w:pPr>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0.001</w:t>
            </w:r>
          </w:p>
        </w:tc>
      </w:tr>
    </w:tbl>
    <w:p w14:paraId="64391AE9" w14:textId="6C259655" w:rsidR="005B0D3D" w:rsidRDefault="005B0D3D" w:rsidP="008D1D77">
      <w:pPr>
        <w:ind w:firstLine="360"/>
        <w:jc w:val="both"/>
        <w:rPr>
          <w:rFonts w:ascii="Times New Roman" w:eastAsia="Times New Roman" w:hAnsi="Times New Roman" w:cs="Times New Roman"/>
          <w:sz w:val="24"/>
          <w:szCs w:val="24"/>
          <w:lang w:eastAsia="zh-CN"/>
        </w:rPr>
      </w:pPr>
      <w:r w:rsidRPr="007934B7">
        <w:rPr>
          <w:rFonts w:ascii="Times New Roman" w:eastAsia="Times New Roman" w:hAnsi="Times New Roman" w:cs="Times New Roman"/>
          <w:sz w:val="24"/>
          <w:szCs w:val="24"/>
          <w:lang w:eastAsia="zh-CN"/>
        </w:rPr>
        <w:lastRenderedPageBreak/>
        <w:t xml:space="preserve">As we can observe from </w:t>
      </w:r>
      <w:r>
        <w:rPr>
          <w:rFonts w:ascii="Times New Roman" w:eastAsia="Times New Roman" w:hAnsi="Times New Roman" w:cs="Times New Roman"/>
          <w:sz w:val="24"/>
          <w:szCs w:val="24"/>
          <w:lang w:eastAsia="zh-CN"/>
        </w:rPr>
        <w:t>Table 12</w:t>
      </w:r>
      <w:r w:rsidRPr="007934B7">
        <w:rPr>
          <w:rFonts w:ascii="Times New Roman" w:eastAsia="Times New Roman" w:hAnsi="Times New Roman" w:cs="Times New Roman"/>
          <w:sz w:val="24"/>
          <w:szCs w:val="24"/>
          <w:lang w:eastAsia="zh-CN"/>
        </w:rPr>
        <w:t xml:space="preserve">, the significance for both trend-L0 and trend-L1 is not high, which means that the Google Trend data on “Bitcoin” does not contribute to making a better model. Based on the analysis of using Google Trend as an additional independent variable, we </w:t>
      </w:r>
      <w:r>
        <w:rPr>
          <w:rFonts w:ascii="Times New Roman" w:eastAsia="Times New Roman" w:hAnsi="Times New Roman" w:cs="Times New Roman"/>
          <w:sz w:val="24"/>
          <w:szCs w:val="24"/>
          <w:lang w:eastAsia="zh-CN"/>
        </w:rPr>
        <w:t>conclude that t</w:t>
      </w:r>
      <w:r w:rsidRPr="005B0D3D">
        <w:rPr>
          <w:rFonts w:ascii="Times New Roman" w:eastAsia="Times New Roman" w:hAnsi="Times New Roman" w:cs="Times New Roman"/>
          <w:sz w:val="24"/>
          <w:szCs w:val="24"/>
          <w:lang w:eastAsia="zh-CN"/>
        </w:rPr>
        <w:t>here is no strong evidence suggesting the strong correlation between Google Trend data and the Bitcoin price change.</w:t>
      </w:r>
    </w:p>
    <w:p w14:paraId="5DAD8CB2" w14:textId="42EF5150" w:rsidR="000842D1" w:rsidRPr="000842D1" w:rsidRDefault="000842D1" w:rsidP="000842D1">
      <w:pPr>
        <w:pStyle w:val="Heading2"/>
        <w:numPr>
          <w:ilvl w:val="1"/>
          <w:numId w:val="7"/>
        </w:numPr>
        <w:spacing w:line="360" w:lineRule="auto"/>
        <w:jc w:val="both"/>
        <w:rPr>
          <w:rFonts w:ascii="Times New Roman" w:hAnsi="Times New Roman" w:cs="Times New Roman"/>
          <w:b/>
          <w:bCs/>
          <w:color w:val="auto"/>
          <w:sz w:val="28"/>
          <w:szCs w:val="28"/>
          <w:lang w:val="en-SG"/>
        </w:rPr>
      </w:pPr>
      <w:r>
        <w:rPr>
          <w:rFonts w:ascii="Times New Roman" w:hAnsi="Times New Roman" w:cs="Times New Roman"/>
          <w:b/>
          <w:bCs/>
          <w:color w:val="auto"/>
          <w:sz w:val="28"/>
          <w:szCs w:val="28"/>
          <w:lang w:val="en-SG"/>
        </w:rPr>
        <w:t xml:space="preserve"> Major Events – </w:t>
      </w:r>
      <w:r w:rsidR="00163DDC">
        <w:rPr>
          <w:rFonts w:ascii="Times New Roman" w:hAnsi="Times New Roman" w:cs="Times New Roman"/>
          <w:b/>
          <w:bCs/>
          <w:color w:val="auto"/>
          <w:sz w:val="28"/>
          <w:szCs w:val="28"/>
          <w:lang w:val="en-SG"/>
        </w:rPr>
        <w:t>Bitcoin Upgrade (</w:t>
      </w:r>
      <w:proofErr w:type="spellStart"/>
      <w:r>
        <w:rPr>
          <w:rFonts w:ascii="Times New Roman" w:hAnsi="Times New Roman" w:cs="Times New Roman"/>
          <w:b/>
          <w:bCs/>
          <w:color w:val="auto"/>
          <w:sz w:val="28"/>
          <w:szCs w:val="28"/>
          <w:lang w:val="en-SG"/>
        </w:rPr>
        <w:t>Seg</w:t>
      </w:r>
      <w:r w:rsidR="00FB2E90">
        <w:rPr>
          <w:rFonts w:ascii="Times New Roman" w:hAnsi="Times New Roman" w:cs="Times New Roman"/>
          <w:b/>
          <w:bCs/>
          <w:color w:val="auto"/>
          <w:sz w:val="28"/>
          <w:szCs w:val="28"/>
          <w:lang w:val="en-SG"/>
        </w:rPr>
        <w:t>W</w:t>
      </w:r>
      <w:r>
        <w:rPr>
          <w:rFonts w:ascii="Times New Roman" w:hAnsi="Times New Roman" w:cs="Times New Roman"/>
          <w:b/>
          <w:bCs/>
          <w:color w:val="auto"/>
          <w:sz w:val="28"/>
          <w:szCs w:val="28"/>
          <w:lang w:val="en-SG"/>
        </w:rPr>
        <w:t>it</w:t>
      </w:r>
      <w:proofErr w:type="spellEnd"/>
      <w:r w:rsidR="00163DDC">
        <w:rPr>
          <w:rFonts w:ascii="Times New Roman" w:hAnsi="Times New Roman" w:cs="Times New Roman"/>
          <w:b/>
          <w:bCs/>
          <w:color w:val="auto"/>
          <w:sz w:val="28"/>
          <w:szCs w:val="28"/>
          <w:lang w:val="en-SG"/>
        </w:rPr>
        <w:t>)</w:t>
      </w:r>
      <w:r>
        <w:rPr>
          <w:rFonts w:ascii="Times New Roman" w:hAnsi="Times New Roman" w:cs="Times New Roman"/>
          <w:b/>
          <w:bCs/>
          <w:color w:val="auto"/>
          <w:sz w:val="28"/>
          <w:szCs w:val="28"/>
          <w:lang w:val="en-SG"/>
        </w:rPr>
        <w:t xml:space="preserve"> and Halving</w:t>
      </w:r>
    </w:p>
    <w:p w14:paraId="1D14E4F2" w14:textId="0ECD6309" w:rsidR="00FB2E90" w:rsidRDefault="000842D1" w:rsidP="00FB2E90">
      <w:pPr>
        <w:spacing w:after="0" w:line="240" w:lineRule="auto"/>
        <w:ind w:firstLine="360"/>
        <w:jc w:val="both"/>
        <w:textAlignment w:val="baseline"/>
        <w:rPr>
          <w:rFonts w:ascii="Times New Roman" w:eastAsia="Times New Roman" w:hAnsi="Times New Roman" w:cs="Times New Roman"/>
          <w:sz w:val="24"/>
          <w:szCs w:val="24"/>
          <w:lang w:eastAsia="en-SG"/>
        </w:rPr>
      </w:pPr>
      <w:r w:rsidRPr="000842D1">
        <w:rPr>
          <w:rFonts w:ascii="Times New Roman" w:eastAsia="Times New Roman" w:hAnsi="Times New Roman" w:cs="Times New Roman"/>
          <w:sz w:val="24"/>
          <w:szCs w:val="24"/>
          <w:lang w:eastAsia="en-SG"/>
        </w:rPr>
        <w:t xml:space="preserve">Since Bitcoin was </w:t>
      </w:r>
      <w:r w:rsidR="00FB2E90">
        <w:rPr>
          <w:rFonts w:ascii="Times New Roman" w:eastAsia="Times New Roman" w:hAnsi="Times New Roman" w:cs="Times New Roman"/>
          <w:sz w:val="24"/>
          <w:szCs w:val="24"/>
          <w:lang w:eastAsia="en-SG"/>
        </w:rPr>
        <w:t>introduced</w:t>
      </w:r>
      <w:r w:rsidRPr="000842D1">
        <w:rPr>
          <w:rFonts w:ascii="Times New Roman" w:eastAsia="Times New Roman" w:hAnsi="Times New Roman" w:cs="Times New Roman"/>
          <w:sz w:val="24"/>
          <w:szCs w:val="24"/>
          <w:lang w:eastAsia="en-SG"/>
        </w:rPr>
        <w:t xml:space="preserve"> in 2009, it has gone through several bull runs – in 2011, 2013, 2017 and, in 2021, is currently going through another. The meteoric increase in prices during Bitcoin’s bull runs have garnered Bitcoin a huge amount of interest from the </w:t>
      </w:r>
      <w:r w:rsidR="00FB2E90" w:rsidRPr="000842D1">
        <w:rPr>
          <w:rFonts w:ascii="Times New Roman" w:eastAsia="Times New Roman" w:hAnsi="Times New Roman" w:cs="Times New Roman"/>
          <w:sz w:val="24"/>
          <w:szCs w:val="24"/>
          <w:lang w:eastAsia="en-SG"/>
        </w:rPr>
        <w:t>public and</w:t>
      </w:r>
      <w:r w:rsidRPr="000842D1">
        <w:rPr>
          <w:rFonts w:ascii="Times New Roman" w:eastAsia="Times New Roman" w:hAnsi="Times New Roman" w:cs="Times New Roman"/>
          <w:sz w:val="24"/>
          <w:szCs w:val="24"/>
          <w:lang w:eastAsia="en-SG"/>
        </w:rPr>
        <w:t> have most commonly been attributed to an upgrade of Bitcoin’s technology, and the halving of rewards for Bitcoin miners</w:t>
      </w:r>
      <w:r w:rsidR="00FB2E90" w:rsidRPr="000842D1">
        <w:rPr>
          <w:rFonts w:ascii="Times New Roman" w:eastAsia="Times New Roman" w:hAnsi="Times New Roman" w:cs="Times New Roman"/>
          <w:sz w:val="24"/>
          <w:szCs w:val="24"/>
          <w:lang w:eastAsia="en-SG"/>
        </w:rPr>
        <w:t xml:space="preserve">. </w:t>
      </w:r>
      <w:r w:rsidRPr="000842D1">
        <w:rPr>
          <w:rFonts w:ascii="Times New Roman" w:eastAsia="Times New Roman" w:hAnsi="Times New Roman" w:cs="Times New Roman"/>
          <w:sz w:val="24"/>
          <w:szCs w:val="24"/>
          <w:lang w:eastAsia="en-SG"/>
        </w:rPr>
        <w:t>From the table below, it can clearly be seen that there is some sort of correlation between Bitcoin’s bull runs and the halving dates/bitcoin upgrade</w:t>
      </w:r>
      <w:r w:rsidR="00FB2E90" w:rsidRPr="000842D1">
        <w:rPr>
          <w:rFonts w:ascii="Times New Roman" w:eastAsia="Times New Roman" w:hAnsi="Times New Roman" w:cs="Times New Roman"/>
          <w:sz w:val="24"/>
          <w:szCs w:val="24"/>
          <w:lang w:eastAsia="en-SG"/>
        </w:rPr>
        <w:t xml:space="preserve">. </w:t>
      </w:r>
    </w:p>
    <w:p w14:paraId="2AE9B5FF" w14:textId="251E7901" w:rsidR="000842D1" w:rsidRPr="000842D1" w:rsidRDefault="000842D1" w:rsidP="00FB2E90">
      <w:pPr>
        <w:spacing w:after="0" w:line="240" w:lineRule="auto"/>
        <w:ind w:firstLine="360"/>
        <w:jc w:val="both"/>
        <w:textAlignment w:val="baseline"/>
        <w:rPr>
          <w:rFonts w:ascii="Segoe UI" w:eastAsia="Times New Roman" w:hAnsi="Segoe UI" w:cs="Segoe UI"/>
          <w:sz w:val="18"/>
          <w:szCs w:val="18"/>
          <w:lang w:val="en-SG" w:eastAsia="en-SG"/>
        </w:rPr>
      </w:pPr>
      <w:r w:rsidRPr="000842D1">
        <w:rPr>
          <w:rFonts w:ascii="Times New Roman" w:eastAsia="Times New Roman" w:hAnsi="Times New Roman" w:cs="Times New Roman"/>
          <w:sz w:val="24"/>
          <w:szCs w:val="24"/>
          <w:lang w:val="en-SG" w:eastAsia="en-SG"/>
        </w:rPr>
        <w:t> </w:t>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tblGrid>
      <w:tr w:rsidR="000842D1" w:rsidRPr="000842D1" w14:paraId="29237191" w14:textId="77777777" w:rsidTr="00D60FEA">
        <w:trPr>
          <w:jc w:val="center"/>
        </w:trPr>
        <w:tc>
          <w:tcPr>
            <w:tcW w:w="2250" w:type="dxa"/>
            <w:tcBorders>
              <w:top w:val="single" w:sz="6" w:space="0" w:color="auto"/>
              <w:left w:val="nil"/>
              <w:bottom w:val="single" w:sz="6" w:space="0" w:color="7F7F7F"/>
              <w:right w:val="nil"/>
            </w:tcBorders>
            <w:shd w:val="clear" w:color="auto" w:fill="auto"/>
            <w:hideMark/>
          </w:tcPr>
          <w:p w14:paraId="62F7D0F3" w14:textId="77777777" w:rsidR="000842D1" w:rsidRPr="000842D1" w:rsidRDefault="000842D1" w:rsidP="000842D1">
            <w:pPr>
              <w:spacing w:after="0" w:line="240" w:lineRule="auto"/>
              <w:textAlignment w:val="baseline"/>
              <w:rPr>
                <w:rFonts w:ascii="Times New Roman" w:eastAsia="Times New Roman" w:hAnsi="Times New Roman" w:cs="Times New Roman"/>
                <w:b/>
                <w:bCs/>
                <w:sz w:val="24"/>
                <w:szCs w:val="24"/>
                <w:lang w:val="en-SG" w:eastAsia="en-SG"/>
              </w:rPr>
            </w:pPr>
            <w:r w:rsidRPr="000842D1">
              <w:rPr>
                <w:rFonts w:ascii="Times New Roman" w:eastAsia="Times New Roman" w:hAnsi="Times New Roman" w:cs="Times New Roman"/>
                <w:b/>
                <w:bCs/>
                <w:sz w:val="24"/>
                <w:szCs w:val="24"/>
                <w:lang w:val="en-SG" w:eastAsia="en-SG"/>
              </w:rPr>
              <w:t>Bitcoin Upgrade </w:t>
            </w:r>
          </w:p>
        </w:tc>
        <w:tc>
          <w:tcPr>
            <w:tcW w:w="2250" w:type="dxa"/>
            <w:tcBorders>
              <w:top w:val="single" w:sz="6" w:space="0" w:color="auto"/>
              <w:left w:val="nil"/>
              <w:bottom w:val="single" w:sz="6" w:space="0" w:color="7F7F7F"/>
              <w:right w:val="nil"/>
            </w:tcBorders>
            <w:shd w:val="clear" w:color="auto" w:fill="auto"/>
            <w:hideMark/>
          </w:tcPr>
          <w:p w14:paraId="5817E7E5" w14:textId="77777777" w:rsidR="000842D1" w:rsidRPr="000842D1" w:rsidRDefault="000842D1" w:rsidP="000842D1">
            <w:pPr>
              <w:spacing w:after="0" w:line="240" w:lineRule="auto"/>
              <w:textAlignment w:val="baseline"/>
              <w:rPr>
                <w:rFonts w:ascii="Times New Roman" w:eastAsia="Times New Roman" w:hAnsi="Times New Roman" w:cs="Times New Roman"/>
                <w:b/>
                <w:bCs/>
                <w:sz w:val="24"/>
                <w:szCs w:val="24"/>
                <w:lang w:val="en-SG" w:eastAsia="en-SG"/>
              </w:rPr>
            </w:pPr>
            <w:r w:rsidRPr="000842D1">
              <w:rPr>
                <w:rFonts w:ascii="Times New Roman" w:eastAsia="Times New Roman" w:hAnsi="Times New Roman" w:cs="Times New Roman"/>
                <w:b/>
                <w:bCs/>
                <w:sz w:val="24"/>
                <w:szCs w:val="24"/>
                <w:lang w:val="en-SG" w:eastAsia="en-SG"/>
              </w:rPr>
              <w:t>Halving Dates </w:t>
            </w:r>
          </w:p>
        </w:tc>
        <w:tc>
          <w:tcPr>
            <w:tcW w:w="2250" w:type="dxa"/>
            <w:tcBorders>
              <w:top w:val="single" w:sz="6" w:space="0" w:color="auto"/>
              <w:left w:val="nil"/>
              <w:bottom w:val="single" w:sz="6" w:space="0" w:color="7F7F7F"/>
              <w:right w:val="nil"/>
            </w:tcBorders>
            <w:shd w:val="clear" w:color="auto" w:fill="auto"/>
            <w:hideMark/>
          </w:tcPr>
          <w:p w14:paraId="2828326E" w14:textId="77777777" w:rsidR="000842D1" w:rsidRPr="000842D1" w:rsidRDefault="000842D1" w:rsidP="000842D1">
            <w:pPr>
              <w:spacing w:after="0" w:line="240" w:lineRule="auto"/>
              <w:textAlignment w:val="baseline"/>
              <w:rPr>
                <w:rFonts w:ascii="Times New Roman" w:eastAsia="Times New Roman" w:hAnsi="Times New Roman" w:cs="Times New Roman"/>
                <w:b/>
                <w:bCs/>
                <w:sz w:val="24"/>
                <w:szCs w:val="24"/>
                <w:lang w:val="en-SG" w:eastAsia="en-SG"/>
              </w:rPr>
            </w:pPr>
            <w:r w:rsidRPr="000842D1">
              <w:rPr>
                <w:rFonts w:ascii="Times New Roman" w:eastAsia="Times New Roman" w:hAnsi="Times New Roman" w:cs="Times New Roman"/>
                <w:b/>
                <w:bCs/>
                <w:sz w:val="24"/>
                <w:szCs w:val="24"/>
                <w:lang w:val="en-SG" w:eastAsia="en-SG"/>
              </w:rPr>
              <w:t>Bitcoin Bull Runs </w:t>
            </w:r>
          </w:p>
        </w:tc>
      </w:tr>
      <w:tr w:rsidR="000842D1" w:rsidRPr="000842D1" w14:paraId="2B7B47F4" w14:textId="77777777" w:rsidTr="00D60FEA">
        <w:trPr>
          <w:jc w:val="center"/>
        </w:trPr>
        <w:tc>
          <w:tcPr>
            <w:tcW w:w="2250" w:type="dxa"/>
            <w:tcBorders>
              <w:top w:val="nil"/>
              <w:left w:val="nil"/>
              <w:bottom w:val="nil"/>
              <w:right w:val="nil"/>
            </w:tcBorders>
            <w:shd w:val="clear" w:color="auto" w:fill="auto"/>
            <w:hideMark/>
          </w:tcPr>
          <w:p w14:paraId="4FC885B7" w14:textId="77777777" w:rsidR="000842D1" w:rsidRPr="000842D1" w:rsidRDefault="000842D1" w:rsidP="000842D1">
            <w:pPr>
              <w:spacing w:after="0" w:line="240" w:lineRule="auto"/>
              <w:textAlignment w:val="baseline"/>
              <w:rPr>
                <w:rFonts w:ascii="Times New Roman" w:eastAsia="Times New Roman" w:hAnsi="Times New Roman" w:cs="Times New Roman"/>
                <w:b/>
                <w:bCs/>
                <w:sz w:val="24"/>
                <w:szCs w:val="24"/>
                <w:lang w:val="en-SG" w:eastAsia="en-SG"/>
              </w:rPr>
            </w:pPr>
            <w:r w:rsidRPr="000842D1">
              <w:rPr>
                <w:rFonts w:ascii="Times New Roman" w:eastAsia="Times New Roman" w:hAnsi="Times New Roman" w:cs="Times New Roman"/>
                <w:b/>
                <w:bCs/>
                <w:sz w:val="24"/>
                <w:szCs w:val="24"/>
                <w:lang w:val="en-SG" w:eastAsia="en-SG"/>
              </w:rPr>
              <w:t> </w:t>
            </w:r>
          </w:p>
        </w:tc>
        <w:tc>
          <w:tcPr>
            <w:tcW w:w="2250" w:type="dxa"/>
            <w:tcBorders>
              <w:top w:val="nil"/>
              <w:left w:val="nil"/>
              <w:bottom w:val="nil"/>
              <w:right w:val="nil"/>
            </w:tcBorders>
            <w:shd w:val="clear" w:color="auto" w:fill="auto"/>
            <w:hideMark/>
          </w:tcPr>
          <w:p w14:paraId="5ABEA69B" w14:textId="77777777" w:rsidR="000842D1" w:rsidRPr="000842D1" w:rsidRDefault="000842D1" w:rsidP="000842D1">
            <w:pPr>
              <w:spacing w:after="0" w:line="240" w:lineRule="auto"/>
              <w:textAlignment w:val="baseline"/>
              <w:rPr>
                <w:rFonts w:ascii="Times New Roman" w:eastAsia="Times New Roman" w:hAnsi="Times New Roman" w:cs="Times New Roman"/>
                <w:sz w:val="24"/>
                <w:szCs w:val="24"/>
                <w:lang w:val="en-SG" w:eastAsia="en-SG"/>
              </w:rPr>
            </w:pPr>
            <w:r w:rsidRPr="000842D1">
              <w:rPr>
                <w:rFonts w:ascii="Times New Roman" w:eastAsia="Times New Roman" w:hAnsi="Times New Roman" w:cs="Times New Roman"/>
                <w:sz w:val="24"/>
                <w:szCs w:val="24"/>
                <w:lang w:val="en-SG" w:eastAsia="en-SG"/>
              </w:rPr>
              <w:t> </w:t>
            </w:r>
          </w:p>
        </w:tc>
        <w:tc>
          <w:tcPr>
            <w:tcW w:w="2250" w:type="dxa"/>
            <w:tcBorders>
              <w:top w:val="nil"/>
              <w:left w:val="nil"/>
              <w:bottom w:val="nil"/>
              <w:right w:val="nil"/>
            </w:tcBorders>
            <w:shd w:val="clear" w:color="auto" w:fill="auto"/>
            <w:hideMark/>
          </w:tcPr>
          <w:p w14:paraId="5F0A5C14" w14:textId="77777777" w:rsidR="000842D1" w:rsidRPr="000842D1" w:rsidRDefault="000842D1" w:rsidP="000842D1">
            <w:pPr>
              <w:spacing w:after="0" w:line="240" w:lineRule="auto"/>
              <w:textAlignment w:val="baseline"/>
              <w:rPr>
                <w:rFonts w:ascii="Times New Roman" w:eastAsia="Times New Roman" w:hAnsi="Times New Roman" w:cs="Times New Roman"/>
                <w:sz w:val="24"/>
                <w:szCs w:val="24"/>
                <w:lang w:val="en-SG" w:eastAsia="en-SG"/>
              </w:rPr>
            </w:pPr>
            <w:r w:rsidRPr="000842D1">
              <w:rPr>
                <w:rFonts w:ascii="Times New Roman" w:eastAsia="Times New Roman" w:hAnsi="Times New Roman" w:cs="Times New Roman"/>
                <w:sz w:val="24"/>
                <w:szCs w:val="24"/>
                <w:lang w:val="en-SG" w:eastAsia="en-SG"/>
              </w:rPr>
              <w:t>2011 </w:t>
            </w:r>
          </w:p>
        </w:tc>
      </w:tr>
      <w:tr w:rsidR="000842D1" w:rsidRPr="000842D1" w14:paraId="6D858EE9" w14:textId="77777777" w:rsidTr="00D60FEA">
        <w:trPr>
          <w:jc w:val="center"/>
        </w:trPr>
        <w:tc>
          <w:tcPr>
            <w:tcW w:w="2250" w:type="dxa"/>
            <w:tcBorders>
              <w:top w:val="nil"/>
              <w:left w:val="nil"/>
              <w:bottom w:val="nil"/>
              <w:right w:val="nil"/>
            </w:tcBorders>
            <w:shd w:val="clear" w:color="auto" w:fill="auto"/>
            <w:hideMark/>
          </w:tcPr>
          <w:p w14:paraId="33842991" w14:textId="77777777" w:rsidR="000842D1" w:rsidRPr="000842D1" w:rsidRDefault="000842D1" w:rsidP="000842D1">
            <w:pPr>
              <w:spacing w:after="0" w:line="240" w:lineRule="auto"/>
              <w:textAlignment w:val="baseline"/>
              <w:rPr>
                <w:rFonts w:ascii="Times New Roman" w:eastAsia="Times New Roman" w:hAnsi="Times New Roman" w:cs="Times New Roman"/>
                <w:b/>
                <w:bCs/>
                <w:sz w:val="24"/>
                <w:szCs w:val="24"/>
                <w:lang w:val="en-SG" w:eastAsia="en-SG"/>
              </w:rPr>
            </w:pPr>
            <w:r w:rsidRPr="000842D1">
              <w:rPr>
                <w:rFonts w:ascii="Times New Roman" w:eastAsia="Times New Roman" w:hAnsi="Times New Roman" w:cs="Times New Roman"/>
                <w:sz w:val="24"/>
                <w:szCs w:val="24"/>
                <w:lang w:val="en-SG" w:eastAsia="en-SG"/>
              </w:rPr>
              <w:t>15 May 2013</w:t>
            </w:r>
            <w:r w:rsidRPr="000842D1">
              <w:rPr>
                <w:rFonts w:ascii="Times New Roman" w:eastAsia="Times New Roman" w:hAnsi="Times New Roman" w:cs="Times New Roman"/>
                <w:b/>
                <w:bCs/>
                <w:sz w:val="24"/>
                <w:szCs w:val="24"/>
                <w:lang w:val="en-SG" w:eastAsia="en-SG"/>
              </w:rPr>
              <w:t> </w:t>
            </w:r>
          </w:p>
        </w:tc>
        <w:tc>
          <w:tcPr>
            <w:tcW w:w="2250" w:type="dxa"/>
            <w:tcBorders>
              <w:top w:val="nil"/>
              <w:left w:val="nil"/>
              <w:bottom w:val="nil"/>
              <w:right w:val="nil"/>
            </w:tcBorders>
            <w:shd w:val="clear" w:color="auto" w:fill="auto"/>
            <w:hideMark/>
          </w:tcPr>
          <w:p w14:paraId="703B75EA" w14:textId="77777777" w:rsidR="000842D1" w:rsidRPr="000842D1" w:rsidRDefault="000842D1" w:rsidP="000842D1">
            <w:pPr>
              <w:spacing w:after="0" w:line="240" w:lineRule="auto"/>
              <w:textAlignment w:val="baseline"/>
              <w:rPr>
                <w:rFonts w:ascii="Times New Roman" w:eastAsia="Times New Roman" w:hAnsi="Times New Roman" w:cs="Times New Roman"/>
                <w:sz w:val="24"/>
                <w:szCs w:val="24"/>
                <w:lang w:val="en-SG" w:eastAsia="en-SG"/>
              </w:rPr>
            </w:pPr>
            <w:r w:rsidRPr="000842D1">
              <w:rPr>
                <w:rFonts w:ascii="Times New Roman" w:eastAsia="Times New Roman" w:hAnsi="Times New Roman" w:cs="Times New Roman"/>
                <w:sz w:val="24"/>
                <w:szCs w:val="24"/>
                <w:lang w:val="en-SG" w:eastAsia="en-SG"/>
              </w:rPr>
              <w:t>November 2012 </w:t>
            </w:r>
          </w:p>
        </w:tc>
        <w:tc>
          <w:tcPr>
            <w:tcW w:w="2250" w:type="dxa"/>
            <w:tcBorders>
              <w:top w:val="nil"/>
              <w:left w:val="nil"/>
              <w:bottom w:val="nil"/>
              <w:right w:val="nil"/>
            </w:tcBorders>
            <w:shd w:val="clear" w:color="auto" w:fill="auto"/>
            <w:hideMark/>
          </w:tcPr>
          <w:p w14:paraId="342794D5" w14:textId="77777777" w:rsidR="000842D1" w:rsidRPr="000842D1" w:rsidRDefault="000842D1" w:rsidP="000842D1">
            <w:pPr>
              <w:spacing w:after="0" w:line="240" w:lineRule="auto"/>
              <w:textAlignment w:val="baseline"/>
              <w:rPr>
                <w:rFonts w:ascii="Times New Roman" w:eastAsia="Times New Roman" w:hAnsi="Times New Roman" w:cs="Times New Roman"/>
                <w:sz w:val="24"/>
                <w:szCs w:val="24"/>
                <w:lang w:val="en-SG" w:eastAsia="en-SG"/>
              </w:rPr>
            </w:pPr>
            <w:r w:rsidRPr="000842D1">
              <w:rPr>
                <w:rFonts w:ascii="Times New Roman" w:eastAsia="Times New Roman" w:hAnsi="Times New Roman" w:cs="Times New Roman"/>
                <w:sz w:val="24"/>
                <w:szCs w:val="24"/>
                <w:lang w:val="en-SG" w:eastAsia="en-SG"/>
              </w:rPr>
              <w:t>2013 </w:t>
            </w:r>
          </w:p>
        </w:tc>
      </w:tr>
      <w:tr w:rsidR="000842D1" w:rsidRPr="000842D1" w14:paraId="1BDBA13E" w14:textId="77777777" w:rsidTr="00D60FEA">
        <w:trPr>
          <w:jc w:val="center"/>
        </w:trPr>
        <w:tc>
          <w:tcPr>
            <w:tcW w:w="2250" w:type="dxa"/>
            <w:tcBorders>
              <w:top w:val="nil"/>
              <w:left w:val="nil"/>
              <w:bottom w:val="nil"/>
              <w:right w:val="nil"/>
            </w:tcBorders>
            <w:shd w:val="clear" w:color="auto" w:fill="auto"/>
            <w:hideMark/>
          </w:tcPr>
          <w:p w14:paraId="37C87130" w14:textId="77777777" w:rsidR="000842D1" w:rsidRPr="000842D1" w:rsidRDefault="000842D1" w:rsidP="000842D1">
            <w:pPr>
              <w:spacing w:after="0" w:line="240" w:lineRule="auto"/>
              <w:textAlignment w:val="baseline"/>
              <w:rPr>
                <w:rFonts w:ascii="Times New Roman" w:eastAsia="Times New Roman" w:hAnsi="Times New Roman" w:cs="Times New Roman"/>
                <w:b/>
                <w:bCs/>
                <w:sz w:val="24"/>
                <w:szCs w:val="24"/>
                <w:lang w:val="en-SG" w:eastAsia="en-SG"/>
              </w:rPr>
            </w:pPr>
            <w:r w:rsidRPr="000842D1">
              <w:rPr>
                <w:rFonts w:ascii="Times New Roman" w:eastAsia="Times New Roman" w:hAnsi="Times New Roman" w:cs="Times New Roman"/>
                <w:sz w:val="24"/>
                <w:szCs w:val="24"/>
                <w:lang w:val="en-SG" w:eastAsia="en-SG"/>
              </w:rPr>
              <w:t>24 August 2017</w:t>
            </w:r>
            <w:r w:rsidRPr="000842D1">
              <w:rPr>
                <w:rFonts w:ascii="Times New Roman" w:eastAsia="Times New Roman" w:hAnsi="Times New Roman" w:cs="Times New Roman"/>
                <w:b/>
                <w:bCs/>
                <w:sz w:val="24"/>
                <w:szCs w:val="24"/>
                <w:lang w:val="en-SG" w:eastAsia="en-SG"/>
              </w:rPr>
              <w:t> </w:t>
            </w:r>
          </w:p>
        </w:tc>
        <w:tc>
          <w:tcPr>
            <w:tcW w:w="2250" w:type="dxa"/>
            <w:tcBorders>
              <w:top w:val="nil"/>
              <w:left w:val="nil"/>
              <w:bottom w:val="nil"/>
              <w:right w:val="nil"/>
            </w:tcBorders>
            <w:shd w:val="clear" w:color="auto" w:fill="auto"/>
            <w:hideMark/>
          </w:tcPr>
          <w:p w14:paraId="1FAB11AF" w14:textId="77777777" w:rsidR="000842D1" w:rsidRPr="000842D1" w:rsidRDefault="000842D1" w:rsidP="000842D1">
            <w:pPr>
              <w:spacing w:after="0" w:line="240" w:lineRule="auto"/>
              <w:textAlignment w:val="baseline"/>
              <w:rPr>
                <w:rFonts w:ascii="Times New Roman" w:eastAsia="Times New Roman" w:hAnsi="Times New Roman" w:cs="Times New Roman"/>
                <w:sz w:val="24"/>
                <w:szCs w:val="24"/>
                <w:lang w:val="en-SG" w:eastAsia="en-SG"/>
              </w:rPr>
            </w:pPr>
            <w:r w:rsidRPr="000842D1">
              <w:rPr>
                <w:rFonts w:ascii="Times New Roman" w:eastAsia="Times New Roman" w:hAnsi="Times New Roman" w:cs="Times New Roman"/>
                <w:sz w:val="24"/>
                <w:szCs w:val="24"/>
                <w:lang w:val="en-SG" w:eastAsia="en-SG"/>
              </w:rPr>
              <w:t>9 July 2016 </w:t>
            </w:r>
          </w:p>
        </w:tc>
        <w:tc>
          <w:tcPr>
            <w:tcW w:w="2250" w:type="dxa"/>
            <w:tcBorders>
              <w:top w:val="nil"/>
              <w:left w:val="nil"/>
              <w:bottom w:val="nil"/>
              <w:right w:val="nil"/>
            </w:tcBorders>
            <w:shd w:val="clear" w:color="auto" w:fill="auto"/>
            <w:hideMark/>
          </w:tcPr>
          <w:p w14:paraId="00D238DA" w14:textId="77777777" w:rsidR="000842D1" w:rsidRPr="000842D1" w:rsidRDefault="000842D1" w:rsidP="000842D1">
            <w:pPr>
              <w:spacing w:after="0" w:line="240" w:lineRule="auto"/>
              <w:textAlignment w:val="baseline"/>
              <w:rPr>
                <w:rFonts w:ascii="Times New Roman" w:eastAsia="Times New Roman" w:hAnsi="Times New Roman" w:cs="Times New Roman"/>
                <w:sz w:val="24"/>
                <w:szCs w:val="24"/>
                <w:lang w:val="en-SG" w:eastAsia="en-SG"/>
              </w:rPr>
            </w:pPr>
            <w:r w:rsidRPr="000842D1">
              <w:rPr>
                <w:rFonts w:ascii="Times New Roman" w:eastAsia="Times New Roman" w:hAnsi="Times New Roman" w:cs="Times New Roman"/>
                <w:sz w:val="24"/>
                <w:szCs w:val="24"/>
                <w:lang w:val="en-SG" w:eastAsia="en-SG"/>
              </w:rPr>
              <w:t>2017 </w:t>
            </w:r>
          </w:p>
        </w:tc>
      </w:tr>
      <w:tr w:rsidR="000842D1" w:rsidRPr="000842D1" w14:paraId="483CF7BD" w14:textId="77777777" w:rsidTr="00D60FEA">
        <w:trPr>
          <w:jc w:val="center"/>
        </w:trPr>
        <w:tc>
          <w:tcPr>
            <w:tcW w:w="2250" w:type="dxa"/>
            <w:tcBorders>
              <w:top w:val="nil"/>
              <w:left w:val="nil"/>
              <w:bottom w:val="single" w:sz="6" w:space="0" w:color="auto"/>
              <w:right w:val="nil"/>
            </w:tcBorders>
            <w:shd w:val="clear" w:color="auto" w:fill="auto"/>
            <w:hideMark/>
          </w:tcPr>
          <w:p w14:paraId="53C59B25" w14:textId="77777777" w:rsidR="000842D1" w:rsidRPr="000842D1" w:rsidRDefault="000842D1" w:rsidP="000842D1">
            <w:pPr>
              <w:spacing w:after="0" w:line="240" w:lineRule="auto"/>
              <w:textAlignment w:val="baseline"/>
              <w:rPr>
                <w:rFonts w:ascii="Times New Roman" w:eastAsia="Times New Roman" w:hAnsi="Times New Roman" w:cs="Times New Roman"/>
                <w:b/>
                <w:bCs/>
                <w:sz w:val="24"/>
                <w:szCs w:val="24"/>
                <w:lang w:val="en-SG" w:eastAsia="en-SG"/>
              </w:rPr>
            </w:pPr>
            <w:r w:rsidRPr="000842D1">
              <w:rPr>
                <w:rFonts w:ascii="Times New Roman" w:eastAsia="Times New Roman" w:hAnsi="Times New Roman" w:cs="Times New Roman"/>
                <w:sz w:val="24"/>
                <w:szCs w:val="24"/>
                <w:lang w:val="en-SG" w:eastAsia="en-SG"/>
              </w:rPr>
              <w:t>November 2021</w:t>
            </w:r>
            <w:r w:rsidRPr="000842D1">
              <w:rPr>
                <w:rFonts w:ascii="Times New Roman" w:eastAsia="Times New Roman" w:hAnsi="Times New Roman" w:cs="Times New Roman"/>
                <w:b/>
                <w:bCs/>
                <w:sz w:val="24"/>
                <w:szCs w:val="24"/>
                <w:lang w:val="en-SG" w:eastAsia="en-SG"/>
              </w:rPr>
              <w:t> </w:t>
            </w:r>
          </w:p>
        </w:tc>
        <w:tc>
          <w:tcPr>
            <w:tcW w:w="2250" w:type="dxa"/>
            <w:tcBorders>
              <w:top w:val="nil"/>
              <w:left w:val="nil"/>
              <w:bottom w:val="single" w:sz="6" w:space="0" w:color="auto"/>
              <w:right w:val="nil"/>
            </w:tcBorders>
            <w:shd w:val="clear" w:color="auto" w:fill="auto"/>
            <w:hideMark/>
          </w:tcPr>
          <w:p w14:paraId="5EDDB4B1" w14:textId="77777777" w:rsidR="000842D1" w:rsidRPr="000842D1" w:rsidRDefault="000842D1" w:rsidP="000842D1">
            <w:pPr>
              <w:spacing w:after="0" w:line="240" w:lineRule="auto"/>
              <w:textAlignment w:val="baseline"/>
              <w:rPr>
                <w:rFonts w:ascii="Times New Roman" w:eastAsia="Times New Roman" w:hAnsi="Times New Roman" w:cs="Times New Roman"/>
                <w:sz w:val="24"/>
                <w:szCs w:val="24"/>
                <w:lang w:val="en-SG" w:eastAsia="en-SG"/>
              </w:rPr>
            </w:pPr>
            <w:r w:rsidRPr="000842D1">
              <w:rPr>
                <w:rFonts w:ascii="Times New Roman" w:eastAsia="Times New Roman" w:hAnsi="Times New Roman" w:cs="Times New Roman"/>
                <w:sz w:val="24"/>
                <w:szCs w:val="24"/>
                <w:lang w:val="en-SG" w:eastAsia="en-SG"/>
              </w:rPr>
              <w:t>May 2020 </w:t>
            </w:r>
          </w:p>
        </w:tc>
        <w:tc>
          <w:tcPr>
            <w:tcW w:w="2250" w:type="dxa"/>
            <w:tcBorders>
              <w:top w:val="nil"/>
              <w:left w:val="nil"/>
              <w:bottom w:val="single" w:sz="6" w:space="0" w:color="auto"/>
              <w:right w:val="nil"/>
            </w:tcBorders>
            <w:shd w:val="clear" w:color="auto" w:fill="auto"/>
            <w:hideMark/>
          </w:tcPr>
          <w:p w14:paraId="7A69CF27" w14:textId="77777777" w:rsidR="000842D1" w:rsidRPr="000842D1" w:rsidRDefault="000842D1" w:rsidP="000842D1">
            <w:pPr>
              <w:spacing w:after="0" w:line="240" w:lineRule="auto"/>
              <w:textAlignment w:val="baseline"/>
              <w:rPr>
                <w:rFonts w:ascii="Times New Roman" w:eastAsia="Times New Roman" w:hAnsi="Times New Roman" w:cs="Times New Roman"/>
                <w:sz w:val="24"/>
                <w:szCs w:val="24"/>
                <w:lang w:val="en-SG" w:eastAsia="en-SG"/>
              </w:rPr>
            </w:pPr>
            <w:r w:rsidRPr="000842D1">
              <w:rPr>
                <w:rFonts w:ascii="Times New Roman" w:eastAsia="Times New Roman" w:hAnsi="Times New Roman" w:cs="Times New Roman"/>
                <w:sz w:val="24"/>
                <w:szCs w:val="24"/>
                <w:lang w:val="en-SG" w:eastAsia="en-SG"/>
              </w:rPr>
              <w:t>2021 </w:t>
            </w:r>
          </w:p>
        </w:tc>
      </w:tr>
    </w:tbl>
    <w:p w14:paraId="65F8EF24" w14:textId="77777777" w:rsidR="000842D1" w:rsidRPr="000842D1" w:rsidRDefault="000842D1" w:rsidP="000842D1">
      <w:pPr>
        <w:spacing w:after="0" w:line="240" w:lineRule="auto"/>
        <w:jc w:val="both"/>
        <w:textAlignment w:val="baseline"/>
        <w:rPr>
          <w:rFonts w:ascii="Segoe UI" w:eastAsia="Times New Roman" w:hAnsi="Segoe UI" w:cs="Segoe UI"/>
          <w:sz w:val="18"/>
          <w:szCs w:val="18"/>
          <w:lang w:val="en-SG" w:eastAsia="en-SG"/>
        </w:rPr>
      </w:pPr>
      <w:r w:rsidRPr="000842D1">
        <w:rPr>
          <w:rFonts w:ascii="Times New Roman" w:eastAsia="Times New Roman" w:hAnsi="Times New Roman" w:cs="Times New Roman"/>
          <w:sz w:val="24"/>
          <w:szCs w:val="24"/>
          <w:lang w:val="en-SG" w:eastAsia="en-SG"/>
        </w:rPr>
        <w:t> </w:t>
      </w:r>
    </w:p>
    <w:p w14:paraId="51BA0139" w14:textId="2DCA0060" w:rsidR="000842D1" w:rsidRDefault="00FB2E90" w:rsidP="00163DDC">
      <w:pPr>
        <w:spacing w:after="0" w:line="240" w:lineRule="auto"/>
        <w:ind w:firstLine="720"/>
        <w:jc w:val="both"/>
        <w:textAlignment w:val="baseline"/>
        <w:rPr>
          <w:rFonts w:ascii="Times New Roman" w:eastAsia="Times New Roman" w:hAnsi="Times New Roman" w:cs="Times New Roman"/>
          <w:sz w:val="24"/>
          <w:szCs w:val="24"/>
          <w:lang w:val="en-SG" w:eastAsia="en-SG"/>
        </w:rPr>
      </w:pPr>
      <w:r>
        <w:rPr>
          <w:rFonts w:ascii="Times New Roman" w:eastAsia="Times New Roman" w:hAnsi="Times New Roman" w:cs="Times New Roman"/>
          <w:sz w:val="24"/>
          <w:szCs w:val="24"/>
          <w:lang w:eastAsia="en-SG"/>
        </w:rPr>
        <w:t>In this section, we use the</w:t>
      </w:r>
      <w:r w:rsidR="000842D1" w:rsidRPr="000842D1">
        <w:rPr>
          <w:rFonts w:ascii="Times New Roman" w:eastAsia="Times New Roman" w:hAnsi="Times New Roman" w:cs="Times New Roman"/>
          <w:sz w:val="24"/>
          <w:szCs w:val="24"/>
          <w:lang w:eastAsia="en-SG"/>
        </w:rPr>
        <w:t xml:space="preserve"> 2017 Bitcoin upgrade (</w:t>
      </w:r>
      <w:proofErr w:type="spellStart"/>
      <w:r w:rsidR="000842D1" w:rsidRPr="000842D1">
        <w:rPr>
          <w:rFonts w:ascii="Times New Roman" w:eastAsia="Times New Roman" w:hAnsi="Times New Roman" w:cs="Times New Roman"/>
          <w:sz w:val="24"/>
          <w:szCs w:val="24"/>
          <w:lang w:eastAsia="en-SG"/>
        </w:rPr>
        <w:t>SegWit</w:t>
      </w:r>
      <w:proofErr w:type="spellEnd"/>
      <w:r w:rsidR="000842D1" w:rsidRPr="000842D1">
        <w:rPr>
          <w:rFonts w:ascii="Times New Roman" w:eastAsia="Times New Roman" w:hAnsi="Times New Roman" w:cs="Times New Roman"/>
          <w:sz w:val="24"/>
          <w:szCs w:val="24"/>
          <w:lang w:eastAsia="en-SG"/>
        </w:rPr>
        <w:t>) as</w:t>
      </w:r>
      <w:r>
        <w:rPr>
          <w:rFonts w:ascii="Times New Roman" w:eastAsia="Times New Roman" w:hAnsi="Times New Roman" w:cs="Times New Roman"/>
          <w:sz w:val="24"/>
          <w:szCs w:val="24"/>
          <w:lang w:eastAsia="en-SG"/>
        </w:rPr>
        <w:t xml:space="preserve"> a</w:t>
      </w:r>
      <w:r w:rsidR="000842D1" w:rsidRPr="000842D1">
        <w:rPr>
          <w:rFonts w:ascii="Times New Roman" w:eastAsia="Times New Roman" w:hAnsi="Times New Roman" w:cs="Times New Roman"/>
          <w:sz w:val="24"/>
          <w:szCs w:val="24"/>
          <w:lang w:eastAsia="en-SG"/>
        </w:rPr>
        <w:t xml:space="preserve"> </w:t>
      </w:r>
      <w:r w:rsidRPr="000842D1">
        <w:rPr>
          <w:rFonts w:ascii="Times New Roman" w:eastAsia="Times New Roman" w:hAnsi="Times New Roman" w:cs="Times New Roman"/>
          <w:sz w:val="24"/>
          <w:szCs w:val="24"/>
          <w:lang w:eastAsia="en-SG"/>
        </w:rPr>
        <w:t>control variable</w:t>
      </w:r>
      <w:r w:rsidR="000842D1" w:rsidRPr="000842D1">
        <w:rPr>
          <w:rFonts w:ascii="Times New Roman" w:eastAsia="Times New Roman" w:hAnsi="Times New Roman" w:cs="Times New Roman"/>
          <w:sz w:val="24"/>
          <w:szCs w:val="24"/>
          <w:lang w:eastAsia="en-SG"/>
        </w:rPr>
        <w:t xml:space="preserve"> to determine its </w:t>
      </w:r>
      <w:r>
        <w:rPr>
          <w:rFonts w:ascii="Times New Roman" w:eastAsia="Times New Roman" w:hAnsi="Times New Roman" w:cs="Times New Roman"/>
          <w:sz w:val="24"/>
          <w:szCs w:val="24"/>
          <w:lang w:eastAsia="en-SG"/>
        </w:rPr>
        <w:t>statistical impact</w:t>
      </w:r>
      <w:r w:rsidR="000842D1" w:rsidRPr="000842D1">
        <w:rPr>
          <w:rFonts w:ascii="Times New Roman" w:eastAsia="Times New Roman" w:hAnsi="Times New Roman" w:cs="Times New Roman"/>
          <w:sz w:val="24"/>
          <w:szCs w:val="24"/>
          <w:lang w:eastAsia="en-SG"/>
        </w:rPr>
        <w:t> on the price of Bitcoin</w:t>
      </w:r>
      <w:r>
        <w:rPr>
          <w:rFonts w:ascii="Times New Roman" w:eastAsia="Times New Roman" w:hAnsi="Times New Roman" w:cs="Times New Roman"/>
          <w:sz w:val="24"/>
          <w:szCs w:val="24"/>
          <w:lang w:eastAsia="en-SG"/>
        </w:rPr>
        <w:t xml:space="preserve"> and </w:t>
      </w:r>
      <w:proofErr w:type="spellStart"/>
      <w:r w:rsidR="004F794A" w:rsidRPr="004F794A">
        <w:rPr>
          <w:rFonts w:ascii="Times New Roman" w:hAnsi="Times New Roman" w:cs="Times New Roman"/>
          <w:bCs/>
          <w:i/>
          <w:sz w:val="24"/>
          <w:szCs w:val="24"/>
          <w:lang w:val="en-SG"/>
        </w:rPr>
        <w:t>Future_Price</w:t>
      </w:r>
      <w:proofErr w:type="spellEnd"/>
      <w:r w:rsidR="004F794A" w:rsidRPr="004F794A">
        <w:rPr>
          <w:rFonts w:ascii="Times New Roman" w:hAnsi="Times New Roman" w:cs="Times New Roman"/>
          <w:bCs/>
          <w:i/>
          <w:sz w:val="24"/>
          <w:szCs w:val="24"/>
          <w:lang w:val="en-SG"/>
        </w:rPr>
        <w:t>(x) % P</w:t>
      </w:r>
      <w:r w:rsidR="00163DDC">
        <w:rPr>
          <w:rFonts w:ascii="Times New Roman" w:hAnsi="Times New Roman" w:cs="Times New Roman"/>
          <w:bCs/>
          <w:i/>
          <w:sz w:val="24"/>
          <w:szCs w:val="24"/>
          <w:lang w:val="en-SG"/>
        </w:rPr>
        <w:t>rofit</w:t>
      </w:r>
      <w:r w:rsidR="004F794A" w:rsidRPr="004F794A">
        <w:rPr>
          <w:rFonts w:ascii="Times New Roman" w:hAnsi="Times New Roman" w:cs="Times New Roman"/>
          <w:bCs/>
          <w:i/>
          <w:sz w:val="24"/>
          <w:szCs w:val="24"/>
          <w:lang w:val="en-SG"/>
        </w:rPr>
        <w:t>/L</w:t>
      </w:r>
      <w:r w:rsidR="00163DDC">
        <w:rPr>
          <w:rFonts w:ascii="Times New Roman" w:hAnsi="Times New Roman" w:cs="Times New Roman"/>
          <w:bCs/>
          <w:i/>
          <w:sz w:val="24"/>
          <w:szCs w:val="24"/>
          <w:lang w:val="en-SG"/>
        </w:rPr>
        <w:t>oss</w:t>
      </w:r>
      <w:r w:rsidR="000842D1" w:rsidRPr="000842D1">
        <w:rPr>
          <w:rFonts w:ascii="Times New Roman" w:eastAsia="Times New Roman" w:hAnsi="Times New Roman" w:cs="Times New Roman"/>
          <w:sz w:val="24"/>
          <w:szCs w:val="24"/>
          <w:lang w:eastAsia="en-SG"/>
        </w:rPr>
        <w:t xml:space="preserve">, as described in </w:t>
      </w:r>
      <w:r>
        <w:rPr>
          <w:rFonts w:ascii="Times New Roman" w:eastAsia="Times New Roman" w:hAnsi="Times New Roman" w:cs="Times New Roman"/>
          <w:sz w:val="24"/>
          <w:szCs w:val="24"/>
          <w:lang w:eastAsia="en-SG"/>
        </w:rPr>
        <w:t>S</w:t>
      </w:r>
      <w:r w:rsidR="000842D1" w:rsidRPr="000842D1">
        <w:rPr>
          <w:rFonts w:ascii="Times New Roman" w:eastAsia="Times New Roman" w:hAnsi="Times New Roman" w:cs="Times New Roman"/>
          <w:sz w:val="24"/>
          <w:szCs w:val="24"/>
          <w:lang w:eastAsia="en-SG"/>
        </w:rPr>
        <w:t>ection 3</w:t>
      </w:r>
      <w:r w:rsidRPr="000842D1">
        <w:rPr>
          <w:rFonts w:ascii="Times New Roman" w:eastAsia="Times New Roman" w:hAnsi="Times New Roman" w:cs="Times New Roman"/>
          <w:sz w:val="24"/>
          <w:szCs w:val="24"/>
          <w:lang w:eastAsia="en-SG"/>
        </w:rPr>
        <w:t xml:space="preserve">. </w:t>
      </w:r>
      <w:r w:rsidR="000842D1" w:rsidRPr="000842D1">
        <w:rPr>
          <w:rFonts w:ascii="Times New Roman" w:eastAsia="Times New Roman" w:hAnsi="Times New Roman" w:cs="Times New Roman"/>
          <w:sz w:val="24"/>
          <w:szCs w:val="24"/>
          <w:lang w:eastAsia="en-SG"/>
        </w:rPr>
        <w:t>First, </w:t>
      </w:r>
      <w:r>
        <w:rPr>
          <w:rFonts w:ascii="Times New Roman" w:eastAsia="Times New Roman" w:hAnsi="Times New Roman" w:cs="Times New Roman"/>
          <w:sz w:val="24"/>
          <w:szCs w:val="24"/>
          <w:lang w:eastAsia="en-SG"/>
        </w:rPr>
        <w:t xml:space="preserve">by </w:t>
      </w:r>
      <w:r w:rsidR="000842D1" w:rsidRPr="000842D1">
        <w:rPr>
          <w:rFonts w:ascii="Times New Roman" w:eastAsia="Times New Roman" w:hAnsi="Times New Roman" w:cs="Times New Roman"/>
          <w:sz w:val="24"/>
          <w:szCs w:val="24"/>
          <w:lang w:eastAsia="en-SG"/>
        </w:rPr>
        <w:t>using a dummy variable to run ARDL, the results show that the event is not statistically significan</w:t>
      </w:r>
      <w:r>
        <w:rPr>
          <w:rFonts w:ascii="Times New Roman" w:eastAsia="Times New Roman" w:hAnsi="Times New Roman" w:cs="Times New Roman"/>
          <w:sz w:val="24"/>
          <w:szCs w:val="24"/>
          <w:lang w:eastAsia="en-SG"/>
        </w:rPr>
        <w:t>t</w:t>
      </w:r>
      <w:r w:rsidR="000842D1" w:rsidRPr="000842D1">
        <w:rPr>
          <w:rFonts w:ascii="Times New Roman" w:eastAsia="Times New Roman" w:hAnsi="Times New Roman" w:cs="Times New Roman"/>
          <w:sz w:val="24"/>
          <w:szCs w:val="24"/>
          <w:lang w:eastAsia="en-SG"/>
        </w:rPr>
        <w:t> </w:t>
      </w:r>
      <w:r w:rsidR="004F794A">
        <w:rPr>
          <w:rFonts w:ascii="Times New Roman" w:eastAsia="Times New Roman" w:hAnsi="Times New Roman" w:cs="Times New Roman"/>
          <w:sz w:val="24"/>
          <w:szCs w:val="24"/>
          <w:lang w:eastAsia="en-SG"/>
        </w:rPr>
        <w:t xml:space="preserve">when regressed on </w:t>
      </w:r>
      <w:proofErr w:type="spellStart"/>
      <w:r w:rsidR="004F794A" w:rsidRPr="004F794A">
        <w:rPr>
          <w:rFonts w:ascii="Times New Roman" w:hAnsi="Times New Roman" w:cs="Times New Roman"/>
          <w:bCs/>
          <w:i/>
          <w:sz w:val="24"/>
          <w:szCs w:val="24"/>
          <w:lang w:val="en-SG"/>
        </w:rPr>
        <w:t>Future_Price</w:t>
      </w:r>
      <w:proofErr w:type="spellEnd"/>
      <w:r w:rsidR="004F794A" w:rsidRPr="004F794A">
        <w:rPr>
          <w:rFonts w:ascii="Times New Roman" w:hAnsi="Times New Roman" w:cs="Times New Roman"/>
          <w:bCs/>
          <w:i/>
          <w:sz w:val="24"/>
          <w:szCs w:val="24"/>
          <w:lang w:val="en-SG"/>
        </w:rPr>
        <w:t>(x) % P</w:t>
      </w:r>
      <w:r w:rsidR="00163DDC">
        <w:rPr>
          <w:rFonts w:ascii="Times New Roman" w:hAnsi="Times New Roman" w:cs="Times New Roman"/>
          <w:bCs/>
          <w:i/>
          <w:sz w:val="24"/>
          <w:szCs w:val="24"/>
          <w:lang w:val="en-SG"/>
        </w:rPr>
        <w:t>rofit</w:t>
      </w:r>
      <w:r w:rsidR="004F794A" w:rsidRPr="004F794A">
        <w:rPr>
          <w:rFonts w:ascii="Times New Roman" w:hAnsi="Times New Roman" w:cs="Times New Roman"/>
          <w:bCs/>
          <w:i/>
          <w:sz w:val="24"/>
          <w:szCs w:val="24"/>
          <w:lang w:val="en-SG"/>
        </w:rPr>
        <w:t>/L</w:t>
      </w:r>
      <w:r w:rsidR="00163DDC">
        <w:rPr>
          <w:rFonts w:ascii="Times New Roman" w:hAnsi="Times New Roman" w:cs="Times New Roman"/>
          <w:bCs/>
          <w:i/>
          <w:sz w:val="24"/>
          <w:szCs w:val="24"/>
          <w:lang w:val="en-SG"/>
        </w:rPr>
        <w:t>oss</w:t>
      </w:r>
      <w:r w:rsidR="000842D1" w:rsidRPr="000842D1">
        <w:rPr>
          <w:rFonts w:ascii="Times New Roman" w:eastAsia="Times New Roman" w:hAnsi="Times New Roman" w:cs="Times New Roman"/>
          <w:sz w:val="24"/>
          <w:szCs w:val="24"/>
          <w:lang w:eastAsia="en-SG"/>
        </w:rPr>
        <w:t xml:space="preserve">. Additionally, running ARDL on different time frames show that the event becomes even less </w:t>
      </w:r>
      <w:r w:rsidR="004F794A">
        <w:rPr>
          <w:rFonts w:ascii="Times New Roman" w:eastAsia="Times New Roman" w:hAnsi="Times New Roman" w:cs="Times New Roman"/>
          <w:sz w:val="24"/>
          <w:szCs w:val="24"/>
          <w:lang w:eastAsia="en-SG"/>
        </w:rPr>
        <w:t>statistically significant as the</w:t>
      </w:r>
      <w:r w:rsidR="000842D1" w:rsidRPr="000842D1">
        <w:rPr>
          <w:rFonts w:ascii="Times New Roman" w:eastAsia="Times New Roman" w:hAnsi="Times New Roman" w:cs="Times New Roman"/>
          <w:sz w:val="24"/>
          <w:szCs w:val="24"/>
          <w:lang w:eastAsia="en-SG"/>
        </w:rPr>
        <w:t xml:space="preserve"> as time frame increases.</w:t>
      </w:r>
      <w:r w:rsidR="000842D1" w:rsidRPr="000842D1">
        <w:rPr>
          <w:rFonts w:ascii="Times New Roman" w:eastAsia="Times New Roman" w:hAnsi="Times New Roman" w:cs="Times New Roman"/>
          <w:sz w:val="24"/>
          <w:szCs w:val="24"/>
          <w:lang w:val="en-SG" w:eastAsia="en-SG"/>
        </w:rPr>
        <w:t> </w:t>
      </w:r>
    </w:p>
    <w:p w14:paraId="397D27A9" w14:textId="77777777" w:rsidR="00E90128" w:rsidRPr="000842D1" w:rsidRDefault="00E90128" w:rsidP="00E90128">
      <w:pPr>
        <w:spacing w:after="0" w:line="240" w:lineRule="auto"/>
        <w:jc w:val="both"/>
        <w:textAlignment w:val="baseline"/>
        <w:rPr>
          <w:rFonts w:ascii="Segoe UI" w:eastAsia="Times New Roman" w:hAnsi="Segoe UI" w:cs="Segoe UI"/>
          <w:sz w:val="18"/>
          <w:szCs w:val="18"/>
          <w:lang w:val="en-SG" w:eastAsia="en-SG"/>
        </w:rPr>
      </w:pPr>
    </w:p>
    <w:tbl>
      <w:tblPr>
        <w:tblW w:w="9059"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58"/>
        <w:gridCol w:w="1250"/>
        <w:gridCol w:w="1250"/>
        <w:gridCol w:w="1250"/>
        <w:gridCol w:w="1250"/>
        <w:gridCol w:w="1250"/>
        <w:gridCol w:w="1351"/>
      </w:tblGrid>
      <w:tr w:rsidR="000842D1" w:rsidRPr="00941F2E" w14:paraId="59C39DD6" w14:textId="77777777" w:rsidTr="00941F2E">
        <w:trPr>
          <w:trHeight w:val="89"/>
          <w:jc w:val="center"/>
        </w:trPr>
        <w:tc>
          <w:tcPr>
            <w:tcW w:w="9059" w:type="dxa"/>
            <w:gridSpan w:val="7"/>
            <w:tcBorders>
              <w:top w:val="single" w:sz="6" w:space="0" w:color="auto"/>
              <w:left w:val="single" w:sz="6" w:space="0" w:color="auto"/>
              <w:bottom w:val="single" w:sz="6" w:space="0" w:color="auto"/>
              <w:right w:val="single" w:sz="6" w:space="0" w:color="auto"/>
            </w:tcBorders>
            <w:shd w:val="clear" w:color="auto" w:fill="auto"/>
            <w:hideMark/>
          </w:tcPr>
          <w:p w14:paraId="67CDB5C8" w14:textId="1E5BC48F" w:rsidR="000842D1" w:rsidRPr="00941F2E" w:rsidRDefault="000842D1" w:rsidP="00941F2E">
            <w:pPr>
              <w:spacing w:after="0" w:line="240" w:lineRule="auto"/>
              <w:jc w:val="center"/>
              <w:textAlignment w:val="baseline"/>
              <w:divId w:val="801387798"/>
              <w:rPr>
                <w:rFonts w:ascii="Times New Roman" w:eastAsia="Times New Roman" w:hAnsi="Times New Roman" w:cs="Times New Roman"/>
                <w:b/>
                <w:bCs/>
                <w:caps/>
                <w:sz w:val="24"/>
                <w:szCs w:val="24"/>
                <w:lang w:val="en-SG" w:eastAsia="en-SG"/>
              </w:rPr>
            </w:pPr>
            <w:r w:rsidRPr="00941F2E">
              <w:rPr>
                <w:rFonts w:ascii="Times New Roman" w:eastAsia="Times New Roman" w:hAnsi="Times New Roman" w:cs="Times New Roman"/>
                <w:b/>
                <w:bCs/>
                <w:caps/>
                <w:sz w:val="24"/>
                <w:szCs w:val="24"/>
                <w:lang w:eastAsia="en-SG"/>
              </w:rPr>
              <w:t>ARDL REGRESSION TABLE</w:t>
            </w:r>
          </w:p>
        </w:tc>
      </w:tr>
      <w:tr w:rsidR="000842D1" w:rsidRPr="00941F2E" w14:paraId="30B88F66" w14:textId="77777777" w:rsidTr="00941F2E">
        <w:trPr>
          <w:trHeight w:val="94"/>
          <w:jc w:val="center"/>
        </w:trPr>
        <w:tc>
          <w:tcPr>
            <w:tcW w:w="1458" w:type="dxa"/>
            <w:tcBorders>
              <w:top w:val="single" w:sz="6" w:space="0" w:color="auto"/>
              <w:left w:val="single" w:sz="6" w:space="0" w:color="auto"/>
              <w:bottom w:val="single" w:sz="6" w:space="0" w:color="auto"/>
              <w:right w:val="single" w:sz="6" w:space="0" w:color="auto"/>
            </w:tcBorders>
            <w:shd w:val="clear" w:color="auto" w:fill="F2F2F2"/>
            <w:hideMark/>
          </w:tcPr>
          <w:p w14:paraId="408AEEF6" w14:textId="41905BB8" w:rsidR="000842D1" w:rsidRPr="00941F2E" w:rsidRDefault="000842D1" w:rsidP="00941F2E">
            <w:pPr>
              <w:spacing w:after="0" w:line="240" w:lineRule="auto"/>
              <w:jc w:val="center"/>
              <w:textAlignment w:val="baseline"/>
              <w:rPr>
                <w:rFonts w:ascii="Times New Roman" w:eastAsia="Times New Roman" w:hAnsi="Times New Roman" w:cs="Times New Roman"/>
                <w:b/>
                <w:bCs/>
                <w:caps/>
                <w:sz w:val="24"/>
                <w:szCs w:val="24"/>
                <w:lang w:val="en-SG" w:eastAsia="en-SG"/>
              </w:rPr>
            </w:pPr>
            <w:r w:rsidRPr="00941F2E">
              <w:rPr>
                <w:rFonts w:ascii="Times New Roman" w:eastAsia="Times New Roman" w:hAnsi="Times New Roman" w:cs="Times New Roman"/>
                <w:b/>
                <w:bCs/>
                <w:caps/>
                <w:sz w:val="24"/>
                <w:szCs w:val="24"/>
                <w:lang w:eastAsia="en-SG"/>
              </w:rPr>
              <w:t>VARIABLE</w:t>
            </w:r>
          </w:p>
        </w:tc>
        <w:tc>
          <w:tcPr>
            <w:tcW w:w="1250" w:type="dxa"/>
            <w:tcBorders>
              <w:top w:val="single" w:sz="6" w:space="0" w:color="auto"/>
              <w:left w:val="single" w:sz="6" w:space="0" w:color="auto"/>
              <w:bottom w:val="single" w:sz="6" w:space="0" w:color="auto"/>
              <w:right w:val="single" w:sz="6" w:space="0" w:color="auto"/>
            </w:tcBorders>
            <w:shd w:val="clear" w:color="auto" w:fill="F2F2F2"/>
            <w:hideMark/>
          </w:tcPr>
          <w:p w14:paraId="2CFE3380" w14:textId="5A1B7D68" w:rsidR="000842D1" w:rsidRPr="00941F2E" w:rsidRDefault="000842D1" w:rsidP="00941F2E">
            <w:pPr>
              <w:spacing w:after="0" w:line="240" w:lineRule="auto"/>
              <w:jc w:val="center"/>
              <w:textAlignment w:val="baseline"/>
              <w:rPr>
                <w:rFonts w:ascii="Times New Roman" w:eastAsia="Times New Roman" w:hAnsi="Times New Roman" w:cs="Times New Roman"/>
                <w:sz w:val="24"/>
                <w:szCs w:val="24"/>
                <w:lang w:val="en-SG" w:eastAsia="en-SG"/>
              </w:rPr>
            </w:pPr>
            <w:r w:rsidRPr="00941F2E">
              <w:rPr>
                <w:rFonts w:ascii="Times New Roman" w:eastAsia="Times New Roman" w:hAnsi="Times New Roman" w:cs="Times New Roman"/>
                <w:sz w:val="24"/>
                <w:szCs w:val="24"/>
                <w:lang w:eastAsia="en-SG"/>
              </w:rPr>
              <w:t>Coeff</w:t>
            </w:r>
          </w:p>
        </w:tc>
        <w:tc>
          <w:tcPr>
            <w:tcW w:w="1250" w:type="dxa"/>
            <w:tcBorders>
              <w:top w:val="single" w:sz="6" w:space="0" w:color="auto"/>
              <w:left w:val="single" w:sz="6" w:space="0" w:color="auto"/>
              <w:bottom w:val="single" w:sz="6" w:space="0" w:color="auto"/>
              <w:right w:val="single" w:sz="6" w:space="0" w:color="auto"/>
            </w:tcBorders>
            <w:shd w:val="clear" w:color="auto" w:fill="F2F2F2"/>
            <w:hideMark/>
          </w:tcPr>
          <w:p w14:paraId="2F0A9110" w14:textId="6BA6D745" w:rsidR="000842D1" w:rsidRPr="00941F2E" w:rsidRDefault="000842D1" w:rsidP="00941F2E">
            <w:pPr>
              <w:spacing w:after="0" w:line="240" w:lineRule="auto"/>
              <w:jc w:val="center"/>
              <w:textAlignment w:val="baseline"/>
              <w:rPr>
                <w:rFonts w:ascii="Times New Roman" w:eastAsia="Times New Roman" w:hAnsi="Times New Roman" w:cs="Times New Roman"/>
                <w:sz w:val="24"/>
                <w:szCs w:val="24"/>
                <w:lang w:val="en-SG" w:eastAsia="en-SG"/>
              </w:rPr>
            </w:pPr>
            <w:r w:rsidRPr="00941F2E">
              <w:rPr>
                <w:rFonts w:ascii="Times New Roman" w:eastAsia="Times New Roman" w:hAnsi="Times New Roman" w:cs="Times New Roman"/>
                <w:sz w:val="24"/>
                <w:szCs w:val="24"/>
                <w:lang w:eastAsia="en-SG"/>
              </w:rPr>
              <w:t>Std err</w:t>
            </w:r>
          </w:p>
        </w:tc>
        <w:tc>
          <w:tcPr>
            <w:tcW w:w="1250" w:type="dxa"/>
            <w:tcBorders>
              <w:top w:val="single" w:sz="6" w:space="0" w:color="auto"/>
              <w:left w:val="single" w:sz="6" w:space="0" w:color="auto"/>
              <w:bottom w:val="single" w:sz="6" w:space="0" w:color="auto"/>
              <w:right w:val="single" w:sz="6" w:space="0" w:color="auto"/>
            </w:tcBorders>
            <w:shd w:val="clear" w:color="auto" w:fill="F2F2F2"/>
            <w:hideMark/>
          </w:tcPr>
          <w:p w14:paraId="436BEB4E" w14:textId="7A9D5FC2" w:rsidR="000842D1" w:rsidRPr="00941F2E" w:rsidRDefault="000842D1" w:rsidP="00941F2E">
            <w:pPr>
              <w:spacing w:after="0" w:line="240" w:lineRule="auto"/>
              <w:jc w:val="center"/>
              <w:textAlignment w:val="baseline"/>
              <w:rPr>
                <w:rFonts w:ascii="Times New Roman" w:eastAsia="Times New Roman" w:hAnsi="Times New Roman" w:cs="Times New Roman"/>
                <w:sz w:val="24"/>
                <w:szCs w:val="24"/>
                <w:lang w:val="en-SG" w:eastAsia="en-SG"/>
              </w:rPr>
            </w:pPr>
            <w:r w:rsidRPr="00941F2E">
              <w:rPr>
                <w:rFonts w:ascii="Times New Roman" w:eastAsia="Times New Roman" w:hAnsi="Times New Roman" w:cs="Times New Roman"/>
                <w:sz w:val="24"/>
                <w:szCs w:val="24"/>
                <w:lang w:eastAsia="en-SG"/>
              </w:rPr>
              <w:t>z</w:t>
            </w:r>
          </w:p>
        </w:tc>
        <w:tc>
          <w:tcPr>
            <w:tcW w:w="1250" w:type="dxa"/>
            <w:tcBorders>
              <w:top w:val="single" w:sz="6" w:space="0" w:color="auto"/>
              <w:left w:val="single" w:sz="6" w:space="0" w:color="auto"/>
              <w:bottom w:val="single" w:sz="6" w:space="0" w:color="auto"/>
              <w:right w:val="single" w:sz="6" w:space="0" w:color="auto"/>
            </w:tcBorders>
            <w:shd w:val="clear" w:color="auto" w:fill="F2F2F2"/>
            <w:hideMark/>
          </w:tcPr>
          <w:p w14:paraId="1E2ED6AC" w14:textId="026F92B0" w:rsidR="000842D1" w:rsidRPr="00941F2E" w:rsidRDefault="000842D1" w:rsidP="00941F2E">
            <w:pPr>
              <w:spacing w:after="0" w:line="240" w:lineRule="auto"/>
              <w:jc w:val="center"/>
              <w:textAlignment w:val="baseline"/>
              <w:rPr>
                <w:rFonts w:ascii="Times New Roman" w:eastAsia="Times New Roman" w:hAnsi="Times New Roman" w:cs="Times New Roman"/>
                <w:sz w:val="24"/>
                <w:szCs w:val="24"/>
                <w:lang w:val="en-SG" w:eastAsia="en-SG"/>
              </w:rPr>
            </w:pPr>
            <w:r w:rsidRPr="00941F2E">
              <w:rPr>
                <w:rFonts w:ascii="Times New Roman" w:eastAsia="Times New Roman" w:hAnsi="Times New Roman" w:cs="Times New Roman"/>
                <w:sz w:val="24"/>
                <w:szCs w:val="24"/>
                <w:lang w:eastAsia="en-SG"/>
              </w:rPr>
              <w:t>p &gt; |z|</w:t>
            </w:r>
          </w:p>
        </w:tc>
        <w:tc>
          <w:tcPr>
            <w:tcW w:w="1250" w:type="dxa"/>
            <w:tcBorders>
              <w:top w:val="single" w:sz="6" w:space="0" w:color="auto"/>
              <w:left w:val="single" w:sz="6" w:space="0" w:color="auto"/>
              <w:bottom w:val="single" w:sz="6" w:space="0" w:color="auto"/>
              <w:right w:val="single" w:sz="6" w:space="0" w:color="auto"/>
            </w:tcBorders>
            <w:shd w:val="clear" w:color="auto" w:fill="F2F2F2"/>
            <w:hideMark/>
          </w:tcPr>
          <w:p w14:paraId="05EE34F8" w14:textId="0D5B0B22" w:rsidR="000842D1" w:rsidRPr="00941F2E" w:rsidRDefault="000842D1" w:rsidP="00941F2E">
            <w:pPr>
              <w:spacing w:after="0" w:line="240" w:lineRule="auto"/>
              <w:jc w:val="center"/>
              <w:textAlignment w:val="baseline"/>
              <w:rPr>
                <w:rFonts w:ascii="Times New Roman" w:eastAsia="Times New Roman" w:hAnsi="Times New Roman" w:cs="Times New Roman"/>
                <w:sz w:val="24"/>
                <w:szCs w:val="24"/>
                <w:lang w:val="en-SG" w:eastAsia="en-SG"/>
              </w:rPr>
            </w:pPr>
            <w:r w:rsidRPr="00941F2E">
              <w:rPr>
                <w:rFonts w:ascii="Times New Roman" w:eastAsia="Times New Roman" w:hAnsi="Times New Roman" w:cs="Times New Roman"/>
                <w:sz w:val="24"/>
                <w:szCs w:val="24"/>
                <w:lang w:eastAsia="en-SG"/>
              </w:rPr>
              <w:t>[0.025</w:t>
            </w:r>
          </w:p>
        </w:tc>
        <w:tc>
          <w:tcPr>
            <w:tcW w:w="1348" w:type="dxa"/>
            <w:tcBorders>
              <w:top w:val="single" w:sz="6" w:space="0" w:color="auto"/>
              <w:left w:val="single" w:sz="6" w:space="0" w:color="auto"/>
              <w:bottom w:val="single" w:sz="6" w:space="0" w:color="auto"/>
              <w:right w:val="single" w:sz="6" w:space="0" w:color="auto"/>
            </w:tcBorders>
            <w:shd w:val="clear" w:color="auto" w:fill="F2F2F2"/>
            <w:hideMark/>
          </w:tcPr>
          <w:p w14:paraId="1E72AF37" w14:textId="78C6DCBC" w:rsidR="000842D1" w:rsidRPr="00941F2E" w:rsidRDefault="000842D1" w:rsidP="00941F2E">
            <w:pPr>
              <w:spacing w:after="0" w:line="240" w:lineRule="auto"/>
              <w:jc w:val="center"/>
              <w:textAlignment w:val="baseline"/>
              <w:rPr>
                <w:rFonts w:ascii="Times New Roman" w:eastAsia="Times New Roman" w:hAnsi="Times New Roman" w:cs="Times New Roman"/>
                <w:sz w:val="24"/>
                <w:szCs w:val="24"/>
                <w:lang w:val="en-SG" w:eastAsia="en-SG"/>
              </w:rPr>
            </w:pPr>
            <w:r w:rsidRPr="00941F2E">
              <w:rPr>
                <w:rFonts w:ascii="Times New Roman" w:eastAsia="Times New Roman" w:hAnsi="Times New Roman" w:cs="Times New Roman"/>
                <w:sz w:val="24"/>
                <w:szCs w:val="24"/>
                <w:lang w:eastAsia="en-SG"/>
              </w:rPr>
              <w:t>0.975]</w:t>
            </w:r>
          </w:p>
        </w:tc>
      </w:tr>
      <w:tr w:rsidR="000842D1" w:rsidRPr="00941F2E" w14:paraId="18C61DE2" w14:textId="77777777" w:rsidTr="00941F2E">
        <w:trPr>
          <w:trHeight w:val="184"/>
          <w:jc w:val="center"/>
        </w:trPr>
        <w:tc>
          <w:tcPr>
            <w:tcW w:w="1458" w:type="dxa"/>
            <w:tcBorders>
              <w:top w:val="single" w:sz="6" w:space="0" w:color="auto"/>
              <w:left w:val="single" w:sz="6" w:space="0" w:color="auto"/>
              <w:bottom w:val="single" w:sz="6" w:space="0" w:color="auto"/>
              <w:right w:val="single" w:sz="6" w:space="0" w:color="auto"/>
            </w:tcBorders>
            <w:shd w:val="clear" w:color="auto" w:fill="auto"/>
            <w:hideMark/>
          </w:tcPr>
          <w:p w14:paraId="3361FB4C" w14:textId="49E3B222" w:rsidR="000842D1" w:rsidRPr="00941F2E" w:rsidRDefault="000842D1" w:rsidP="00941F2E">
            <w:pPr>
              <w:spacing w:after="0" w:line="240" w:lineRule="auto"/>
              <w:jc w:val="center"/>
              <w:textAlignment w:val="baseline"/>
              <w:rPr>
                <w:rFonts w:ascii="Times New Roman" w:eastAsia="Times New Roman" w:hAnsi="Times New Roman" w:cs="Times New Roman"/>
                <w:sz w:val="24"/>
                <w:szCs w:val="24"/>
                <w:lang w:val="en-SG" w:eastAsia="en-SG"/>
              </w:rPr>
            </w:pPr>
            <w:r w:rsidRPr="00941F2E">
              <w:rPr>
                <w:rFonts w:ascii="Times New Roman" w:eastAsia="Times New Roman" w:hAnsi="Times New Roman" w:cs="Times New Roman"/>
                <w:b/>
                <w:bCs/>
                <w:color w:val="000000"/>
                <w:sz w:val="24"/>
                <w:szCs w:val="24"/>
                <w:lang w:eastAsia="en-SG"/>
              </w:rPr>
              <w:t>Segwit.L0</w:t>
            </w:r>
          </w:p>
          <w:p w14:paraId="50F251C6" w14:textId="04882E91" w:rsidR="000842D1" w:rsidRPr="00941F2E" w:rsidRDefault="000842D1" w:rsidP="00941F2E">
            <w:pPr>
              <w:spacing w:after="0" w:line="240" w:lineRule="auto"/>
              <w:jc w:val="center"/>
              <w:textAlignment w:val="baseline"/>
              <w:rPr>
                <w:rFonts w:ascii="Times New Roman" w:eastAsia="Times New Roman" w:hAnsi="Times New Roman" w:cs="Times New Roman"/>
                <w:b/>
                <w:bCs/>
                <w:caps/>
                <w:sz w:val="24"/>
                <w:szCs w:val="24"/>
                <w:lang w:val="en-SG" w:eastAsia="en-SG"/>
              </w:rPr>
            </w:pPr>
            <w:r w:rsidRPr="00941F2E">
              <w:rPr>
                <w:rFonts w:ascii="Times New Roman" w:eastAsia="Times New Roman" w:hAnsi="Times New Roman" w:cs="Times New Roman"/>
                <w:b/>
                <w:bCs/>
                <w:caps/>
                <w:lang w:val="en-SG" w:eastAsia="en-SG"/>
              </w:rPr>
              <w:br/>
            </w:r>
          </w:p>
        </w:tc>
        <w:tc>
          <w:tcPr>
            <w:tcW w:w="1250" w:type="dxa"/>
            <w:tcBorders>
              <w:top w:val="single" w:sz="6" w:space="0" w:color="auto"/>
              <w:left w:val="single" w:sz="6" w:space="0" w:color="auto"/>
              <w:bottom w:val="single" w:sz="6" w:space="0" w:color="auto"/>
              <w:right w:val="single" w:sz="6" w:space="0" w:color="auto"/>
            </w:tcBorders>
            <w:shd w:val="clear" w:color="auto" w:fill="auto"/>
            <w:hideMark/>
          </w:tcPr>
          <w:p w14:paraId="7B37F77C" w14:textId="000F10C9" w:rsidR="000842D1" w:rsidRPr="00941F2E" w:rsidRDefault="000842D1" w:rsidP="00941F2E">
            <w:pPr>
              <w:spacing w:after="0" w:line="240" w:lineRule="auto"/>
              <w:jc w:val="center"/>
              <w:textAlignment w:val="baseline"/>
              <w:rPr>
                <w:rFonts w:ascii="Times New Roman" w:eastAsia="Times New Roman" w:hAnsi="Times New Roman" w:cs="Times New Roman"/>
                <w:sz w:val="24"/>
                <w:szCs w:val="24"/>
                <w:lang w:val="en-SG" w:eastAsia="en-SG"/>
              </w:rPr>
            </w:pPr>
            <w:r w:rsidRPr="00941F2E">
              <w:rPr>
                <w:rFonts w:ascii="Times New Roman" w:eastAsia="Times New Roman" w:hAnsi="Times New Roman" w:cs="Times New Roman"/>
                <w:color w:val="000000"/>
                <w:sz w:val="24"/>
                <w:szCs w:val="24"/>
                <w:lang w:eastAsia="en-SG"/>
              </w:rPr>
              <w:t>56.5812</w:t>
            </w:r>
          </w:p>
        </w:tc>
        <w:tc>
          <w:tcPr>
            <w:tcW w:w="1250" w:type="dxa"/>
            <w:tcBorders>
              <w:top w:val="single" w:sz="6" w:space="0" w:color="auto"/>
              <w:left w:val="single" w:sz="6" w:space="0" w:color="auto"/>
              <w:bottom w:val="single" w:sz="6" w:space="0" w:color="auto"/>
              <w:right w:val="single" w:sz="6" w:space="0" w:color="auto"/>
            </w:tcBorders>
            <w:shd w:val="clear" w:color="auto" w:fill="auto"/>
            <w:hideMark/>
          </w:tcPr>
          <w:p w14:paraId="2D1E5918" w14:textId="5D03A57E" w:rsidR="000842D1" w:rsidRPr="00941F2E" w:rsidRDefault="000842D1" w:rsidP="00941F2E">
            <w:pPr>
              <w:spacing w:after="0" w:line="240" w:lineRule="auto"/>
              <w:jc w:val="center"/>
              <w:textAlignment w:val="baseline"/>
              <w:rPr>
                <w:rFonts w:ascii="Times New Roman" w:eastAsia="Times New Roman" w:hAnsi="Times New Roman" w:cs="Times New Roman"/>
                <w:sz w:val="24"/>
                <w:szCs w:val="24"/>
                <w:lang w:val="en-SG" w:eastAsia="en-SG"/>
              </w:rPr>
            </w:pPr>
            <w:r w:rsidRPr="00941F2E">
              <w:rPr>
                <w:rFonts w:ascii="Times New Roman" w:eastAsia="Times New Roman" w:hAnsi="Times New Roman" w:cs="Times New Roman"/>
                <w:color w:val="000000"/>
                <w:sz w:val="24"/>
                <w:szCs w:val="24"/>
                <w:lang w:eastAsia="en-SG"/>
              </w:rPr>
              <w:t>298.567</w:t>
            </w:r>
          </w:p>
        </w:tc>
        <w:tc>
          <w:tcPr>
            <w:tcW w:w="1250" w:type="dxa"/>
            <w:tcBorders>
              <w:top w:val="single" w:sz="6" w:space="0" w:color="auto"/>
              <w:left w:val="single" w:sz="6" w:space="0" w:color="auto"/>
              <w:bottom w:val="single" w:sz="6" w:space="0" w:color="auto"/>
              <w:right w:val="single" w:sz="6" w:space="0" w:color="auto"/>
            </w:tcBorders>
            <w:shd w:val="clear" w:color="auto" w:fill="auto"/>
            <w:hideMark/>
          </w:tcPr>
          <w:p w14:paraId="004CA9BE" w14:textId="6FF0AEA2" w:rsidR="000842D1" w:rsidRPr="00941F2E" w:rsidRDefault="000842D1" w:rsidP="00941F2E">
            <w:pPr>
              <w:spacing w:after="0" w:line="240" w:lineRule="auto"/>
              <w:jc w:val="center"/>
              <w:textAlignment w:val="baseline"/>
              <w:rPr>
                <w:rFonts w:ascii="Times New Roman" w:eastAsia="Times New Roman" w:hAnsi="Times New Roman" w:cs="Times New Roman"/>
                <w:sz w:val="24"/>
                <w:szCs w:val="24"/>
                <w:lang w:val="en-SG" w:eastAsia="en-SG"/>
              </w:rPr>
            </w:pPr>
            <w:r w:rsidRPr="00941F2E">
              <w:rPr>
                <w:rFonts w:ascii="Times New Roman" w:eastAsia="Times New Roman" w:hAnsi="Times New Roman" w:cs="Times New Roman"/>
                <w:color w:val="000000"/>
                <w:sz w:val="24"/>
                <w:szCs w:val="24"/>
                <w:lang w:eastAsia="en-SG"/>
              </w:rPr>
              <w:t>0.190</w:t>
            </w:r>
          </w:p>
        </w:tc>
        <w:tc>
          <w:tcPr>
            <w:tcW w:w="1250" w:type="dxa"/>
            <w:tcBorders>
              <w:top w:val="single" w:sz="6" w:space="0" w:color="auto"/>
              <w:left w:val="single" w:sz="6" w:space="0" w:color="auto"/>
              <w:bottom w:val="single" w:sz="6" w:space="0" w:color="auto"/>
              <w:right w:val="single" w:sz="6" w:space="0" w:color="auto"/>
            </w:tcBorders>
            <w:shd w:val="clear" w:color="auto" w:fill="auto"/>
            <w:hideMark/>
          </w:tcPr>
          <w:p w14:paraId="18187E18" w14:textId="7F687ED9" w:rsidR="000842D1" w:rsidRPr="00941F2E" w:rsidRDefault="000842D1" w:rsidP="00941F2E">
            <w:pPr>
              <w:spacing w:after="0" w:line="240" w:lineRule="auto"/>
              <w:jc w:val="center"/>
              <w:textAlignment w:val="baseline"/>
              <w:rPr>
                <w:rFonts w:ascii="Times New Roman" w:eastAsia="Times New Roman" w:hAnsi="Times New Roman" w:cs="Times New Roman"/>
                <w:sz w:val="24"/>
                <w:szCs w:val="24"/>
                <w:lang w:val="en-SG" w:eastAsia="en-SG"/>
              </w:rPr>
            </w:pPr>
            <w:r w:rsidRPr="00941F2E">
              <w:rPr>
                <w:rFonts w:ascii="Times New Roman" w:eastAsia="Times New Roman" w:hAnsi="Times New Roman" w:cs="Times New Roman"/>
                <w:color w:val="000000"/>
                <w:sz w:val="24"/>
                <w:szCs w:val="24"/>
                <w:lang w:eastAsia="en-SG"/>
              </w:rPr>
              <w:t>0.850</w:t>
            </w:r>
          </w:p>
        </w:tc>
        <w:tc>
          <w:tcPr>
            <w:tcW w:w="1250" w:type="dxa"/>
            <w:tcBorders>
              <w:top w:val="single" w:sz="6" w:space="0" w:color="auto"/>
              <w:left w:val="single" w:sz="6" w:space="0" w:color="auto"/>
              <w:bottom w:val="single" w:sz="6" w:space="0" w:color="auto"/>
              <w:right w:val="single" w:sz="6" w:space="0" w:color="auto"/>
            </w:tcBorders>
            <w:shd w:val="clear" w:color="auto" w:fill="auto"/>
            <w:hideMark/>
          </w:tcPr>
          <w:p w14:paraId="7EAA2EAA" w14:textId="66D750BA" w:rsidR="000842D1" w:rsidRPr="00941F2E" w:rsidRDefault="000842D1" w:rsidP="00941F2E">
            <w:pPr>
              <w:spacing w:after="0" w:line="240" w:lineRule="auto"/>
              <w:jc w:val="center"/>
              <w:textAlignment w:val="baseline"/>
              <w:rPr>
                <w:rFonts w:ascii="Times New Roman" w:eastAsia="Times New Roman" w:hAnsi="Times New Roman" w:cs="Times New Roman"/>
                <w:sz w:val="24"/>
                <w:szCs w:val="24"/>
                <w:lang w:val="en-SG" w:eastAsia="en-SG"/>
              </w:rPr>
            </w:pPr>
            <w:r w:rsidRPr="00941F2E">
              <w:rPr>
                <w:rFonts w:ascii="Times New Roman" w:eastAsia="Times New Roman" w:hAnsi="Times New Roman" w:cs="Times New Roman"/>
                <w:color w:val="000000"/>
                <w:sz w:val="24"/>
                <w:szCs w:val="24"/>
                <w:lang w:eastAsia="en-SG"/>
              </w:rPr>
              <w:t>-528.989</w:t>
            </w:r>
          </w:p>
        </w:tc>
        <w:tc>
          <w:tcPr>
            <w:tcW w:w="1348" w:type="dxa"/>
            <w:tcBorders>
              <w:top w:val="single" w:sz="6" w:space="0" w:color="auto"/>
              <w:left w:val="single" w:sz="6" w:space="0" w:color="auto"/>
              <w:bottom w:val="single" w:sz="6" w:space="0" w:color="auto"/>
              <w:right w:val="single" w:sz="6" w:space="0" w:color="auto"/>
            </w:tcBorders>
            <w:shd w:val="clear" w:color="auto" w:fill="auto"/>
            <w:hideMark/>
          </w:tcPr>
          <w:p w14:paraId="61CD370F" w14:textId="6D40E02F" w:rsidR="000842D1" w:rsidRPr="00941F2E" w:rsidRDefault="000842D1" w:rsidP="00941F2E">
            <w:pPr>
              <w:spacing w:after="0" w:line="240" w:lineRule="auto"/>
              <w:jc w:val="center"/>
              <w:textAlignment w:val="baseline"/>
              <w:rPr>
                <w:rFonts w:ascii="Times New Roman" w:eastAsia="Times New Roman" w:hAnsi="Times New Roman" w:cs="Times New Roman"/>
                <w:sz w:val="24"/>
                <w:szCs w:val="24"/>
                <w:lang w:val="en-SG" w:eastAsia="en-SG"/>
              </w:rPr>
            </w:pPr>
            <w:r w:rsidRPr="00941F2E">
              <w:rPr>
                <w:rFonts w:ascii="Times New Roman" w:eastAsia="Times New Roman" w:hAnsi="Times New Roman" w:cs="Times New Roman"/>
                <w:color w:val="000000"/>
                <w:sz w:val="24"/>
                <w:szCs w:val="24"/>
                <w:lang w:eastAsia="en-SG"/>
              </w:rPr>
              <w:t>642.151</w:t>
            </w:r>
          </w:p>
        </w:tc>
      </w:tr>
      <w:tr w:rsidR="000842D1" w:rsidRPr="00941F2E" w14:paraId="7D61CE77" w14:textId="77777777" w:rsidTr="00941F2E">
        <w:trPr>
          <w:trHeight w:val="284"/>
          <w:jc w:val="center"/>
        </w:trPr>
        <w:tc>
          <w:tcPr>
            <w:tcW w:w="1458" w:type="dxa"/>
            <w:tcBorders>
              <w:top w:val="single" w:sz="6" w:space="0" w:color="auto"/>
              <w:left w:val="single" w:sz="6" w:space="0" w:color="auto"/>
              <w:bottom w:val="single" w:sz="6" w:space="0" w:color="auto"/>
              <w:right w:val="single" w:sz="6" w:space="0" w:color="auto"/>
            </w:tcBorders>
            <w:shd w:val="clear" w:color="auto" w:fill="F2F2F2"/>
            <w:hideMark/>
          </w:tcPr>
          <w:p w14:paraId="03751C01" w14:textId="776F1D8E" w:rsidR="000842D1" w:rsidRPr="00941F2E" w:rsidRDefault="000842D1" w:rsidP="00941F2E">
            <w:pPr>
              <w:spacing w:after="0" w:line="240" w:lineRule="auto"/>
              <w:jc w:val="center"/>
              <w:textAlignment w:val="baseline"/>
              <w:rPr>
                <w:rFonts w:ascii="Times New Roman" w:eastAsia="Times New Roman" w:hAnsi="Times New Roman" w:cs="Times New Roman"/>
                <w:b/>
                <w:bCs/>
                <w:caps/>
                <w:sz w:val="24"/>
                <w:szCs w:val="24"/>
                <w:lang w:val="en-SG" w:eastAsia="en-SG"/>
              </w:rPr>
            </w:pPr>
            <w:r w:rsidRPr="00941F2E">
              <w:rPr>
                <w:rFonts w:ascii="Times New Roman" w:eastAsia="Times New Roman" w:hAnsi="Times New Roman" w:cs="Times New Roman"/>
                <w:b/>
                <w:bCs/>
                <w:color w:val="000000"/>
                <w:sz w:val="24"/>
                <w:szCs w:val="24"/>
                <w:lang w:eastAsia="en-SG"/>
              </w:rPr>
              <w:t>Segwit.L1</w:t>
            </w:r>
          </w:p>
        </w:tc>
        <w:tc>
          <w:tcPr>
            <w:tcW w:w="1250" w:type="dxa"/>
            <w:tcBorders>
              <w:top w:val="single" w:sz="6" w:space="0" w:color="auto"/>
              <w:left w:val="single" w:sz="6" w:space="0" w:color="auto"/>
              <w:bottom w:val="single" w:sz="6" w:space="0" w:color="auto"/>
              <w:right w:val="single" w:sz="6" w:space="0" w:color="auto"/>
            </w:tcBorders>
            <w:shd w:val="clear" w:color="auto" w:fill="F2F2F2"/>
            <w:hideMark/>
          </w:tcPr>
          <w:p w14:paraId="3EC00EFB" w14:textId="6CE56B80" w:rsidR="000842D1" w:rsidRPr="00941F2E" w:rsidRDefault="000842D1" w:rsidP="00941F2E">
            <w:pPr>
              <w:spacing w:after="0" w:line="240" w:lineRule="auto"/>
              <w:jc w:val="center"/>
              <w:textAlignment w:val="baseline"/>
              <w:rPr>
                <w:rFonts w:ascii="Times New Roman" w:eastAsia="Times New Roman" w:hAnsi="Times New Roman" w:cs="Times New Roman"/>
                <w:sz w:val="24"/>
                <w:szCs w:val="24"/>
                <w:lang w:val="en-SG" w:eastAsia="en-SG"/>
              </w:rPr>
            </w:pPr>
            <w:r w:rsidRPr="00941F2E">
              <w:rPr>
                <w:rFonts w:ascii="Times New Roman" w:eastAsia="Times New Roman" w:hAnsi="Times New Roman" w:cs="Times New Roman"/>
                <w:color w:val="000000"/>
                <w:sz w:val="24"/>
                <w:szCs w:val="24"/>
                <w:lang w:eastAsia="en-SG"/>
              </w:rPr>
              <w:t>59.2099</w:t>
            </w:r>
          </w:p>
        </w:tc>
        <w:tc>
          <w:tcPr>
            <w:tcW w:w="1250" w:type="dxa"/>
            <w:tcBorders>
              <w:top w:val="single" w:sz="6" w:space="0" w:color="auto"/>
              <w:left w:val="single" w:sz="6" w:space="0" w:color="auto"/>
              <w:bottom w:val="single" w:sz="6" w:space="0" w:color="auto"/>
              <w:right w:val="single" w:sz="6" w:space="0" w:color="auto"/>
            </w:tcBorders>
            <w:shd w:val="clear" w:color="auto" w:fill="F2F2F2"/>
            <w:hideMark/>
          </w:tcPr>
          <w:p w14:paraId="690B8AFF" w14:textId="3859F43A" w:rsidR="000842D1" w:rsidRPr="00941F2E" w:rsidRDefault="000842D1" w:rsidP="00941F2E">
            <w:pPr>
              <w:spacing w:after="0" w:line="240" w:lineRule="auto"/>
              <w:jc w:val="center"/>
              <w:textAlignment w:val="baseline"/>
              <w:rPr>
                <w:rFonts w:ascii="Times New Roman" w:eastAsia="Times New Roman" w:hAnsi="Times New Roman" w:cs="Times New Roman"/>
                <w:sz w:val="24"/>
                <w:szCs w:val="24"/>
                <w:lang w:val="en-SG" w:eastAsia="en-SG"/>
              </w:rPr>
            </w:pPr>
            <w:r w:rsidRPr="00941F2E">
              <w:rPr>
                <w:rFonts w:ascii="Times New Roman" w:eastAsia="Times New Roman" w:hAnsi="Times New Roman" w:cs="Times New Roman"/>
                <w:color w:val="000000"/>
                <w:sz w:val="24"/>
                <w:szCs w:val="24"/>
                <w:lang w:eastAsia="en-SG"/>
              </w:rPr>
              <w:t>299.140</w:t>
            </w:r>
          </w:p>
          <w:p w14:paraId="7AE05457" w14:textId="5871703F" w:rsidR="000842D1" w:rsidRPr="00941F2E" w:rsidRDefault="000842D1" w:rsidP="00941F2E">
            <w:pPr>
              <w:spacing w:after="0" w:line="240" w:lineRule="auto"/>
              <w:jc w:val="center"/>
              <w:textAlignment w:val="baseline"/>
              <w:rPr>
                <w:rFonts w:ascii="Times New Roman" w:eastAsia="Times New Roman" w:hAnsi="Times New Roman" w:cs="Times New Roman"/>
                <w:sz w:val="24"/>
                <w:szCs w:val="24"/>
                <w:lang w:val="en-SG" w:eastAsia="en-SG"/>
              </w:rPr>
            </w:pPr>
            <w:r w:rsidRPr="00941F2E">
              <w:rPr>
                <w:rFonts w:ascii="Times New Roman" w:eastAsia="Times New Roman" w:hAnsi="Times New Roman" w:cs="Times New Roman"/>
                <w:lang w:val="en-SG" w:eastAsia="en-SG"/>
              </w:rPr>
              <w:br/>
            </w:r>
          </w:p>
        </w:tc>
        <w:tc>
          <w:tcPr>
            <w:tcW w:w="1250" w:type="dxa"/>
            <w:tcBorders>
              <w:top w:val="single" w:sz="6" w:space="0" w:color="auto"/>
              <w:left w:val="single" w:sz="6" w:space="0" w:color="auto"/>
              <w:bottom w:val="single" w:sz="6" w:space="0" w:color="auto"/>
              <w:right w:val="single" w:sz="6" w:space="0" w:color="auto"/>
            </w:tcBorders>
            <w:shd w:val="clear" w:color="auto" w:fill="F2F2F2"/>
            <w:hideMark/>
          </w:tcPr>
          <w:p w14:paraId="0B10898A" w14:textId="12EC0538" w:rsidR="000842D1" w:rsidRPr="00941F2E" w:rsidRDefault="000842D1" w:rsidP="00941F2E">
            <w:pPr>
              <w:spacing w:after="0" w:line="240" w:lineRule="auto"/>
              <w:jc w:val="center"/>
              <w:textAlignment w:val="baseline"/>
              <w:rPr>
                <w:rFonts w:ascii="Times New Roman" w:eastAsia="Times New Roman" w:hAnsi="Times New Roman" w:cs="Times New Roman"/>
                <w:sz w:val="24"/>
                <w:szCs w:val="24"/>
                <w:lang w:val="en-SG" w:eastAsia="en-SG"/>
              </w:rPr>
            </w:pPr>
            <w:r w:rsidRPr="00941F2E">
              <w:rPr>
                <w:rFonts w:ascii="Times New Roman" w:eastAsia="Times New Roman" w:hAnsi="Times New Roman" w:cs="Times New Roman"/>
                <w:color w:val="000000"/>
                <w:sz w:val="24"/>
                <w:szCs w:val="24"/>
                <w:lang w:eastAsia="en-SG"/>
              </w:rPr>
              <w:t>0.198</w:t>
            </w:r>
          </w:p>
        </w:tc>
        <w:tc>
          <w:tcPr>
            <w:tcW w:w="1250" w:type="dxa"/>
            <w:tcBorders>
              <w:top w:val="single" w:sz="6" w:space="0" w:color="auto"/>
              <w:left w:val="single" w:sz="6" w:space="0" w:color="auto"/>
              <w:bottom w:val="single" w:sz="6" w:space="0" w:color="auto"/>
              <w:right w:val="single" w:sz="6" w:space="0" w:color="auto"/>
            </w:tcBorders>
            <w:shd w:val="clear" w:color="auto" w:fill="F2F2F2"/>
            <w:hideMark/>
          </w:tcPr>
          <w:p w14:paraId="14793765" w14:textId="0390F124" w:rsidR="000842D1" w:rsidRPr="00941F2E" w:rsidRDefault="000842D1" w:rsidP="00941F2E">
            <w:pPr>
              <w:spacing w:after="0" w:line="240" w:lineRule="auto"/>
              <w:jc w:val="center"/>
              <w:textAlignment w:val="baseline"/>
              <w:rPr>
                <w:rFonts w:ascii="Times New Roman" w:eastAsia="Times New Roman" w:hAnsi="Times New Roman" w:cs="Times New Roman"/>
                <w:sz w:val="24"/>
                <w:szCs w:val="24"/>
                <w:lang w:val="en-SG" w:eastAsia="en-SG"/>
              </w:rPr>
            </w:pPr>
            <w:r w:rsidRPr="00941F2E">
              <w:rPr>
                <w:rFonts w:ascii="Times New Roman" w:eastAsia="Times New Roman" w:hAnsi="Times New Roman" w:cs="Times New Roman"/>
                <w:color w:val="000000"/>
                <w:sz w:val="24"/>
                <w:szCs w:val="24"/>
                <w:lang w:eastAsia="en-SG"/>
              </w:rPr>
              <w:t>0.843</w:t>
            </w:r>
          </w:p>
        </w:tc>
        <w:tc>
          <w:tcPr>
            <w:tcW w:w="1250" w:type="dxa"/>
            <w:tcBorders>
              <w:top w:val="single" w:sz="6" w:space="0" w:color="auto"/>
              <w:left w:val="single" w:sz="6" w:space="0" w:color="auto"/>
              <w:bottom w:val="single" w:sz="6" w:space="0" w:color="auto"/>
              <w:right w:val="single" w:sz="6" w:space="0" w:color="auto"/>
            </w:tcBorders>
            <w:shd w:val="clear" w:color="auto" w:fill="F2F2F2"/>
            <w:hideMark/>
          </w:tcPr>
          <w:p w14:paraId="094EE361" w14:textId="6A7FA39A" w:rsidR="000842D1" w:rsidRPr="00941F2E" w:rsidRDefault="000842D1" w:rsidP="00941F2E">
            <w:pPr>
              <w:spacing w:after="0" w:line="240" w:lineRule="auto"/>
              <w:jc w:val="center"/>
              <w:textAlignment w:val="baseline"/>
              <w:rPr>
                <w:rFonts w:ascii="Times New Roman" w:eastAsia="Times New Roman" w:hAnsi="Times New Roman" w:cs="Times New Roman"/>
                <w:sz w:val="24"/>
                <w:szCs w:val="24"/>
                <w:lang w:val="en-SG" w:eastAsia="en-SG"/>
              </w:rPr>
            </w:pPr>
            <w:r w:rsidRPr="00941F2E">
              <w:rPr>
                <w:rFonts w:ascii="Times New Roman" w:eastAsia="Times New Roman" w:hAnsi="Times New Roman" w:cs="Times New Roman"/>
                <w:color w:val="000000"/>
                <w:sz w:val="24"/>
                <w:szCs w:val="24"/>
                <w:lang w:eastAsia="en-SG"/>
              </w:rPr>
              <w:t>-527.485</w:t>
            </w:r>
          </w:p>
        </w:tc>
        <w:tc>
          <w:tcPr>
            <w:tcW w:w="1348" w:type="dxa"/>
            <w:tcBorders>
              <w:top w:val="single" w:sz="6" w:space="0" w:color="auto"/>
              <w:left w:val="single" w:sz="6" w:space="0" w:color="auto"/>
              <w:bottom w:val="single" w:sz="6" w:space="0" w:color="auto"/>
              <w:right w:val="single" w:sz="6" w:space="0" w:color="auto"/>
            </w:tcBorders>
            <w:shd w:val="clear" w:color="auto" w:fill="F2F2F2"/>
            <w:hideMark/>
          </w:tcPr>
          <w:p w14:paraId="680F0A11" w14:textId="0A90BA0A" w:rsidR="000842D1" w:rsidRPr="00941F2E" w:rsidRDefault="000842D1" w:rsidP="00941F2E">
            <w:pPr>
              <w:spacing w:after="0" w:line="240" w:lineRule="auto"/>
              <w:jc w:val="center"/>
              <w:textAlignment w:val="baseline"/>
              <w:rPr>
                <w:rFonts w:ascii="Times New Roman" w:eastAsia="Times New Roman" w:hAnsi="Times New Roman" w:cs="Times New Roman"/>
                <w:sz w:val="24"/>
                <w:szCs w:val="24"/>
                <w:lang w:val="en-SG" w:eastAsia="en-SG"/>
              </w:rPr>
            </w:pPr>
            <w:r w:rsidRPr="00941F2E">
              <w:rPr>
                <w:rFonts w:ascii="Times New Roman" w:eastAsia="Times New Roman" w:hAnsi="Times New Roman" w:cs="Times New Roman"/>
                <w:color w:val="000000"/>
                <w:sz w:val="24"/>
                <w:szCs w:val="24"/>
                <w:lang w:eastAsia="en-SG"/>
              </w:rPr>
              <w:t>645.905</w:t>
            </w:r>
          </w:p>
          <w:p w14:paraId="24020AB7" w14:textId="6A4C4219" w:rsidR="000842D1" w:rsidRPr="00941F2E" w:rsidRDefault="000842D1" w:rsidP="00941F2E">
            <w:pPr>
              <w:spacing w:after="0" w:line="240" w:lineRule="auto"/>
              <w:jc w:val="center"/>
              <w:textAlignment w:val="baseline"/>
              <w:rPr>
                <w:rFonts w:ascii="Times New Roman" w:eastAsia="Times New Roman" w:hAnsi="Times New Roman" w:cs="Times New Roman"/>
                <w:sz w:val="24"/>
                <w:szCs w:val="24"/>
                <w:lang w:val="en-SG" w:eastAsia="en-SG"/>
              </w:rPr>
            </w:pPr>
          </w:p>
        </w:tc>
      </w:tr>
    </w:tbl>
    <w:p w14:paraId="2C3AB014" w14:textId="77777777" w:rsidR="000842D1" w:rsidRPr="000842D1" w:rsidRDefault="000842D1" w:rsidP="000842D1">
      <w:pPr>
        <w:spacing w:after="0" w:line="240" w:lineRule="auto"/>
        <w:jc w:val="both"/>
        <w:textAlignment w:val="baseline"/>
        <w:rPr>
          <w:rFonts w:ascii="Segoe UI" w:eastAsia="Times New Roman" w:hAnsi="Segoe UI" w:cs="Segoe UI"/>
          <w:sz w:val="18"/>
          <w:szCs w:val="18"/>
          <w:lang w:val="en-SG" w:eastAsia="en-SG"/>
        </w:rPr>
      </w:pPr>
      <w:r w:rsidRPr="000842D1">
        <w:rPr>
          <w:rFonts w:ascii="Calibri" w:eastAsia="Times New Roman" w:hAnsi="Calibri" w:cs="Calibri"/>
          <w:sz w:val="24"/>
          <w:szCs w:val="24"/>
          <w:lang w:val="en-SG" w:eastAsia="en-SG"/>
        </w:rPr>
        <w:t> </w:t>
      </w:r>
    </w:p>
    <w:p w14:paraId="2F73F8A5" w14:textId="0BAC6A05" w:rsidR="004F794A" w:rsidRPr="00E90128" w:rsidRDefault="004F794A" w:rsidP="00E90128">
      <w:pPr>
        <w:spacing w:after="0" w:line="240" w:lineRule="auto"/>
        <w:ind w:firstLine="720"/>
        <w:jc w:val="both"/>
        <w:textAlignment w:val="baseline"/>
        <w:rPr>
          <w:rFonts w:ascii="Times New Roman" w:eastAsia="Times New Roman" w:hAnsi="Times New Roman" w:cs="Times New Roman"/>
          <w:sz w:val="24"/>
          <w:szCs w:val="24"/>
          <w:lang w:val="en-SG" w:eastAsia="en-SG"/>
        </w:rPr>
      </w:pPr>
      <w:r>
        <w:rPr>
          <w:rFonts w:ascii="Times New Roman" w:eastAsia="Times New Roman" w:hAnsi="Times New Roman" w:cs="Times New Roman"/>
          <w:sz w:val="24"/>
          <w:szCs w:val="24"/>
          <w:lang w:eastAsia="en-SG"/>
        </w:rPr>
        <w:t>Next, p</w:t>
      </w:r>
      <w:r w:rsidR="000842D1" w:rsidRPr="000842D1">
        <w:rPr>
          <w:rFonts w:ascii="Times New Roman" w:eastAsia="Times New Roman" w:hAnsi="Times New Roman" w:cs="Times New Roman"/>
          <w:sz w:val="24"/>
          <w:szCs w:val="24"/>
          <w:lang w:eastAsia="en-SG"/>
        </w:rPr>
        <w:t xml:space="preserve">erforming the Chow test on Bitcoin’s </w:t>
      </w:r>
      <w:r w:rsidR="000842D1" w:rsidRPr="000842D1">
        <w:rPr>
          <w:rFonts w:ascii="Times New Roman" w:eastAsia="Times New Roman" w:hAnsi="Times New Roman" w:cs="Times New Roman"/>
          <w:i/>
          <w:iCs/>
          <w:sz w:val="24"/>
          <w:szCs w:val="24"/>
          <w:lang w:eastAsia="en-SG"/>
        </w:rPr>
        <w:t>Close</w:t>
      </w:r>
      <w:r w:rsidR="000842D1" w:rsidRPr="000842D1">
        <w:rPr>
          <w:rFonts w:ascii="Times New Roman" w:eastAsia="Times New Roman" w:hAnsi="Times New Roman" w:cs="Times New Roman"/>
          <w:sz w:val="24"/>
          <w:szCs w:val="24"/>
          <w:lang w:eastAsia="en-SG"/>
        </w:rPr>
        <w:t xml:space="preserve"> price to USD and the </w:t>
      </w:r>
      <w:proofErr w:type="spellStart"/>
      <w:r w:rsidR="000842D1" w:rsidRPr="000842D1">
        <w:rPr>
          <w:rFonts w:ascii="Times New Roman" w:eastAsia="Times New Roman" w:hAnsi="Times New Roman" w:cs="Times New Roman"/>
          <w:sz w:val="24"/>
          <w:szCs w:val="24"/>
          <w:lang w:eastAsia="en-SG"/>
        </w:rPr>
        <w:t>SegWit</w:t>
      </w:r>
      <w:proofErr w:type="spellEnd"/>
      <w:r w:rsidR="000842D1" w:rsidRPr="000842D1">
        <w:rPr>
          <w:rFonts w:ascii="Times New Roman" w:eastAsia="Times New Roman" w:hAnsi="Times New Roman" w:cs="Times New Roman"/>
          <w:sz w:val="24"/>
          <w:szCs w:val="24"/>
          <w:lang w:eastAsia="en-SG"/>
        </w:rPr>
        <w:t> event dummy variable, yields a Chow score of 0.053 and a p-value of 1.68e-12, which is statistically significant. This also matches with what is seen on the BTC-USD chart, where</w:t>
      </w:r>
      <w:r>
        <w:rPr>
          <w:rFonts w:ascii="Times New Roman" w:eastAsia="Times New Roman" w:hAnsi="Times New Roman" w:cs="Times New Roman"/>
          <w:sz w:val="24"/>
          <w:szCs w:val="24"/>
          <w:lang w:eastAsia="en-SG"/>
        </w:rPr>
        <w:t xml:space="preserve"> the</w:t>
      </w:r>
      <w:r w:rsidR="000842D1" w:rsidRPr="000842D1">
        <w:rPr>
          <w:rFonts w:ascii="Times New Roman" w:eastAsia="Times New Roman" w:hAnsi="Times New Roman" w:cs="Times New Roman"/>
          <w:sz w:val="24"/>
          <w:szCs w:val="24"/>
          <w:lang w:eastAsia="en-SG"/>
        </w:rPr>
        <w:t> trend in Bitcoin prices after </w:t>
      </w:r>
      <w:r>
        <w:rPr>
          <w:rFonts w:ascii="Times New Roman" w:eastAsia="Times New Roman" w:hAnsi="Times New Roman" w:cs="Times New Roman"/>
          <w:sz w:val="24"/>
          <w:szCs w:val="24"/>
          <w:lang w:eastAsia="en-SG"/>
        </w:rPr>
        <w:t xml:space="preserve">the </w:t>
      </w:r>
      <w:proofErr w:type="spellStart"/>
      <w:r w:rsidR="000842D1" w:rsidRPr="000842D1">
        <w:rPr>
          <w:rFonts w:ascii="Times New Roman" w:eastAsia="Times New Roman" w:hAnsi="Times New Roman" w:cs="Times New Roman"/>
          <w:sz w:val="24"/>
          <w:szCs w:val="24"/>
          <w:lang w:eastAsia="en-SG"/>
        </w:rPr>
        <w:t>SegWit</w:t>
      </w:r>
      <w:proofErr w:type="spellEnd"/>
      <w:r w:rsidR="000842D1" w:rsidRPr="000842D1">
        <w:rPr>
          <w:rFonts w:ascii="Times New Roman" w:eastAsia="Times New Roman" w:hAnsi="Times New Roman" w:cs="Times New Roman"/>
          <w:sz w:val="24"/>
          <w:szCs w:val="24"/>
          <w:lang w:eastAsia="en-SG"/>
        </w:rPr>
        <w:t xml:space="preserve"> event was </w:t>
      </w:r>
      <w:r>
        <w:rPr>
          <w:rFonts w:ascii="Times New Roman" w:eastAsia="Times New Roman" w:hAnsi="Times New Roman" w:cs="Times New Roman"/>
          <w:sz w:val="24"/>
          <w:szCs w:val="24"/>
          <w:lang w:eastAsia="en-SG"/>
        </w:rPr>
        <w:t>much steeper than</w:t>
      </w:r>
      <w:r w:rsidR="000842D1" w:rsidRPr="000842D1">
        <w:rPr>
          <w:rFonts w:ascii="Times New Roman" w:eastAsia="Times New Roman" w:hAnsi="Times New Roman" w:cs="Times New Roman"/>
          <w:sz w:val="24"/>
          <w:szCs w:val="24"/>
          <w:lang w:eastAsia="en-SG"/>
        </w:rPr>
        <w:t xml:space="preserve"> before the event.</w:t>
      </w:r>
      <w:r w:rsidR="000842D1" w:rsidRPr="000842D1">
        <w:rPr>
          <w:rFonts w:ascii="Times New Roman" w:eastAsia="Times New Roman" w:hAnsi="Times New Roman" w:cs="Times New Roman"/>
          <w:sz w:val="24"/>
          <w:szCs w:val="24"/>
          <w:lang w:val="en-SG" w:eastAsia="en-SG"/>
        </w:rPr>
        <w:t> </w:t>
      </w:r>
      <w:r w:rsidR="000842D1" w:rsidRPr="000842D1">
        <w:rPr>
          <w:rFonts w:ascii="Times New Roman" w:eastAsia="Times New Roman" w:hAnsi="Times New Roman" w:cs="Times New Roman"/>
          <w:sz w:val="24"/>
          <w:szCs w:val="24"/>
          <w:lang w:eastAsia="en-SG"/>
        </w:rPr>
        <w:t xml:space="preserve">Performing the Chow test on </w:t>
      </w:r>
      <w:proofErr w:type="spellStart"/>
      <w:r w:rsidRPr="004F794A">
        <w:rPr>
          <w:rFonts w:ascii="Times New Roman" w:hAnsi="Times New Roman" w:cs="Times New Roman"/>
          <w:bCs/>
          <w:i/>
          <w:sz w:val="24"/>
          <w:szCs w:val="24"/>
          <w:lang w:val="en-SG"/>
        </w:rPr>
        <w:t>Future_Price</w:t>
      </w:r>
      <w:proofErr w:type="spellEnd"/>
      <w:r w:rsidRPr="004F794A">
        <w:rPr>
          <w:rFonts w:ascii="Times New Roman" w:hAnsi="Times New Roman" w:cs="Times New Roman"/>
          <w:bCs/>
          <w:i/>
          <w:sz w:val="24"/>
          <w:szCs w:val="24"/>
          <w:lang w:val="en-SG"/>
        </w:rPr>
        <w:t>(</w:t>
      </w:r>
      <w:r>
        <w:rPr>
          <w:rFonts w:ascii="Times New Roman" w:hAnsi="Times New Roman" w:cs="Times New Roman"/>
          <w:bCs/>
          <w:i/>
          <w:sz w:val="24"/>
          <w:szCs w:val="24"/>
          <w:lang w:val="en-SG"/>
        </w:rPr>
        <w:t>1</w:t>
      </w:r>
      <w:r w:rsidRPr="004F794A">
        <w:rPr>
          <w:rFonts w:ascii="Times New Roman" w:hAnsi="Times New Roman" w:cs="Times New Roman"/>
          <w:bCs/>
          <w:i/>
          <w:sz w:val="24"/>
          <w:szCs w:val="24"/>
          <w:lang w:val="en-SG"/>
        </w:rPr>
        <w:t>) % P/L</w:t>
      </w:r>
      <w:r w:rsidRPr="000842D1">
        <w:rPr>
          <w:rFonts w:ascii="Times New Roman" w:eastAsia="Times New Roman" w:hAnsi="Times New Roman" w:cs="Times New Roman"/>
          <w:sz w:val="24"/>
          <w:szCs w:val="24"/>
          <w:lang w:eastAsia="en-SG"/>
        </w:rPr>
        <w:t xml:space="preserve"> </w:t>
      </w:r>
      <w:r w:rsidR="000842D1" w:rsidRPr="000842D1">
        <w:rPr>
          <w:rFonts w:ascii="Times New Roman" w:eastAsia="Times New Roman" w:hAnsi="Times New Roman" w:cs="Times New Roman"/>
          <w:sz w:val="24"/>
          <w:szCs w:val="24"/>
          <w:lang w:eastAsia="en-SG"/>
        </w:rPr>
        <w:t xml:space="preserve">to </w:t>
      </w:r>
      <w:r w:rsidR="000842D1" w:rsidRPr="000842D1">
        <w:rPr>
          <w:rFonts w:ascii="Times New Roman" w:eastAsia="Times New Roman" w:hAnsi="Times New Roman" w:cs="Times New Roman"/>
          <w:i/>
          <w:iCs/>
          <w:sz w:val="24"/>
          <w:szCs w:val="24"/>
          <w:lang w:eastAsia="en-SG"/>
        </w:rPr>
        <w:t xml:space="preserve">Close </w:t>
      </w:r>
      <w:r w:rsidR="000842D1" w:rsidRPr="000842D1">
        <w:rPr>
          <w:rFonts w:ascii="Times New Roman" w:eastAsia="Times New Roman" w:hAnsi="Times New Roman" w:cs="Times New Roman"/>
          <w:sz w:val="24"/>
          <w:szCs w:val="24"/>
          <w:lang w:eastAsia="en-SG"/>
        </w:rPr>
        <w:t>price and the </w:t>
      </w:r>
      <w:proofErr w:type="spellStart"/>
      <w:r w:rsidR="000842D1" w:rsidRPr="000842D1">
        <w:rPr>
          <w:rFonts w:ascii="Times New Roman" w:eastAsia="Times New Roman" w:hAnsi="Times New Roman" w:cs="Times New Roman"/>
          <w:sz w:val="24"/>
          <w:szCs w:val="24"/>
          <w:lang w:eastAsia="en-SG"/>
        </w:rPr>
        <w:t>SegWit</w:t>
      </w:r>
      <w:proofErr w:type="spellEnd"/>
      <w:r w:rsidR="000842D1" w:rsidRPr="000842D1">
        <w:rPr>
          <w:rFonts w:ascii="Times New Roman" w:eastAsia="Times New Roman" w:hAnsi="Times New Roman" w:cs="Times New Roman"/>
          <w:sz w:val="24"/>
          <w:szCs w:val="24"/>
          <w:lang w:eastAsia="en-SG"/>
        </w:rPr>
        <w:t xml:space="preserve"> event yields a p-value of 0.00029, which is statistically significant. However, Performing the Chow test on </w:t>
      </w:r>
      <w:proofErr w:type="spellStart"/>
      <w:r w:rsidRPr="004F794A">
        <w:rPr>
          <w:rFonts w:ascii="Times New Roman" w:hAnsi="Times New Roman" w:cs="Times New Roman"/>
          <w:bCs/>
          <w:i/>
          <w:sz w:val="24"/>
          <w:szCs w:val="24"/>
          <w:lang w:val="en-SG"/>
        </w:rPr>
        <w:t>Future_Price</w:t>
      </w:r>
      <w:proofErr w:type="spellEnd"/>
      <w:r w:rsidRPr="004F794A">
        <w:rPr>
          <w:rFonts w:ascii="Times New Roman" w:hAnsi="Times New Roman" w:cs="Times New Roman"/>
          <w:bCs/>
          <w:i/>
          <w:sz w:val="24"/>
          <w:szCs w:val="24"/>
          <w:lang w:val="en-SG"/>
        </w:rPr>
        <w:t>(</w:t>
      </w:r>
      <w:r>
        <w:rPr>
          <w:rFonts w:ascii="Times New Roman" w:hAnsi="Times New Roman" w:cs="Times New Roman"/>
          <w:bCs/>
          <w:i/>
          <w:sz w:val="24"/>
          <w:szCs w:val="24"/>
          <w:lang w:val="en-SG"/>
        </w:rPr>
        <w:t>3</w:t>
      </w:r>
      <w:r w:rsidRPr="004F794A">
        <w:rPr>
          <w:rFonts w:ascii="Times New Roman" w:hAnsi="Times New Roman" w:cs="Times New Roman"/>
          <w:bCs/>
          <w:i/>
          <w:sz w:val="24"/>
          <w:szCs w:val="24"/>
          <w:lang w:val="en-SG"/>
        </w:rPr>
        <w:t>) % P/L</w:t>
      </w:r>
      <w:r w:rsidR="000842D1" w:rsidRPr="000842D1">
        <w:rPr>
          <w:rFonts w:ascii="Times New Roman" w:eastAsia="Times New Roman" w:hAnsi="Times New Roman" w:cs="Times New Roman"/>
          <w:sz w:val="24"/>
          <w:szCs w:val="24"/>
          <w:lang w:eastAsia="en-SG"/>
        </w:rPr>
        <w:t xml:space="preserve"> yields a p-value that is not statistically significant.</w:t>
      </w:r>
      <w:r w:rsidR="000842D1" w:rsidRPr="000842D1">
        <w:rPr>
          <w:rFonts w:ascii="Times New Roman" w:eastAsia="Times New Roman" w:hAnsi="Times New Roman" w:cs="Times New Roman"/>
          <w:sz w:val="24"/>
          <w:szCs w:val="24"/>
          <w:lang w:val="en-SG" w:eastAsia="en-SG"/>
        </w:rPr>
        <w:t> </w:t>
      </w:r>
      <w:r w:rsidR="00163DDC">
        <w:rPr>
          <w:rFonts w:ascii="Times New Roman" w:eastAsia="Times New Roman" w:hAnsi="Times New Roman" w:cs="Times New Roman"/>
          <w:sz w:val="24"/>
          <w:szCs w:val="24"/>
          <w:lang w:val="en-SG" w:eastAsia="en-SG"/>
        </w:rPr>
        <w:t>Additionally performing ARDL regression on the dummy variables with each of the indicators give a statistically insignificant p-</w:t>
      </w:r>
      <w:r w:rsidR="00E90128">
        <w:rPr>
          <w:rFonts w:ascii="Times New Roman" w:eastAsia="Times New Roman" w:hAnsi="Times New Roman" w:cs="Times New Roman"/>
          <w:sz w:val="24"/>
          <w:szCs w:val="24"/>
          <w:lang w:val="en-SG" w:eastAsia="en-SG"/>
        </w:rPr>
        <w:t>value and</w:t>
      </w:r>
      <w:r w:rsidR="00163DDC">
        <w:rPr>
          <w:rFonts w:ascii="Times New Roman" w:eastAsia="Times New Roman" w:hAnsi="Times New Roman" w:cs="Times New Roman"/>
          <w:sz w:val="24"/>
          <w:szCs w:val="24"/>
          <w:lang w:val="en-SG" w:eastAsia="en-SG"/>
        </w:rPr>
        <w:t xml:space="preserve"> performing the Chow test on all mentioned indicators give a statistically insignificant result.</w:t>
      </w:r>
    </w:p>
    <w:p w14:paraId="29214BE7" w14:textId="54E1106E" w:rsidR="00163DDC" w:rsidRDefault="000842D1" w:rsidP="00E90128">
      <w:pPr>
        <w:spacing w:after="0" w:line="240" w:lineRule="auto"/>
        <w:ind w:firstLine="360"/>
        <w:jc w:val="both"/>
        <w:textAlignment w:val="baseline"/>
        <w:rPr>
          <w:rFonts w:ascii="Times New Roman" w:eastAsia="Times New Roman" w:hAnsi="Times New Roman" w:cs="Times New Roman"/>
          <w:sz w:val="24"/>
          <w:szCs w:val="24"/>
          <w:lang w:val="en-SG" w:eastAsia="en-SG"/>
        </w:rPr>
      </w:pPr>
      <w:r w:rsidRPr="000842D1">
        <w:rPr>
          <w:rFonts w:ascii="Times New Roman" w:eastAsia="Times New Roman" w:hAnsi="Times New Roman" w:cs="Times New Roman"/>
          <w:sz w:val="24"/>
          <w:szCs w:val="24"/>
          <w:lang w:eastAsia="en-SG"/>
        </w:rPr>
        <w:lastRenderedPageBreak/>
        <w:t xml:space="preserve">This shows that there is a significant trend change in </w:t>
      </w:r>
      <w:proofErr w:type="spellStart"/>
      <w:r w:rsidR="004F794A" w:rsidRPr="004F794A">
        <w:rPr>
          <w:rFonts w:ascii="Times New Roman" w:hAnsi="Times New Roman" w:cs="Times New Roman"/>
          <w:bCs/>
          <w:i/>
          <w:sz w:val="24"/>
          <w:szCs w:val="24"/>
          <w:lang w:val="en-SG"/>
        </w:rPr>
        <w:t>Future_Price</w:t>
      </w:r>
      <w:proofErr w:type="spellEnd"/>
      <w:r w:rsidR="004F794A" w:rsidRPr="004F794A">
        <w:rPr>
          <w:rFonts w:ascii="Times New Roman" w:hAnsi="Times New Roman" w:cs="Times New Roman"/>
          <w:bCs/>
          <w:i/>
          <w:sz w:val="24"/>
          <w:szCs w:val="24"/>
          <w:lang w:val="en-SG"/>
        </w:rPr>
        <w:t>(</w:t>
      </w:r>
      <w:r w:rsidR="004F794A">
        <w:rPr>
          <w:rFonts w:ascii="Times New Roman" w:hAnsi="Times New Roman" w:cs="Times New Roman"/>
          <w:bCs/>
          <w:i/>
          <w:sz w:val="24"/>
          <w:szCs w:val="24"/>
          <w:lang w:val="en-SG"/>
        </w:rPr>
        <w:t>1</w:t>
      </w:r>
      <w:r w:rsidR="004F794A" w:rsidRPr="004F794A">
        <w:rPr>
          <w:rFonts w:ascii="Times New Roman" w:hAnsi="Times New Roman" w:cs="Times New Roman"/>
          <w:bCs/>
          <w:i/>
          <w:sz w:val="24"/>
          <w:szCs w:val="24"/>
          <w:lang w:val="en-SG"/>
        </w:rPr>
        <w:t>) % P/L</w:t>
      </w:r>
      <w:r w:rsidR="004F794A" w:rsidRPr="000842D1">
        <w:rPr>
          <w:rFonts w:ascii="Times New Roman" w:eastAsia="Times New Roman" w:hAnsi="Times New Roman" w:cs="Times New Roman"/>
          <w:sz w:val="24"/>
          <w:szCs w:val="24"/>
          <w:lang w:eastAsia="en-SG"/>
        </w:rPr>
        <w:t xml:space="preserve"> </w:t>
      </w:r>
      <w:r w:rsidRPr="000842D1">
        <w:rPr>
          <w:rFonts w:ascii="Times New Roman" w:eastAsia="Times New Roman" w:hAnsi="Times New Roman" w:cs="Times New Roman"/>
          <w:sz w:val="24"/>
          <w:szCs w:val="24"/>
          <w:lang w:eastAsia="en-SG"/>
        </w:rPr>
        <w:t xml:space="preserve">as compared to </w:t>
      </w:r>
      <w:r w:rsidRPr="000842D1">
        <w:rPr>
          <w:rFonts w:ascii="Times New Roman" w:eastAsia="Times New Roman" w:hAnsi="Times New Roman" w:cs="Times New Roman"/>
          <w:i/>
          <w:iCs/>
          <w:sz w:val="24"/>
          <w:szCs w:val="24"/>
          <w:lang w:eastAsia="en-SG"/>
        </w:rPr>
        <w:t>Close</w:t>
      </w:r>
      <w:r w:rsidRPr="000842D1">
        <w:rPr>
          <w:rFonts w:ascii="Times New Roman" w:eastAsia="Times New Roman" w:hAnsi="Times New Roman" w:cs="Times New Roman"/>
          <w:sz w:val="24"/>
          <w:szCs w:val="24"/>
          <w:lang w:eastAsia="en-SG"/>
        </w:rPr>
        <w:t xml:space="preserve"> price upon the </w:t>
      </w:r>
      <w:proofErr w:type="spellStart"/>
      <w:r w:rsidRPr="000842D1">
        <w:rPr>
          <w:rFonts w:ascii="Times New Roman" w:eastAsia="Times New Roman" w:hAnsi="Times New Roman" w:cs="Times New Roman"/>
          <w:sz w:val="24"/>
          <w:szCs w:val="24"/>
          <w:lang w:eastAsia="en-SG"/>
        </w:rPr>
        <w:t>SegWit</w:t>
      </w:r>
      <w:proofErr w:type="spellEnd"/>
      <w:r w:rsidRPr="000842D1">
        <w:rPr>
          <w:rFonts w:ascii="Times New Roman" w:eastAsia="Times New Roman" w:hAnsi="Times New Roman" w:cs="Times New Roman"/>
          <w:sz w:val="24"/>
          <w:szCs w:val="24"/>
          <w:lang w:eastAsia="en-SG"/>
        </w:rPr>
        <w:t xml:space="preserve"> event occurring, however, the trend change becomes insignificant </w:t>
      </w:r>
      <w:proofErr w:type="gramStart"/>
      <w:r w:rsidRPr="000842D1">
        <w:rPr>
          <w:rFonts w:ascii="Times New Roman" w:eastAsia="Times New Roman" w:hAnsi="Times New Roman" w:cs="Times New Roman"/>
          <w:sz w:val="24"/>
          <w:szCs w:val="24"/>
          <w:lang w:eastAsia="en-SG"/>
        </w:rPr>
        <w:t>as a result of</w:t>
      </w:r>
      <w:proofErr w:type="gramEnd"/>
      <w:r w:rsidRPr="000842D1">
        <w:rPr>
          <w:rFonts w:ascii="Times New Roman" w:eastAsia="Times New Roman" w:hAnsi="Times New Roman" w:cs="Times New Roman"/>
          <w:sz w:val="24"/>
          <w:szCs w:val="24"/>
          <w:lang w:eastAsia="en-SG"/>
        </w:rPr>
        <w:t xml:space="preserve"> the structural break if the </w:t>
      </w:r>
      <w:r w:rsidR="004F794A">
        <w:rPr>
          <w:rFonts w:ascii="Times New Roman" w:eastAsia="Times New Roman" w:hAnsi="Times New Roman" w:cs="Times New Roman"/>
          <w:sz w:val="24"/>
          <w:szCs w:val="24"/>
          <w:lang w:eastAsia="en-SG"/>
        </w:rPr>
        <w:t xml:space="preserve">projection of </w:t>
      </w:r>
      <w:proofErr w:type="spellStart"/>
      <w:r w:rsidR="004F794A" w:rsidRPr="004F794A">
        <w:rPr>
          <w:rFonts w:ascii="Times New Roman" w:hAnsi="Times New Roman" w:cs="Times New Roman"/>
          <w:bCs/>
          <w:i/>
          <w:sz w:val="24"/>
          <w:szCs w:val="24"/>
          <w:lang w:val="en-SG"/>
        </w:rPr>
        <w:t>Future_Price</w:t>
      </w:r>
      <w:proofErr w:type="spellEnd"/>
      <w:r w:rsidR="004F794A" w:rsidRPr="004F794A">
        <w:rPr>
          <w:rFonts w:ascii="Times New Roman" w:hAnsi="Times New Roman" w:cs="Times New Roman"/>
          <w:bCs/>
          <w:i/>
          <w:sz w:val="24"/>
          <w:szCs w:val="24"/>
          <w:lang w:val="en-SG"/>
        </w:rPr>
        <w:t>(x) % P/L</w:t>
      </w:r>
      <w:r w:rsidR="004F794A" w:rsidRPr="000842D1">
        <w:rPr>
          <w:rFonts w:ascii="Times New Roman" w:eastAsia="Times New Roman" w:hAnsi="Times New Roman" w:cs="Times New Roman"/>
          <w:sz w:val="24"/>
          <w:szCs w:val="24"/>
          <w:lang w:eastAsia="en-SG"/>
        </w:rPr>
        <w:t xml:space="preserve"> </w:t>
      </w:r>
      <w:r w:rsidRPr="000842D1">
        <w:rPr>
          <w:rFonts w:ascii="Times New Roman" w:eastAsia="Times New Roman" w:hAnsi="Times New Roman" w:cs="Times New Roman"/>
          <w:sz w:val="24"/>
          <w:szCs w:val="24"/>
          <w:lang w:eastAsia="en-SG"/>
        </w:rPr>
        <w:t>were to be increased.</w:t>
      </w:r>
      <w:r w:rsidRPr="000842D1">
        <w:rPr>
          <w:rFonts w:ascii="Times New Roman" w:eastAsia="Times New Roman" w:hAnsi="Times New Roman" w:cs="Times New Roman"/>
          <w:sz w:val="24"/>
          <w:szCs w:val="24"/>
          <w:lang w:val="en-SG" w:eastAsia="en-SG"/>
        </w:rPr>
        <w:t> </w:t>
      </w:r>
      <w:r w:rsidR="00163DDC">
        <w:rPr>
          <w:rFonts w:ascii="Times New Roman" w:eastAsia="Times New Roman" w:hAnsi="Times New Roman" w:cs="Times New Roman"/>
          <w:sz w:val="24"/>
          <w:szCs w:val="24"/>
          <w:lang w:val="en-SG" w:eastAsia="en-SG"/>
        </w:rPr>
        <w:t>The structural break also does not affect the effect of technical indicators on future prices.</w:t>
      </w:r>
      <w:r w:rsidR="00E90128">
        <w:rPr>
          <w:rFonts w:ascii="Times New Roman" w:eastAsia="Times New Roman" w:hAnsi="Times New Roman" w:cs="Times New Roman"/>
          <w:sz w:val="24"/>
          <w:szCs w:val="24"/>
          <w:lang w:val="en-SG" w:eastAsia="en-SG"/>
        </w:rPr>
        <w:t xml:space="preserve"> </w:t>
      </w:r>
      <w:r w:rsidR="00163DDC">
        <w:rPr>
          <w:rFonts w:ascii="Times New Roman" w:eastAsia="Times New Roman" w:hAnsi="Times New Roman" w:cs="Times New Roman"/>
          <w:sz w:val="24"/>
          <w:szCs w:val="24"/>
          <w:lang w:val="en-SG" w:eastAsia="en-SG"/>
        </w:rPr>
        <w:t xml:space="preserve">Running the Chow test on the 2016 Bitcoin reward halving produces similar results, with a statistically significant p-value of 0.0035 for BTC-USD price, and 1.32e-18 for </w:t>
      </w:r>
      <w:r w:rsidR="00163DDC" w:rsidRPr="00163DDC">
        <w:rPr>
          <w:rFonts w:ascii="Times New Roman" w:eastAsia="Times New Roman" w:hAnsi="Times New Roman" w:cs="Times New Roman"/>
          <w:i/>
          <w:iCs/>
          <w:sz w:val="24"/>
          <w:szCs w:val="24"/>
          <w:lang w:val="en-SG" w:eastAsia="en-SG"/>
        </w:rPr>
        <w:t>Future Price(1)-Close</w:t>
      </w:r>
      <w:r w:rsidR="00163DDC">
        <w:rPr>
          <w:rFonts w:ascii="Times New Roman" w:eastAsia="Times New Roman" w:hAnsi="Times New Roman" w:cs="Times New Roman"/>
          <w:sz w:val="24"/>
          <w:szCs w:val="24"/>
          <w:lang w:val="en-SG" w:eastAsia="en-SG"/>
        </w:rPr>
        <w:t xml:space="preserve"> price. Similarly, using the dummy variable directly for ARDL regression produces statistically insignificant results.</w:t>
      </w:r>
    </w:p>
    <w:p w14:paraId="3A629533" w14:textId="77777777" w:rsidR="00163DDC" w:rsidRPr="000842D1" w:rsidRDefault="00163DDC" w:rsidP="00163DDC">
      <w:pPr>
        <w:spacing w:after="0" w:line="240" w:lineRule="auto"/>
        <w:jc w:val="both"/>
        <w:textAlignment w:val="baseline"/>
        <w:rPr>
          <w:rFonts w:ascii="Segoe UI" w:eastAsia="Times New Roman" w:hAnsi="Segoe UI" w:cs="Segoe UI"/>
          <w:sz w:val="18"/>
          <w:szCs w:val="18"/>
          <w:lang w:val="en-SG" w:eastAsia="en-SG"/>
        </w:rPr>
      </w:pPr>
    </w:p>
    <w:p w14:paraId="14DFC79D" w14:textId="0CDBFBF9" w:rsidR="003A2C39" w:rsidRPr="008014DA" w:rsidRDefault="003A2C39" w:rsidP="003A2C39">
      <w:pPr>
        <w:pStyle w:val="Heading2"/>
        <w:numPr>
          <w:ilvl w:val="1"/>
          <w:numId w:val="7"/>
        </w:numPr>
        <w:spacing w:line="360" w:lineRule="auto"/>
        <w:jc w:val="both"/>
        <w:rPr>
          <w:rFonts w:ascii="Times New Roman" w:hAnsi="Times New Roman" w:cs="Times New Roman"/>
          <w:b/>
          <w:bCs/>
          <w:color w:val="auto"/>
          <w:sz w:val="28"/>
          <w:szCs w:val="28"/>
          <w:lang w:val="en-SG"/>
        </w:rPr>
      </w:pPr>
      <w:r>
        <w:rPr>
          <w:rFonts w:ascii="Times New Roman" w:hAnsi="Times New Roman" w:cs="Times New Roman"/>
          <w:b/>
          <w:bCs/>
          <w:color w:val="auto"/>
          <w:sz w:val="28"/>
          <w:szCs w:val="28"/>
          <w:lang w:val="en-SG"/>
        </w:rPr>
        <w:t xml:space="preserve"> </w:t>
      </w:r>
      <w:r w:rsidR="00A357B1">
        <w:rPr>
          <w:rFonts w:ascii="Times New Roman" w:hAnsi="Times New Roman" w:cs="Times New Roman"/>
          <w:b/>
          <w:bCs/>
          <w:color w:val="auto"/>
          <w:sz w:val="28"/>
          <w:szCs w:val="28"/>
          <w:lang w:val="en-SG"/>
        </w:rPr>
        <w:t>Error Correction Model (ECM)</w:t>
      </w:r>
    </w:p>
    <w:p w14:paraId="2B705867" w14:textId="5834BB29" w:rsidR="002845F8" w:rsidRPr="00D24024" w:rsidRDefault="002845F8" w:rsidP="00D24024">
      <w:pPr>
        <w:ind w:firstLine="360"/>
        <w:jc w:val="both"/>
        <w:rPr>
          <w:rFonts w:ascii="Times New Roman" w:hAnsi="Times New Roman" w:cs="Times New Roman"/>
          <w:sz w:val="24"/>
          <w:szCs w:val="24"/>
          <w:lang w:val="en-SG"/>
        </w:rPr>
      </w:pPr>
      <w:r w:rsidRPr="00D24024">
        <w:rPr>
          <w:rFonts w:ascii="Times New Roman" w:hAnsi="Times New Roman" w:cs="Times New Roman"/>
          <w:sz w:val="24"/>
          <w:szCs w:val="24"/>
          <w:lang w:val="en-SG"/>
        </w:rPr>
        <w:t>For unstable time series, it can be transformed into a stable series by difference method, and a classic regression analysis model can be established.</w:t>
      </w:r>
      <w:r w:rsidR="00D24024">
        <w:rPr>
          <w:rFonts w:ascii="Times New Roman" w:hAnsi="Times New Roman" w:cs="Times New Roman"/>
          <w:sz w:val="24"/>
          <w:szCs w:val="24"/>
          <w:lang w:val="en-SG"/>
        </w:rPr>
        <w:t xml:space="preserve"> </w:t>
      </w:r>
      <w:r w:rsidR="002F3EC9">
        <w:rPr>
          <w:rFonts w:ascii="Times New Roman" w:hAnsi="Times New Roman" w:cs="Times New Roman"/>
          <w:sz w:val="24"/>
          <w:szCs w:val="24"/>
          <w:lang w:val="en-SG"/>
        </w:rPr>
        <w:t>For example, we may e</w:t>
      </w:r>
      <w:r w:rsidRPr="00D24024">
        <w:rPr>
          <w:rFonts w:ascii="Times New Roman" w:hAnsi="Times New Roman" w:cs="Times New Roman"/>
          <w:sz w:val="24"/>
          <w:szCs w:val="24"/>
          <w:lang w:val="en-SG"/>
        </w:rPr>
        <w:t>stablish a regression model between per capita consumption level (Y) and per capita disposable income (X):</w:t>
      </w:r>
    </w:p>
    <w:p w14:paraId="0FFC3BF1" w14:textId="77777777" w:rsidR="002845F8" w:rsidRPr="00D24024" w:rsidRDefault="00E167FD" w:rsidP="74BF20DE">
      <w:pPr>
        <w:jc w:val="center"/>
        <w:rPr>
          <w:rFonts w:ascii="Times New Roman" w:hAnsi="Times New Roman" w:cs="Times New Roman"/>
          <w:sz w:val="24"/>
          <w:szCs w:val="24"/>
          <w:lang w:val="en-SG"/>
        </w:rPr>
      </w:pPr>
      <m:oMathPara>
        <m:oMath>
          <m:sSub>
            <m:sSubPr>
              <m:ctrlPr>
                <w:rPr>
                  <w:rFonts w:ascii="Cambria Math" w:hAnsi="Cambria Math" w:cs="Times New Roman"/>
                  <w:sz w:val="24"/>
                  <w:szCs w:val="24"/>
                  <w:lang w:val="en-SG"/>
                </w:rPr>
              </m:ctrlPr>
            </m:sSubPr>
            <m:e>
              <m:r>
                <w:rPr>
                  <w:rFonts w:ascii="Cambria Math" w:hAnsi="Cambria Math" w:cs="Times New Roman"/>
                  <w:sz w:val="24"/>
                  <w:szCs w:val="24"/>
                  <w:lang w:val="en-SG"/>
                </w:rPr>
                <m:t>Y</m:t>
              </m:r>
            </m:e>
            <m:sub>
              <m:r>
                <w:rPr>
                  <w:rFonts w:ascii="Cambria Math" w:hAnsi="Cambria Math" w:cs="Times New Roman"/>
                  <w:sz w:val="24"/>
                  <w:szCs w:val="24"/>
                  <w:lang w:val="en-SG"/>
                </w:rPr>
                <m:t>t</m:t>
              </m:r>
            </m:sub>
          </m:sSub>
          <m:r>
            <m:rPr>
              <m:sty m:val="p"/>
            </m:rPr>
            <w:rPr>
              <w:rFonts w:ascii="Cambria Math" w:hAnsi="Cambria Math" w:cs="Times New Roman"/>
              <w:sz w:val="24"/>
              <w:szCs w:val="24"/>
              <w:lang w:val="en-SG"/>
            </w:rPr>
            <m:t>=</m:t>
          </m:r>
          <m:sSub>
            <m:sSubPr>
              <m:ctrlPr>
                <w:rPr>
                  <w:rFonts w:ascii="Cambria Math" w:hAnsi="Cambria Math" w:cs="Times New Roman"/>
                  <w:sz w:val="24"/>
                  <w:szCs w:val="24"/>
                  <w:lang w:val="en-SG"/>
                </w:rPr>
              </m:ctrlPr>
            </m:sSubPr>
            <m:e>
              <m:r>
                <w:rPr>
                  <w:rFonts w:ascii="Cambria Math" w:hAnsi="Cambria Math" w:cs="Times New Roman"/>
                  <w:sz w:val="24"/>
                  <w:szCs w:val="24"/>
                  <w:lang w:val="en-SG"/>
                </w:rPr>
                <m:t>α</m:t>
              </m:r>
            </m:e>
            <m:sub>
              <m:r>
                <m:rPr>
                  <m:sty m:val="p"/>
                </m:rPr>
                <w:rPr>
                  <w:rFonts w:ascii="Cambria Math" w:hAnsi="Cambria Math" w:cs="Times New Roman"/>
                  <w:sz w:val="24"/>
                  <w:szCs w:val="24"/>
                  <w:lang w:val="en-SG"/>
                </w:rPr>
                <m:t>0</m:t>
              </m:r>
            </m:sub>
          </m:sSub>
          <m:r>
            <m:rPr>
              <m:sty m:val="p"/>
            </m:rPr>
            <w:rPr>
              <w:rFonts w:ascii="Cambria Math" w:hAnsi="Cambria Math" w:cs="Times New Roman"/>
              <w:sz w:val="24"/>
              <w:szCs w:val="24"/>
              <w:lang w:val="en-SG"/>
            </w:rPr>
            <m:t xml:space="preserve"> + </m:t>
          </m:r>
          <m:sSub>
            <m:sSubPr>
              <m:ctrlPr>
                <w:rPr>
                  <w:rFonts w:ascii="Cambria Math" w:hAnsi="Cambria Math" w:cs="Times New Roman"/>
                  <w:sz w:val="24"/>
                  <w:szCs w:val="24"/>
                  <w:lang w:val="en-SG"/>
                </w:rPr>
              </m:ctrlPr>
            </m:sSubPr>
            <m:e>
              <m:r>
                <w:rPr>
                  <w:rFonts w:ascii="Cambria Math" w:hAnsi="Cambria Math" w:cs="Times New Roman"/>
                  <w:sz w:val="24"/>
                  <w:szCs w:val="24"/>
                  <w:lang w:val="en-SG"/>
                </w:rPr>
                <m:t>α</m:t>
              </m:r>
            </m:e>
            <m:sub>
              <m:r>
                <m:rPr>
                  <m:sty m:val="p"/>
                </m:rPr>
                <w:rPr>
                  <w:rFonts w:ascii="Cambria Math" w:hAnsi="Cambria Math" w:cs="Times New Roman"/>
                  <w:sz w:val="24"/>
                  <w:szCs w:val="24"/>
                  <w:lang w:val="en-SG"/>
                </w:rPr>
                <m:t>1</m:t>
              </m:r>
            </m:sub>
          </m:sSub>
          <m:sSub>
            <m:sSubPr>
              <m:ctrlPr>
                <w:rPr>
                  <w:rFonts w:ascii="Cambria Math" w:hAnsi="Cambria Math" w:cs="Times New Roman"/>
                  <w:sz w:val="24"/>
                  <w:szCs w:val="24"/>
                  <w:lang w:val="en-SG"/>
                </w:rPr>
              </m:ctrlPr>
            </m:sSubPr>
            <m:e>
              <m:r>
                <m:rPr>
                  <m:sty m:val="p"/>
                </m:rPr>
                <w:rPr>
                  <w:rFonts w:ascii="Cambria Math" w:hAnsi="Cambria Math" w:cs="Times New Roman"/>
                  <w:sz w:val="24"/>
                  <w:szCs w:val="24"/>
                  <w:lang w:val="en-SG"/>
                </w:rPr>
                <m:t>X</m:t>
              </m:r>
            </m:e>
            <m:sub>
              <m:r>
                <w:rPr>
                  <w:rFonts w:ascii="Cambria Math" w:hAnsi="Cambria Math" w:cs="Times New Roman"/>
                  <w:sz w:val="24"/>
                  <w:szCs w:val="24"/>
                  <w:lang w:val="en-SG"/>
                </w:rPr>
                <m:t>t</m:t>
              </m:r>
            </m:sub>
          </m:sSub>
          <m:r>
            <m:rPr>
              <m:sty m:val="p"/>
            </m:rPr>
            <w:rPr>
              <w:rFonts w:ascii="Cambria Math" w:hAnsi="Cambria Math" w:cs="Times New Roman"/>
              <w:sz w:val="24"/>
              <w:szCs w:val="24"/>
              <w:lang w:val="en-SG"/>
            </w:rPr>
            <m:t xml:space="preserve"> + </m:t>
          </m:r>
          <m:sSub>
            <m:sSubPr>
              <m:ctrlPr>
                <w:rPr>
                  <w:rFonts w:ascii="Cambria Math" w:hAnsi="Cambria Math" w:cs="Times New Roman"/>
                  <w:sz w:val="24"/>
                  <w:szCs w:val="24"/>
                  <w:lang w:val="en-SG"/>
                </w:rPr>
              </m:ctrlPr>
            </m:sSubPr>
            <m:e>
              <m:r>
                <w:rPr>
                  <w:rFonts w:ascii="Cambria Math" w:hAnsi="Cambria Math" w:cs="Times New Roman"/>
                  <w:sz w:val="24"/>
                  <w:szCs w:val="24"/>
                  <w:lang w:val="en-SG"/>
                </w:rPr>
                <m:t>μ</m:t>
              </m:r>
            </m:e>
            <m:sub>
              <m:r>
                <w:rPr>
                  <w:rFonts w:ascii="Cambria Math" w:hAnsi="Cambria Math" w:cs="Times New Roman"/>
                  <w:sz w:val="24"/>
                  <w:szCs w:val="24"/>
                  <w:lang w:val="en-SG"/>
                </w:rPr>
                <m:t>t</m:t>
              </m:r>
            </m:sub>
          </m:sSub>
        </m:oMath>
      </m:oMathPara>
    </w:p>
    <w:p w14:paraId="5A943BD4" w14:textId="7B964B7C" w:rsidR="002845F8" w:rsidRPr="00D24024" w:rsidRDefault="002845F8" w:rsidP="00D24024">
      <w:pPr>
        <w:ind w:firstLine="720"/>
        <w:jc w:val="both"/>
        <w:rPr>
          <w:rFonts w:ascii="Times New Roman" w:hAnsi="Times New Roman" w:cs="Times New Roman"/>
          <w:sz w:val="24"/>
          <w:szCs w:val="24"/>
          <w:lang w:val="en-SG"/>
        </w:rPr>
      </w:pPr>
      <w:r w:rsidRPr="00D24024">
        <w:rPr>
          <w:rFonts w:ascii="Times New Roman" w:hAnsi="Times New Roman" w:cs="Times New Roman"/>
          <w:sz w:val="24"/>
          <w:szCs w:val="24"/>
          <w:lang w:val="en-SG"/>
        </w:rPr>
        <w:t>If Y and X have a common upward or downward trend, then</w:t>
      </w:r>
      <w:r w:rsidR="002F3EC9">
        <w:rPr>
          <w:rFonts w:ascii="Times New Roman" w:hAnsi="Times New Roman" w:cs="Times New Roman"/>
          <w:sz w:val="24"/>
          <w:szCs w:val="24"/>
          <w:lang w:val="en-SG"/>
        </w:rPr>
        <w:t xml:space="preserve"> we can</w:t>
      </w:r>
      <w:r w:rsidRPr="00D24024">
        <w:rPr>
          <w:rFonts w:ascii="Times New Roman" w:hAnsi="Times New Roman" w:cs="Times New Roman"/>
          <w:sz w:val="24"/>
          <w:szCs w:val="24"/>
          <w:lang w:val="en-SG"/>
        </w:rPr>
        <w:t xml:space="preserve"> differentiate X and Y so that they will become a stationary series, and the difference regression model is established:</w:t>
      </w:r>
    </w:p>
    <w:p w14:paraId="03C82576" w14:textId="77777777" w:rsidR="002845F8" w:rsidRPr="00D24024" w:rsidRDefault="002845F8" w:rsidP="00F968D5">
      <w:pPr>
        <w:jc w:val="center"/>
        <w:rPr>
          <w:rFonts w:ascii="Times New Roman" w:hAnsi="Times New Roman" w:cs="Times New Roman"/>
          <w:sz w:val="24"/>
          <w:szCs w:val="24"/>
          <w:lang w:val="en-SG"/>
        </w:rPr>
      </w:pPr>
      <m:oMath>
        <m:r>
          <w:rPr>
            <w:rFonts w:ascii="Cambria Math" w:hAnsi="Cambria Math" w:cs="Times New Roman"/>
            <w:sz w:val="24"/>
            <w:szCs w:val="24"/>
            <w:lang w:val="en-SG"/>
          </w:rPr>
          <m:t>Δ</m:t>
        </m:r>
        <m:sSub>
          <m:sSubPr>
            <m:ctrlPr>
              <w:rPr>
                <w:rFonts w:ascii="Cambria Math" w:hAnsi="Cambria Math" w:cs="Times New Roman"/>
                <w:sz w:val="24"/>
                <w:szCs w:val="24"/>
                <w:lang w:val="en-SG"/>
              </w:rPr>
            </m:ctrlPr>
          </m:sSubPr>
          <m:e>
            <m:r>
              <w:rPr>
                <w:rFonts w:ascii="Cambria Math" w:hAnsi="Cambria Math" w:cs="Times New Roman"/>
                <w:sz w:val="24"/>
                <w:szCs w:val="24"/>
                <w:lang w:val="en-SG"/>
              </w:rPr>
              <m:t>Y</m:t>
            </m:r>
          </m:e>
          <m:sub>
            <m:r>
              <w:rPr>
                <w:rFonts w:ascii="Cambria Math" w:hAnsi="Cambria Math" w:cs="Times New Roman"/>
                <w:sz w:val="24"/>
                <w:szCs w:val="24"/>
                <w:lang w:val="en-SG"/>
              </w:rPr>
              <m:t>t</m:t>
            </m:r>
          </m:sub>
        </m:sSub>
        <m:r>
          <m:rPr>
            <m:sty m:val="p"/>
          </m:rPr>
          <w:rPr>
            <w:rFonts w:ascii="Cambria Math" w:hAnsi="Cambria Math" w:cs="Times New Roman"/>
            <w:sz w:val="24"/>
            <w:szCs w:val="24"/>
            <w:lang w:val="en-SG"/>
          </w:rPr>
          <m:t xml:space="preserve">= </m:t>
        </m:r>
        <m:sSub>
          <m:sSubPr>
            <m:ctrlPr>
              <w:rPr>
                <w:rFonts w:ascii="Cambria Math" w:hAnsi="Cambria Math" w:cs="Times New Roman"/>
                <w:sz w:val="24"/>
                <w:szCs w:val="24"/>
                <w:lang w:val="en-SG"/>
              </w:rPr>
            </m:ctrlPr>
          </m:sSubPr>
          <m:e>
            <m:r>
              <w:rPr>
                <w:rFonts w:ascii="Cambria Math" w:hAnsi="Cambria Math" w:cs="Times New Roman"/>
                <w:sz w:val="24"/>
                <w:szCs w:val="24"/>
                <w:lang w:val="en-SG"/>
              </w:rPr>
              <m:t>α</m:t>
            </m:r>
          </m:e>
          <m:sub>
            <m:r>
              <m:rPr>
                <m:sty m:val="p"/>
              </m:rPr>
              <w:rPr>
                <w:rFonts w:ascii="Cambria Math" w:hAnsi="Cambria Math" w:cs="Times New Roman"/>
                <w:sz w:val="24"/>
                <w:szCs w:val="24"/>
                <w:lang w:val="en-SG"/>
              </w:rPr>
              <m:t>1</m:t>
            </m:r>
          </m:sub>
        </m:sSub>
        <m:r>
          <w:rPr>
            <w:rFonts w:ascii="Cambria Math" w:hAnsi="Cambria Math" w:cs="Times New Roman"/>
            <w:sz w:val="24"/>
            <w:szCs w:val="24"/>
            <w:lang w:val="en-SG"/>
          </w:rPr>
          <m:t>Δ</m:t>
        </m:r>
        <m:sSub>
          <m:sSubPr>
            <m:ctrlPr>
              <w:rPr>
                <w:rFonts w:ascii="Cambria Math" w:hAnsi="Cambria Math" w:cs="Times New Roman"/>
                <w:sz w:val="24"/>
                <w:szCs w:val="24"/>
                <w:lang w:val="en-SG"/>
              </w:rPr>
            </m:ctrlPr>
          </m:sSubPr>
          <m:e>
            <m:r>
              <m:rPr>
                <m:sty m:val="p"/>
              </m:rPr>
              <w:rPr>
                <w:rFonts w:ascii="Cambria Math" w:hAnsi="Cambria Math" w:cs="Times New Roman"/>
                <w:sz w:val="24"/>
                <w:szCs w:val="24"/>
                <w:lang w:val="en-SG"/>
              </w:rPr>
              <m:t>X</m:t>
            </m:r>
          </m:e>
          <m:sub>
            <m:r>
              <w:rPr>
                <w:rFonts w:ascii="Cambria Math" w:hAnsi="Cambria Math" w:cs="Times New Roman"/>
                <w:sz w:val="24"/>
                <w:szCs w:val="24"/>
                <w:lang w:val="en-SG"/>
              </w:rPr>
              <m:t>t</m:t>
            </m:r>
          </m:sub>
        </m:sSub>
        <m:r>
          <m:rPr>
            <m:sty m:val="p"/>
          </m:rPr>
          <w:rPr>
            <w:rFonts w:ascii="Cambria Math" w:hAnsi="Cambria Math" w:cs="Times New Roman"/>
            <w:sz w:val="24"/>
            <w:szCs w:val="24"/>
            <w:lang w:val="en-SG"/>
          </w:rPr>
          <m:t>+</m:t>
        </m:r>
        <m:sSub>
          <m:sSubPr>
            <m:ctrlPr>
              <w:rPr>
                <w:rFonts w:ascii="Cambria Math" w:hAnsi="Cambria Math" w:cs="Times New Roman"/>
                <w:sz w:val="24"/>
                <w:szCs w:val="24"/>
                <w:lang w:val="en-SG"/>
              </w:rPr>
            </m:ctrlPr>
          </m:sSubPr>
          <m:e>
            <m:r>
              <w:rPr>
                <w:rFonts w:ascii="Cambria Math" w:hAnsi="Cambria Math" w:cs="Times New Roman"/>
                <w:sz w:val="24"/>
                <w:szCs w:val="24"/>
                <w:lang w:val="en-SG"/>
              </w:rPr>
              <m:t>v</m:t>
            </m:r>
          </m:e>
          <m:sub>
            <m:r>
              <w:rPr>
                <w:rFonts w:ascii="Cambria Math" w:hAnsi="Cambria Math" w:cs="Times New Roman"/>
                <w:sz w:val="24"/>
                <w:szCs w:val="24"/>
                <w:lang w:val="en-SG"/>
              </w:rPr>
              <m:t>t</m:t>
            </m:r>
          </m:sub>
        </m:sSub>
        <m:r>
          <m:rPr>
            <m:sty m:val="p"/>
          </m:rPr>
          <w:rPr>
            <w:rFonts w:ascii="Cambria Math" w:hAnsi="Cambria Math" w:cs="Times New Roman"/>
            <w:sz w:val="24"/>
            <w:szCs w:val="24"/>
            <w:lang w:val="en-SG"/>
          </w:rPr>
          <m:t xml:space="preserve"> </m:t>
        </m:r>
      </m:oMath>
      <w:r w:rsidRPr="00D24024">
        <w:rPr>
          <w:rFonts w:ascii="MS Mincho" w:eastAsia="MS Mincho" w:hAnsi="MS Mincho" w:cs="MS Mincho" w:hint="eastAsia"/>
          <w:sz w:val="24"/>
          <w:szCs w:val="24"/>
          <w:lang w:val="en-SG"/>
        </w:rPr>
        <w:t xml:space="preserve">　　</w:t>
      </w:r>
      <w:r w:rsidRPr="00D24024">
        <w:rPr>
          <w:rFonts w:ascii="Times New Roman" w:hAnsi="Times New Roman" w:cs="Times New Roman"/>
          <w:sz w:val="24"/>
          <w:szCs w:val="24"/>
          <w:lang w:val="en-SG"/>
        </w:rPr>
        <w:t xml:space="preserve"> </w:t>
      </w:r>
      <m:oMath>
        <m:r>
          <w:rPr>
            <w:rFonts w:ascii="Cambria Math" w:hAnsi="Cambria Math" w:cs="Times New Roman"/>
            <w:sz w:val="24"/>
            <w:szCs w:val="24"/>
            <w:lang w:val="en-SG"/>
          </w:rPr>
          <m:t>where</m:t>
        </m:r>
      </m:oMath>
      <w:r w:rsidRPr="00D24024">
        <w:rPr>
          <w:rFonts w:ascii="Times New Roman" w:hAnsi="Times New Roman" w:cs="Times New Roman"/>
          <w:sz w:val="24"/>
          <w:szCs w:val="24"/>
          <w:lang w:val="en-SG"/>
        </w:rPr>
        <w:t xml:space="preserve"> </w:t>
      </w:r>
      <w:r w:rsidRPr="00D24024">
        <w:rPr>
          <w:rFonts w:ascii="MS Mincho" w:eastAsia="MS Mincho" w:hAnsi="MS Mincho" w:cs="MS Mincho" w:hint="eastAsia"/>
          <w:sz w:val="24"/>
          <w:szCs w:val="24"/>
          <w:lang w:val="en-SG"/>
        </w:rPr>
        <w:t xml:space="preserve">　</w:t>
      </w:r>
      <m:oMath>
        <m:sSub>
          <m:sSubPr>
            <m:ctrlPr>
              <w:rPr>
                <w:rFonts w:ascii="Cambria Math" w:hAnsi="Cambria Math" w:cs="Times New Roman"/>
                <w:sz w:val="24"/>
                <w:szCs w:val="24"/>
                <w:lang w:val="en-SG"/>
              </w:rPr>
            </m:ctrlPr>
          </m:sSubPr>
          <m:e>
            <m:r>
              <w:rPr>
                <w:rFonts w:ascii="Cambria Math" w:hAnsi="Cambria Math" w:cs="Times New Roman"/>
                <w:sz w:val="24"/>
                <w:szCs w:val="24"/>
                <w:lang w:val="en-SG"/>
              </w:rPr>
              <m:t>v</m:t>
            </m:r>
          </m:e>
          <m:sub>
            <m:r>
              <w:rPr>
                <w:rFonts w:ascii="Cambria Math" w:hAnsi="Cambria Math" w:cs="Times New Roman"/>
                <w:sz w:val="24"/>
                <w:szCs w:val="24"/>
                <w:lang w:val="en-SG"/>
              </w:rPr>
              <m:t>t</m:t>
            </m:r>
          </m:sub>
        </m:sSub>
        <m:r>
          <m:rPr>
            <m:sty m:val="p"/>
          </m:rPr>
          <w:rPr>
            <w:rFonts w:ascii="Cambria Math" w:hAnsi="Cambria Math" w:cs="Times New Roman"/>
            <w:sz w:val="24"/>
            <w:szCs w:val="24"/>
            <w:lang w:val="en-SG"/>
          </w:rPr>
          <m:t>=</m:t>
        </m:r>
        <m:sSub>
          <m:sSubPr>
            <m:ctrlPr>
              <w:rPr>
                <w:rFonts w:ascii="Cambria Math" w:hAnsi="Cambria Math" w:cs="Times New Roman"/>
                <w:sz w:val="24"/>
                <w:szCs w:val="24"/>
                <w:lang w:val="en-SG"/>
              </w:rPr>
            </m:ctrlPr>
          </m:sSubPr>
          <m:e>
            <m:r>
              <w:rPr>
                <w:rFonts w:ascii="Cambria Math" w:hAnsi="Cambria Math" w:cs="Times New Roman"/>
                <w:sz w:val="24"/>
                <w:szCs w:val="24"/>
                <w:lang w:val="en-SG"/>
              </w:rPr>
              <m:t>μ</m:t>
            </m:r>
          </m:e>
          <m:sub>
            <m:r>
              <w:rPr>
                <w:rFonts w:ascii="Cambria Math" w:hAnsi="Cambria Math" w:cs="Times New Roman"/>
                <w:sz w:val="24"/>
                <w:szCs w:val="24"/>
                <w:lang w:val="en-SG"/>
              </w:rPr>
              <m:t>t</m:t>
            </m:r>
          </m:sub>
        </m:sSub>
        <m:r>
          <m:rPr>
            <m:sty m:val="p"/>
          </m:rPr>
          <w:rPr>
            <w:rFonts w:ascii="Cambria Math" w:hAnsi="Cambria Math" w:cs="Times New Roman"/>
            <w:sz w:val="24"/>
            <w:szCs w:val="24"/>
            <w:lang w:val="en-SG"/>
          </w:rPr>
          <m:t xml:space="preserve">- </m:t>
        </m:r>
        <m:sSub>
          <m:sSubPr>
            <m:ctrlPr>
              <w:rPr>
                <w:rFonts w:ascii="Cambria Math" w:hAnsi="Cambria Math" w:cs="Times New Roman"/>
                <w:sz w:val="24"/>
                <w:szCs w:val="24"/>
                <w:lang w:val="en-SG"/>
              </w:rPr>
            </m:ctrlPr>
          </m:sSubPr>
          <m:e>
            <m:r>
              <w:rPr>
                <w:rFonts w:ascii="Cambria Math" w:hAnsi="Cambria Math" w:cs="Times New Roman"/>
                <w:sz w:val="24"/>
                <w:szCs w:val="24"/>
                <w:lang w:val="en-SG"/>
              </w:rPr>
              <m:t>μ</m:t>
            </m:r>
          </m:e>
          <m:sub>
            <m:r>
              <w:rPr>
                <w:rFonts w:ascii="Cambria Math" w:hAnsi="Cambria Math" w:cs="Times New Roman"/>
                <w:sz w:val="24"/>
                <w:szCs w:val="24"/>
                <w:lang w:val="en-SG"/>
              </w:rPr>
              <m:t>t</m:t>
            </m:r>
            <m:r>
              <m:rPr>
                <m:sty m:val="p"/>
              </m:rPr>
              <w:rPr>
                <w:rFonts w:ascii="Cambria Math" w:hAnsi="Cambria Math" w:cs="Times New Roman"/>
                <w:sz w:val="24"/>
                <w:szCs w:val="24"/>
                <w:lang w:val="en-SG"/>
              </w:rPr>
              <m:t>-1</m:t>
            </m:r>
          </m:sub>
        </m:sSub>
      </m:oMath>
    </w:p>
    <w:p w14:paraId="4E2B6862" w14:textId="4A176B86" w:rsidR="002845F8" w:rsidRPr="00D24024" w:rsidRDefault="002845F8" w:rsidP="00D24024">
      <w:pPr>
        <w:jc w:val="both"/>
        <w:rPr>
          <w:rFonts w:ascii="Times New Roman" w:hAnsi="Times New Roman" w:cs="Times New Roman"/>
          <w:sz w:val="24"/>
          <w:szCs w:val="24"/>
          <w:lang w:val="en-SG"/>
        </w:rPr>
      </w:pPr>
      <w:r w:rsidRPr="00D24024">
        <w:rPr>
          <w:rFonts w:ascii="MS Mincho" w:eastAsia="MS Mincho" w:hAnsi="MS Mincho" w:cs="MS Mincho" w:hint="eastAsia"/>
          <w:sz w:val="24"/>
          <w:szCs w:val="24"/>
          <w:lang w:val="en-SG"/>
        </w:rPr>
        <w:t xml:space="preserve">　</w:t>
      </w:r>
      <w:r w:rsidRPr="00D24024">
        <w:rPr>
          <w:rFonts w:ascii="Times New Roman" w:hAnsi="Times New Roman" w:cs="Times New Roman"/>
          <w:sz w:val="24"/>
          <w:szCs w:val="24"/>
          <w:lang w:val="en-SG"/>
        </w:rPr>
        <w:t xml:space="preserve"> However, this approach will cause two problems: (1) If there is a long-term stable equilibrium relationship between X and Y, </w:t>
      </w:r>
      <m:oMath>
        <m:sSub>
          <m:sSubPr>
            <m:ctrlPr>
              <w:rPr>
                <w:rFonts w:ascii="Cambria Math" w:hAnsi="Cambria Math" w:cs="Times New Roman"/>
                <w:sz w:val="24"/>
                <w:szCs w:val="24"/>
                <w:lang w:val="en-SG"/>
              </w:rPr>
            </m:ctrlPr>
          </m:sSubPr>
          <m:e>
            <m:r>
              <w:rPr>
                <w:rFonts w:ascii="Cambria Math" w:hAnsi="Cambria Math" w:cs="Times New Roman"/>
                <w:sz w:val="24"/>
                <w:szCs w:val="24"/>
                <w:lang w:val="en-SG"/>
              </w:rPr>
              <m:t>Y</m:t>
            </m:r>
          </m:e>
          <m:sub>
            <m:r>
              <w:rPr>
                <w:rFonts w:ascii="Cambria Math" w:hAnsi="Cambria Math" w:cs="Times New Roman"/>
                <w:sz w:val="24"/>
                <w:szCs w:val="24"/>
                <w:lang w:val="en-SG"/>
              </w:rPr>
              <m:t>t</m:t>
            </m:r>
          </m:sub>
        </m:sSub>
        <m:r>
          <m:rPr>
            <m:sty m:val="p"/>
          </m:rPr>
          <w:rPr>
            <w:rFonts w:ascii="Cambria Math" w:hAnsi="Cambria Math" w:cs="Times New Roman"/>
            <w:sz w:val="24"/>
            <w:szCs w:val="24"/>
            <w:lang w:val="en-SG"/>
          </w:rPr>
          <m:t>=</m:t>
        </m:r>
        <m:sSub>
          <m:sSubPr>
            <m:ctrlPr>
              <w:rPr>
                <w:rFonts w:ascii="Cambria Math" w:hAnsi="Cambria Math" w:cs="Times New Roman"/>
                <w:sz w:val="24"/>
                <w:szCs w:val="24"/>
                <w:lang w:val="en-SG"/>
              </w:rPr>
            </m:ctrlPr>
          </m:sSubPr>
          <m:e>
            <m:r>
              <m:rPr>
                <m:sty m:val="p"/>
              </m:rPr>
              <w:rPr>
                <w:rFonts w:ascii="Cambria Math" w:hAnsi="Cambria Math" w:cs="Times New Roman"/>
                <w:sz w:val="24"/>
                <w:szCs w:val="24"/>
                <w:lang w:val="en-SG"/>
              </w:rPr>
              <m:t>α</m:t>
            </m:r>
          </m:e>
          <m:sub>
            <m:r>
              <m:rPr>
                <m:sty m:val="p"/>
              </m:rPr>
              <w:rPr>
                <w:rFonts w:ascii="Cambria Math" w:hAnsi="Cambria Math" w:cs="Times New Roman"/>
                <w:sz w:val="24"/>
                <w:szCs w:val="24"/>
                <w:lang w:val="en-SG"/>
              </w:rPr>
              <m:t>0</m:t>
            </m:r>
          </m:sub>
        </m:sSub>
        <m:r>
          <m:rPr>
            <m:sty m:val="p"/>
          </m:rPr>
          <w:rPr>
            <w:rFonts w:ascii="Cambria Math" w:hAnsi="Cambria Math" w:cs="Times New Roman"/>
            <w:sz w:val="24"/>
            <w:szCs w:val="24"/>
            <w:lang w:val="en-SG"/>
          </w:rPr>
          <m:t xml:space="preserve"> + </m:t>
        </m:r>
        <m:sSub>
          <m:sSubPr>
            <m:ctrlPr>
              <w:rPr>
                <w:rFonts w:ascii="Cambria Math" w:hAnsi="Cambria Math" w:cs="Times New Roman"/>
                <w:sz w:val="24"/>
                <w:szCs w:val="24"/>
                <w:lang w:val="en-SG"/>
              </w:rPr>
            </m:ctrlPr>
          </m:sSubPr>
          <m:e>
            <m:r>
              <m:rPr>
                <m:sty m:val="p"/>
              </m:rPr>
              <w:rPr>
                <w:rFonts w:ascii="Cambria Math" w:hAnsi="Cambria Math" w:cs="Times New Roman"/>
                <w:sz w:val="24"/>
                <w:szCs w:val="24"/>
                <w:lang w:val="en-SG"/>
              </w:rPr>
              <m:t>α</m:t>
            </m:r>
          </m:e>
          <m:sub>
            <m:r>
              <m:rPr>
                <m:sty m:val="p"/>
              </m:rPr>
              <w:rPr>
                <w:rFonts w:ascii="Cambria Math" w:hAnsi="Cambria Math" w:cs="Times New Roman"/>
                <w:sz w:val="24"/>
                <w:szCs w:val="24"/>
                <w:lang w:val="en-SG"/>
              </w:rPr>
              <m:t>1</m:t>
            </m:r>
          </m:sub>
        </m:sSub>
        <m:sSub>
          <m:sSubPr>
            <m:ctrlPr>
              <w:rPr>
                <w:rFonts w:ascii="Cambria Math" w:hAnsi="Cambria Math" w:cs="Times New Roman"/>
                <w:sz w:val="24"/>
                <w:szCs w:val="24"/>
                <w:lang w:val="en-SG"/>
              </w:rPr>
            </m:ctrlPr>
          </m:sSubPr>
          <m:e>
            <m:r>
              <m:rPr>
                <m:sty m:val="p"/>
              </m:rPr>
              <w:rPr>
                <w:rFonts w:ascii="Cambria Math" w:hAnsi="Cambria Math" w:cs="Times New Roman"/>
                <w:sz w:val="24"/>
                <w:szCs w:val="24"/>
                <w:lang w:val="en-SG"/>
              </w:rPr>
              <m:t>X</m:t>
            </m:r>
          </m:e>
          <m:sub>
            <m:r>
              <w:rPr>
                <w:rFonts w:ascii="Cambria Math" w:hAnsi="Cambria Math" w:cs="Times New Roman"/>
                <w:sz w:val="24"/>
                <w:szCs w:val="24"/>
                <w:lang w:val="en-SG"/>
              </w:rPr>
              <m:t>t</m:t>
            </m:r>
          </m:sub>
        </m:sSub>
        <m:r>
          <m:rPr>
            <m:sty m:val="p"/>
          </m:rPr>
          <w:rPr>
            <w:rFonts w:ascii="Cambria Math" w:hAnsi="Cambria Math" w:cs="Times New Roman"/>
            <w:sz w:val="24"/>
            <w:szCs w:val="24"/>
            <w:lang w:val="en-SG"/>
          </w:rPr>
          <m:t xml:space="preserve"> + </m:t>
        </m:r>
        <m:sSub>
          <m:sSubPr>
            <m:ctrlPr>
              <w:rPr>
                <w:rFonts w:ascii="Cambria Math" w:hAnsi="Cambria Math" w:cs="Times New Roman"/>
                <w:sz w:val="24"/>
                <w:szCs w:val="24"/>
                <w:lang w:val="en-SG"/>
              </w:rPr>
            </m:ctrlPr>
          </m:sSubPr>
          <m:e>
            <m:r>
              <w:rPr>
                <w:rFonts w:ascii="Cambria Math" w:hAnsi="Cambria Math" w:cs="Times New Roman"/>
                <w:sz w:val="24"/>
                <w:szCs w:val="24"/>
                <w:lang w:val="en-SG"/>
              </w:rPr>
              <m:t>μ</m:t>
            </m:r>
          </m:e>
          <m:sub>
            <m:r>
              <w:rPr>
                <w:rFonts w:ascii="Cambria Math" w:hAnsi="Cambria Math" w:cs="Times New Roman"/>
                <w:sz w:val="24"/>
                <w:szCs w:val="24"/>
                <w:lang w:val="en-SG"/>
              </w:rPr>
              <m:t>t</m:t>
            </m:r>
          </m:sub>
        </m:sSub>
      </m:oMath>
      <w:r w:rsidRPr="00D24024">
        <w:rPr>
          <w:rFonts w:ascii="Times New Roman" w:hAnsi="Times New Roman" w:cs="Times New Roman"/>
          <w:sz w:val="24"/>
          <w:szCs w:val="24"/>
          <w:lang w:val="en-SG"/>
        </w:rPr>
        <w:t xml:space="preserve">, but there is no serial correlation in the term </w:t>
      </w:r>
      <m:oMath>
        <m:sSub>
          <m:sSubPr>
            <m:ctrlPr>
              <w:rPr>
                <w:rFonts w:ascii="Cambria Math" w:hAnsi="Cambria Math" w:cs="Times New Roman"/>
                <w:sz w:val="24"/>
                <w:szCs w:val="24"/>
                <w:lang w:val="en-SG"/>
              </w:rPr>
            </m:ctrlPr>
          </m:sSubPr>
          <m:e>
            <m:r>
              <w:rPr>
                <w:rFonts w:ascii="Cambria Math" w:hAnsi="Cambria Math" w:cs="Times New Roman"/>
                <w:sz w:val="24"/>
                <w:szCs w:val="24"/>
                <w:lang w:val="en-SG"/>
              </w:rPr>
              <m:t>μ</m:t>
            </m:r>
          </m:e>
          <m:sub>
            <m:r>
              <w:rPr>
                <w:rFonts w:ascii="Cambria Math" w:hAnsi="Cambria Math" w:cs="Times New Roman"/>
                <w:sz w:val="24"/>
                <w:szCs w:val="24"/>
                <w:lang w:val="en-SG"/>
              </w:rPr>
              <m:t>t</m:t>
            </m:r>
          </m:sub>
        </m:sSub>
      </m:oMath>
      <w:r w:rsidRPr="00D24024">
        <w:rPr>
          <w:rFonts w:ascii="Times New Roman" w:hAnsi="Times New Roman" w:cs="Times New Roman"/>
          <w:sz w:val="24"/>
          <w:szCs w:val="24"/>
          <w:lang w:val="en-SG"/>
        </w:rPr>
        <w:t xml:space="preserve">. Then </w:t>
      </w:r>
      <m:oMath>
        <m:sSub>
          <m:sSubPr>
            <m:ctrlPr>
              <w:rPr>
                <w:rFonts w:ascii="Cambria Math" w:hAnsi="Cambria Math" w:cs="Times New Roman"/>
                <w:sz w:val="24"/>
                <w:szCs w:val="24"/>
                <w:lang w:val="en-SG"/>
              </w:rPr>
            </m:ctrlPr>
          </m:sSubPr>
          <m:e>
            <m:r>
              <w:rPr>
                <w:rFonts w:ascii="Cambria Math" w:hAnsi="Cambria Math" w:cs="Times New Roman"/>
                <w:sz w:val="24"/>
                <w:szCs w:val="24"/>
                <w:lang w:val="en-SG"/>
              </w:rPr>
              <m:t>v</m:t>
            </m:r>
          </m:e>
          <m:sub>
            <m:r>
              <w:rPr>
                <w:rFonts w:ascii="Cambria Math" w:hAnsi="Cambria Math" w:cs="Times New Roman"/>
                <w:sz w:val="24"/>
                <w:szCs w:val="24"/>
                <w:lang w:val="en-SG"/>
              </w:rPr>
              <m:t>t</m:t>
            </m:r>
          </m:sub>
        </m:sSub>
      </m:oMath>
      <w:r w:rsidRPr="00D24024">
        <w:rPr>
          <w:rFonts w:ascii="Times New Roman" w:hAnsi="Times New Roman" w:cs="Times New Roman"/>
          <w:sz w:val="24"/>
          <w:szCs w:val="24"/>
          <w:lang w:val="en-SG"/>
        </w:rPr>
        <w:t xml:space="preserve"> in the differential formula  </w:t>
      </w:r>
      <m:oMath>
        <m:sSub>
          <m:sSubPr>
            <m:ctrlPr>
              <w:rPr>
                <w:rFonts w:ascii="Cambria Math" w:hAnsi="Cambria Math" w:cs="Times New Roman"/>
                <w:sz w:val="24"/>
                <w:szCs w:val="24"/>
                <w:lang w:val="en-SG"/>
              </w:rPr>
            </m:ctrlPr>
          </m:sSubPr>
          <m:e>
            <m:r>
              <w:rPr>
                <w:rFonts w:ascii="Cambria Math" w:hAnsi="Cambria Math" w:cs="Times New Roman"/>
                <w:sz w:val="24"/>
                <w:szCs w:val="24"/>
                <w:lang w:val="en-SG"/>
              </w:rPr>
              <m:t>Y</m:t>
            </m:r>
          </m:e>
          <m:sub>
            <m:r>
              <w:rPr>
                <w:rFonts w:ascii="Cambria Math" w:hAnsi="Cambria Math" w:cs="Times New Roman"/>
                <w:sz w:val="24"/>
                <w:szCs w:val="24"/>
                <w:lang w:val="en-SG"/>
              </w:rPr>
              <m:t>t</m:t>
            </m:r>
          </m:sub>
        </m:sSub>
        <m:r>
          <m:rPr>
            <m:sty m:val="p"/>
          </m:rPr>
          <w:rPr>
            <w:rFonts w:ascii="Cambria Math" w:hAnsi="Cambria Math" w:cs="Times New Roman"/>
            <w:sz w:val="24"/>
            <w:szCs w:val="24"/>
            <w:lang w:val="en-SG"/>
          </w:rPr>
          <m:t>=</m:t>
        </m:r>
        <m:sSub>
          <m:sSubPr>
            <m:ctrlPr>
              <w:rPr>
                <w:rFonts w:ascii="Cambria Math" w:hAnsi="Cambria Math" w:cs="Times New Roman"/>
                <w:sz w:val="24"/>
                <w:szCs w:val="24"/>
                <w:lang w:val="en-SG"/>
              </w:rPr>
            </m:ctrlPr>
          </m:sSubPr>
          <m:e>
            <m:r>
              <w:rPr>
                <w:rFonts w:ascii="Cambria Math" w:hAnsi="Cambria Math" w:cs="Times New Roman"/>
                <w:sz w:val="24"/>
                <w:szCs w:val="24"/>
                <w:lang w:val="en-SG"/>
              </w:rPr>
              <m:t>α</m:t>
            </m:r>
          </m:e>
          <m:sub>
            <m:r>
              <m:rPr>
                <m:sty m:val="p"/>
              </m:rPr>
              <w:rPr>
                <w:rFonts w:ascii="Cambria Math" w:hAnsi="Cambria Math" w:cs="Times New Roman"/>
                <w:sz w:val="24"/>
                <w:szCs w:val="24"/>
                <w:lang w:val="en-SG"/>
              </w:rPr>
              <m:t>0</m:t>
            </m:r>
          </m:sub>
        </m:sSub>
        <m:r>
          <m:rPr>
            <m:sty m:val="p"/>
          </m:rPr>
          <w:rPr>
            <w:rFonts w:ascii="Cambria Math" w:hAnsi="Cambria Math" w:cs="Times New Roman"/>
            <w:sz w:val="24"/>
            <w:szCs w:val="24"/>
            <w:lang w:val="en-SG"/>
          </w:rPr>
          <m:t xml:space="preserve"> + </m:t>
        </m:r>
        <m:sSub>
          <m:sSubPr>
            <m:ctrlPr>
              <w:rPr>
                <w:rFonts w:ascii="Cambria Math" w:hAnsi="Cambria Math" w:cs="Times New Roman"/>
                <w:sz w:val="24"/>
                <w:szCs w:val="24"/>
                <w:lang w:val="en-SG"/>
              </w:rPr>
            </m:ctrlPr>
          </m:sSubPr>
          <m:e>
            <m:r>
              <w:rPr>
                <w:rFonts w:ascii="Cambria Math" w:hAnsi="Cambria Math" w:cs="Times New Roman"/>
                <w:sz w:val="24"/>
                <w:szCs w:val="24"/>
                <w:lang w:val="en-SG"/>
              </w:rPr>
              <m:t>α</m:t>
            </m:r>
          </m:e>
          <m:sub>
            <m:r>
              <m:rPr>
                <m:sty m:val="p"/>
              </m:rPr>
              <w:rPr>
                <w:rFonts w:ascii="Cambria Math" w:hAnsi="Cambria Math" w:cs="Times New Roman"/>
                <w:sz w:val="24"/>
                <w:szCs w:val="24"/>
                <w:lang w:val="en-SG"/>
              </w:rPr>
              <m:t>1</m:t>
            </m:r>
          </m:sub>
        </m:sSub>
        <m:sSub>
          <m:sSubPr>
            <m:ctrlPr>
              <w:rPr>
                <w:rFonts w:ascii="Cambria Math" w:hAnsi="Cambria Math" w:cs="Times New Roman"/>
                <w:sz w:val="24"/>
                <w:szCs w:val="24"/>
                <w:lang w:val="en-SG"/>
              </w:rPr>
            </m:ctrlPr>
          </m:sSubPr>
          <m:e>
            <m:r>
              <m:rPr>
                <m:sty m:val="p"/>
              </m:rPr>
              <w:rPr>
                <w:rFonts w:ascii="Cambria Math" w:hAnsi="Cambria Math" w:cs="Times New Roman"/>
                <w:sz w:val="24"/>
                <w:szCs w:val="24"/>
                <w:lang w:val="en-SG"/>
              </w:rPr>
              <m:t>X</m:t>
            </m:r>
          </m:e>
          <m:sub>
            <m:r>
              <w:rPr>
                <w:rFonts w:ascii="Cambria Math" w:hAnsi="Cambria Math" w:cs="Times New Roman"/>
                <w:sz w:val="24"/>
                <w:szCs w:val="24"/>
                <w:lang w:val="en-SG"/>
              </w:rPr>
              <m:t>t</m:t>
            </m:r>
          </m:sub>
        </m:sSub>
        <m:r>
          <m:rPr>
            <m:sty m:val="p"/>
          </m:rPr>
          <w:rPr>
            <w:rFonts w:ascii="Cambria Math" w:hAnsi="Cambria Math" w:cs="Times New Roman"/>
            <w:sz w:val="24"/>
            <w:szCs w:val="24"/>
            <w:lang w:val="en-SG"/>
          </w:rPr>
          <m:t xml:space="preserve"> + </m:t>
        </m:r>
        <m:sSub>
          <m:sSubPr>
            <m:ctrlPr>
              <w:rPr>
                <w:rFonts w:ascii="Cambria Math" w:hAnsi="Cambria Math" w:cs="Times New Roman"/>
                <w:sz w:val="24"/>
                <w:szCs w:val="24"/>
                <w:lang w:val="en-SG"/>
              </w:rPr>
            </m:ctrlPr>
          </m:sSubPr>
          <m:e>
            <m:r>
              <w:rPr>
                <w:rFonts w:ascii="Cambria Math" w:hAnsi="Cambria Math" w:cs="Times New Roman"/>
                <w:sz w:val="24"/>
                <w:szCs w:val="24"/>
                <w:lang w:val="en-SG"/>
              </w:rPr>
              <m:t>μ</m:t>
            </m:r>
          </m:e>
          <m:sub>
            <m:r>
              <w:rPr>
                <w:rFonts w:ascii="Cambria Math" w:hAnsi="Cambria Math" w:cs="Times New Roman"/>
                <w:sz w:val="24"/>
                <w:szCs w:val="24"/>
                <w:lang w:val="en-SG"/>
              </w:rPr>
              <m:t>t</m:t>
            </m:r>
          </m:sub>
        </m:sSub>
      </m:oMath>
      <w:r w:rsidRPr="00D24024">
        <w:rPr>
          <w:rFonts w:ascii="Times New Roman" w:hAnsi="Times New Roman" w:cs="Times New Roman"/>
          <w:sz w:val="24"/>
          <w:szCs w:val="24"/>
          <w:lang w:val="en-SG"/>
        </w:rPr>
        <w:t xml:space="preserve"> is a first order moving average time series, so it is serially correlated; (2) If the estimation is done in differential form, important information about the level values of the variables will be ignored, when the model only expresses the short-run relationship between X and Y, but does not reveal the long-run relationship between them.</w:t>
      </w:r>
      <w:r w:rsidR="00D24024">
        <w:rPr>
          <w:rFonts w:ascii="Times New Roman" w:hAnsi="Times New Roman" w:cs="Times New Roman"/>
          <w:sz w:val="24"/>
          <w:szCs w:val="24"/>
          <w:lang w:val="en-SG"/>
        </w:rPr>
        <w:t xml:space="preserve"> </w:t>
      </w:r>
      <w:r w:rsidRPr="00D24024">
        <w:rPr>
          <w:rFonts w:ascii="Times New Roman" w:hAnsi="Times New Roman" w:cs="Times New Roman"/>
          <w:sz w:val="24"/>
          <w:szCs w:val="24"/>
          <w:lang w:val="en-SG"/>
        </w:rPr>
        <w:t>This is because from a long-run equilibrium point of view, the change in Y in period t depends not only on the change in X itself, but also on the state of X and Y at the end of period t-1 and</w:t>
      </w:r>
      <w:r w:rsidR="00211F0C">
        <w:rPr>
          <w:rFonts w:ascii="Times New Roman" w:hAnsi="Times New Roman" w:cs="Times New Roman"/>
          <w:sz w:val="24"/>
          <w:szCs w:val="24"/>
          <w:lang w:val="en-SG"/>
        </w:rPr>
        <w:t xml:space="preserve"> </w:t>
      </w:r>
      <w:r w:rsidRPr="00D24024">
        <w:rPr>
          <w:rFonts w:ascii="Times New Roman" w:hAnsi="Times New Roman" w:cs="Times New Roman"/>
          <w:sz w:val="24"/>
          <w:szCs w:val="24"/>
          <w:lang w:val="en-SG"/>
        </w:rPr>
        <w:t>on the degree of imbalance between X and Y in period t-1. Also, the use of differential variables tends to yield unsatisfactory regression equations.</w:t>
      </w:r>
    </w:p>
    <w:p w14:paraId="725048BF" w14:textId="50826080" w:rsidR="002845F8" w:rsidRPr="00211F0C" w:rsidRDefault="002845F8" w:rsidP="00211F0C">
      <w:pPr>
        <w:ind w:firstLine="720"/>
        <w:jc w:val="both"/>
        <w:rPr>
          <w:rFonts w:ascii="Times New Roman" w:hAnsi="Times New Roman" w:cs="Times New Roman"/>
          <w:sz w:val="24"/>
          <w:szCs w:val="24"/>
          <w:lang w:val="en-SG"/>
        </w:rPr>
      </w:pPr>
      <w:r w:rsidRPr="00211F0C">
        <w:rPr>
          <w:rFonts w:ascii="Times New Roman" w:hAnsi="Times New Roman" w:cs="Times New Roman"/>
          <w:sz w:val="24"/>
          <w:szCs w:val="24"/>
          <w:lang w:val="en-SG"/>
        </w:rPr>
        <w:t xml:space="preserve">For example, when using the </w:t>
      </w:r>
      <m:oMath>
        <m:r>
          <w:rPr>
            <w:rFonts w:ascii="Cambria Math" w:hAnsi="Cambria Math" w:cs="Times New Roman" w:hint="eastAsia"/>
            <w:sz w:val="24"/>
            <w:szCs w:val="24"/>
            <w:lang w:val="en-SG"/>
          </w:rPr>
          <m:t>Δ</m:t>
        </m:r>
        <m:sSub>
          <m:sSubPr>
            <m:ctrlPr>
              <w:rPr>
                <w:rFonts w:ascii="Cambria Math" w:hAnsi="Cambria Math" w:cs="Times New Roman"/>
                <w:sz w:val="24"/>
                <w:szCs w:val="24"/>
                <w:lang w:val="en-SG"/>
              </w:rPr>
            </m:ctrlPr>
          </m:sSubPr>
          <m:e>
            <m:r>
              <w:rPr>
                <w:rFonts w:ascii="Cambria Math" w:hAnsi="Cambria Math" w:cs="Times New Roman"/>
                <w:sz w:val="24"/>
                <w:szCs w:val="24"/>
                <w:lang w:val="en-SG"/>
              </w:rPr>
              <m:t>Y</m:t>
            </m:r>
          </m:e>
          <m:sub>
            <m:r>
              <w:rPr>
                <w:rFonts w:ascii="Cambria Math" w:hAnsi="Cambria Math" w:cs="Times New Roman"/>
                <w:sz w:val="24"/>
                <w:szCs w:val="24"/>
                <w:lang w:val="en-SG"/>
              </w:rPr>
              <m:t>t</m:t>
            </m:r>
          </m:sub>
        </m:sSub>
        <m:r>
          <m:rPr>
            <m:sty m:val="p"/>
          </m:rPr>
          <w:rPr>
            <w:rFonts w:ascii="Cambria Math" w:hAnsi="Cambria Math" w:cs="Times New Roman"/>
            <w:sz w:val="24"/>
            <w:szCs w:val="24"/>
            <w:lang w:val="en-SG"/>
          </w:rPr>
          <m:t xml:space="preserve">= </m:t>
        </m:r>
        <m:sSub>
          <m:sSubPr>
            <m:ctrlPr>
              <w:rPr>
                <w:rFonts w:ascii="Cambria Math" w:hAnsi="Cambria Math" w:cs="Times New Roman"/>
                <w:sz w:val="24"/>
                <w:szCs w:val="24"/>
                <w:lang w:val="en-SG"/>
              </w:rPr>
            </m:ctrlPr>
          </m:sSubPr>
          <m:e>
            <m:r>
              <m:rPr>
                <m:sty m:val="p"/>
              </m:rPr>
              <w:rPr>
                <w:rFonts w:ascii="Cambria Math" w:hAnsi="Cambria Math" w:cs="Times New Roman" w:hint="eastAsia"/>
                <w:sz w:val="24"/>
                <w:szCs w:val="24"/>
                <w:lang w:val="en-SG"/>
              </w:rPr>
              <m:t>α</m:t>
            </m:r>
          </m:e>
          <m:sub>
            <m:r>
              <m:rPr>
                <m:sty m:val="p"/>
              </m:rPr>
              <w:rPr>
                <w:rFonts w:ascii="Cambria Math" w:hAnsi="Cambria Math" w:cs="Times New Roman"/>
                <w:sz w:val="24"/>
                <w:szCs w:val="24"/>
                <w:lang w:val="en-SG"/>
              </w:rPr>
              <m:t>1</m:t>
            </m:r>
          </m:sub>
        </m:sSub>
        <m:r>
          <w:rPr>
            <w:rFonts w:ascii="Cambria Math" w:hAnsi="Cambria Math" w:cs="Times New Roman"/>
            <w:sz w:val="24"/>
            <w:szCs w:val="24"/>
            <w:lang w:val="en-SG"/>
          </w:rPr>
          <m:t>Δ</m:t>
        </m:r>
        <m:sSub>
          <m:sSubPr>
            <m:ctrlPr>
              <w:rPr>
                <w:rFonts w:ascii="Cambria Math" w:hAnsi="Cambria Math" w:cs="Times New Roman"/>
                <w:sz w:val="24"/>
                <w:szCs w:val="24"/>
                <w:lang w:val="en-SG"/>
              </w:rPr>
            </m:ctrlPr>
          </m:sSubPr>
          <m:e>
            <m:r>
              <m:rPr>
                <m:sty m:val="p"/>
              </m:rPr>
              <w:rPr>
                <w:rFonts w:ascii="Cambria Math" w:hAnsi="Cambria Math" w:cs="Times New Roman" w:hint="eastAsia"/>
                <w:sz w:val="24"/>
                <w:szCs w:val="24"/>
                <w:lang w:val="en-SG"/>
              </w:rPr>
              <m:t>X</m:t>
            </m:r>
          </m:e>
          <m:sub>
            <m:r>
              <w:rPr>
                <w:rFonts w:ascii="Cambria Math" w:hAnsi="Cambria Math" w:cs="Times New Roman"/>
                <w:sz w:val="24"/>
                <w:szCs w:val="24"/>
                <w:lang w:val="en-SG"/>
              </w:rPr>
              <m:t>t</m:t>
            </m:r>
          </m:sub>
        </m:sSub>
        <m:r>
          <m:rPr>
            <m:sty m:val="p"/>
          </m:rPr>
          <w:rPr>
            <w:rFonts w:ascii="Cambria Math" w:hAnsi="Cambria Math" w:cs="Times New Roman"/>
            <w:sz w:val="24"/>
            <w:szCs w:val="24"/>
            <w:lang w:val="en-SG"/>
          </w:rPr>
          <m:t>+</m:t>
        </m:r>
        <m:sSub>
          <m:sSubPr>
            <m:ctrlPr>
              <w:rPr>
                <w:rFonts w:ascii="Cambria Math" w:hAnsi="Cambria Math" w:cs="Times New Roman"/>
                <w:sz w:val="24"/>
                <w:szCs w:val="24"/>
                <w:lang w:val="en-SG"/>
              </w:rPr>
            </m:ctrlPr>
          </m:sSubPr>
          <m:e>
            <m:r>
              <w:rPr>
                <w:rFonts w:ascii="Cambria Math" w:hAnsi="Cambria Math" w:cs="Times New Roman"/>
                <w:sz w:val="24"/>
                <w:szCs w:val="24"/>
                <w:lang w:val="en-SG"/>
              </w:rPr>
              <m:t>v</m:t>
            </m:r>
          </m:e>
          <m:sub>
            <m:r>
              <w:rPr>
                <w:rFonts w:ascii="Cambria Math" w:hAnsi="Cambria Math" w:cs="Times New Roman"/>
                <w:sz w:val="24"/>
                <w:szCs w:val="24"/>
                <w:lang w:val="en-SG"/>
              </w:rPr>
              <m:t>t</m:t>
            </m:r>
          </m:sub>
        </m:sSub>
        <m:r>
          <m:rPr>
            <m:sty m:val="p"/>
          </m:rPr>
          <w:rPr>
            <w:rFonts w:ascii="Cambria Math" w:hAnsi="Cambria Math" w:cs="Times New Roman"/>
            <w:sz w:val="24"/>
            <w:szCs w:val="24"/>
            <w:lang w:val="en-SG"/>
          </w:rPr>
          <m:t xml:space="preserve"> </m:t>
        </m:r>
      </m:oMath>
      <w:r w:rsidRPr="00211F0C">
        <w:rPr>
          <w:rFonts w:ascii="Times New Roman" w:hAnsi="Times New Roman" w:cs="Times New Roman"/>
          <w:sz w:val="24"/>
          <w:szCs w:val="24"/>
          <w:lang w:val="en-SG"/>
        </w:rPr>
        <w:t xml:space="preserve">regression, it is rare that the intercept term is significantly zero, i.e., we often obtain an equation of the following form: </w:t>
      </w:r>
    </w:p>
    <w:p w14:paraId="0D03BCBA" w14:textId="4886C188" w:rsidR="002845F8" w:rsidRPr="00211F0C" w:rsidRDefault="00E167FD" w:rsidP="002845F8">
      <w:pPr>
        <w:jc w:val="both"/>
        <w:rPr>
          <w:rFonts w:ascii="Times New Roman" w:hAnsi="Times New Roman" w:cs="Times New Roman"/>
          <w:sz w:val="24"/>
          <w:szCs w:val="24"/>
          <w:lang w:val="en-SG"/>
        </w:rPr>
      </w:pPr>
      <m:oMathPara>
        <m:oMath>
          <m:eqArr>
            <m:eqArrPr>
              <m:maxDist m:val="1"/>
              <m:ctrlPr>
                <w:rPr>
                  <w:rFonts w:ascii="Cambria Math" w:hAnsi="Cambria Math" w:cs="Times New Roman"/>
                  <w:sz w:val="24"/>
                  <w:szCs w:val="24"/>
                  <w:lang w:val="en-SG"/>
                </w:rPr>
              </m:ctrlPr>
            </m:eqArrPr>
            <m:e>
              <m:r>
                <w:rPr>
                  <w:rFonts w:ascii="Cambria Math" w:hAnsi="Cambria Math" w:cs="Times New Roman" w:hint="eastAsia"/>
                  <w:sz w:val="24"/>
                  <w:szCs w:val="24"/>
                  <w:lang w:val="en-SG"/>
                </w:rPr>
                <m:t>Δ</m:t>
              </m:r>
              <m:sSub>
                <m:sSubPr>
                  <m:ctrlPr>
                    <w:rPr>
                      <w:rFonts w:ascii="Cambria Math" w:hAnsi="Cambria Math" w:cs="Times New Roman"/>
                      <w:sz w:val="24"/>
                      <w:szCs w:val="24"/>
                      <w:lang w:val="en-SG"/>
                    </w:rPr>
                  </m:ctrlPr>
                </m:sSubPr>
                <m:e>
                  <m:r>
                    <w:rPr>
                      <w:rFonts w:ascii="Cambria Math" w:hAnsi="Cambria Math" w:cs="Times New Roman"/>
                      <w:sz w:val="24"/>
                      <w:szCs w:val="24"/>
                      <w:lang w:val="en-SG"/>
                    </w:rPr>
                    <m:t>Y</m:t>
                  </m:r>
                </m:e>
                <m:sub>
                  <m:r>
                    <w:rPr>
                      <w:rFonts w:ascii="Cambria Math" w:hAnsi="Cambria Math" w:cs="Times New Roman"/>
                      <w:sz w:val="24"/>
                      <w:szCs w:val="24"/>
                      <w:lang w:val="en-SG"/>
                    </w:rPr>
                    <m:t>t</m:t>
                  </m:r>
                </m:sub>
              </m:sSub>
              <m:r>
                <m:rPr>
                  <m:sty m:val="p"/>
                </m:rPr>
                <w:rPr>
                  <w:rFonts w:ascii="Cambria Math" w:hAnsi="Cambria Math" w:cs="Times New Roman"/>
                  <w:sz w:val="24"/>
                  <w:szCs w:val="24"/>
                  <w:lang w:val="en-SG"/>
                </w:rPr>
                <m:t xml:space="preserve">= </m:t>
              </m:r>
              <m:sSub>
                <m:sSubPr>
                  <m:ctrlPr>
                    <w:rPr>
                      <w:rFonts w:ascii="Cambria Math" w:hAnsi="Cambria Math" w:cs="Times New Roman"/>
                      <w:sz w:val="24"/>
                      <w:szCs w:val="24"/>
                      <w:lang w:val="en-SG"/>
                    </w:rPr>
                  </m:ctrlPr>
                </m:sSubPr>
                <m:e>
                  <m:acc>
                    <m:accPr>
                      <m:ctrlPr>
                        <w:rPr>
                          <w:rFonts w:ascii="Cambria Math" w:hAnsi="Cambria Math" w:cs="Times New Roman"/>
                          <w:sz w:val="24"/>
                          <w:szCs w:val="24"/>
                          <w:lang w:val="en-SG"/>
                        </w:rPr>
                      </m:ctrlPr>
                    </m:accPr>
                    <m:e>
                      <m:r>
                        <w:rPr>
                          <w:rFonts w:ascii="Cambria Math" w:hAnsi="Cambria Math" w:cs="Times New Roman"/>
                          <w:sz w:val="24"/>
                          <w:szCs w:val="24"/>
                          <w:lang w:val="en-SG"/>
                        </w:rPr>
                        <m:t>α</m:t>
                      </m:r>
                    </m:e>
                  </m:acc>
                </m:e>
                <m:sub>
                  <m:r>
                    <m:rPr>
                      <m:sty m:val="p"/>
                    </m:rPr>
                    <w:rPr>
                      <w:rFonts w:ascii="Cambria Math" w:hAnsi="Cambria Math" w:cs="Times New Roman"/>
                      <w:sz w:val="24"/>
                      <w:szCs w:val="24"/>
                      <w:lang w:val="en-SG"/>
                    </w:rPr>
                    <m:t>0</m:t>
                  </m:r>
                </m:sub>
              </m:sSub>
              <m:r>
                <m:rPr>
                  <m:sty m:val="p"/>
                </m:rPr>
                <w:rPr>
                  <w:rFonts w:ascii="Cambria Math" w:hAnsi="Cambria Math" w:cs="Times New Roman"/>
                  <w:sz w:val="24"/>
                  <w:szCs w:val="24"/>
                  <w:lang w:val="en-SG"/>
                </w:rPr>
                <m:t>+</m:t>
              </m:r>
              <m:sSub>
                <m:sSubPr>
                  <m:ctrlPr>
                    <w:rPr>
                      <w:rFonts w:ascii="Cambria Math" w:hAnsi="Cambria Math" w:cs="Times New Roman"/>
                      <w:sz w:val="24"/>
                      <w:szCs w:val="24"/>
                      <w:lang w:val="en-SG"/>
                    </w:rPr>
                  </m:ctrlPr>
                </m:sSubPr>
                <m:e>
                  <m:acc>
                    <m:accPr>
                      <m:ctrlPr>
                        <w:rPr>
                          <w:rFonts w:ascii="Cambria Math" w:hAnsi="Cambria Math" w:cs="Times New Roman"/>
                          <w:sz w:val="24"/>
                          <w:szCs w:val="24"/>
                          <w:lang w:val="en-SG"/>
                        </w:rPr>
                      </m:ctrlPr>
                    </m:accPr>
                    <m:e>
                      <m:r>
                        <w:rPr>
                          <w:rFonts w:ascii="Cambria Math" w:hAnsi="Cambria Math" w:cs="Times New Roman"/>
                          <w:sz w:val="24"/>
                          <w:szCs w:val="24"/>
                          <w:lang w:val="en-SG"/>
                        </w:rPr>
                        <m:t>α</m:t>
                      </m:r>
                    </m:e>
                  </m:acc>
                </m:e>
                <m:sub>
                  <m:r>
                    <m:rPr>
                      <m:sty m:val="p"/>
                    </m:rPr>
                    <w:rPr>
                      <w:rFonts w:ascii="Cambria Math" w:hAnsi="Cambria Math" w:cs="Times New Roman"/>
                      <w:sz w:val="24"/>
                      <w:szCs w:val="24"/>
                      <w:lang w:val="en-SG"/>
                    </w:rPr>
                    <m:t>1</m:t>
                  </m:r>
                </m:sub>
              </m:sSub>
              <m:r>
                <w:rPr>
                  <w:rFonts w:ascii="Cambria Math" w:hAnsi="Cambria Math" w:cs="Times New Roman"/>
                  <w:sz w:val="24"/>
                  <w:szCs w:val="24"/>
                  <w:lang w:val="en-SG"/>
                </w:rPr>
                <m:t>Δ</m:t>
              </m:r>
              <m:sSub>
                <m:sSubPr>
                  <m:ctrlPr>
                    <w:rPr>
                      <w:rFonts w:ascii="Cambria Math" w:hAnsi="Cambria Math" w:cs="Times New Roman"/>
                      <w:sz w:val="24"/>
                      <w:szCs w:val="24"/>
                      <w:lang w:val="en-SG"/>
                    </w:rPr>
                  </m:ctrlPr>
                </m:sSubPr>
                <m:e>
                  <m:r>
                    <m:rPr>
                      <m:sty m:val="p"/>
                    </m:rPr>
                    <w:rPr>
                      <w:rFonts w:ascii="Cambria Math" w:hAnsi="Cambria Math" w:cs="Times New Roman" w:hint="eastAsia"/>
                      <w:sz w:val="24"/>
                      <w:szCs w:val="24"/>
                      <w:lang w:val="en-SG"/>
                    </w:rPr>
                    <m:t>X</m:t>
                  </m:r>
                </m:e>
                <m:sub>
                  <m:r>
                    <w:rPr>
                      <w:rFonts w:ascii="Cambria Math" w:hAnsi="Cambria Math" w:cs="Times New Roman"/>
                      <w:sz w:val="24"/>
                      <w:szCs w:val="24"/>
                      <w:lang w:val="en-SG"/>
                    </w:rPr>
                    <m:t>t</m:t>
                  </m:r>
                </m:sub>
              </m:sSub>
              <m:r>
                <m:rPr>
                  <m:sty m:val="p"/>
                </m:rPr>
                <w:rPr>
                  <w:rFonts w:ascii="Cambria Math" w:hAnsi="Cambria Math" w:cs="Times New Roman"/>
                  <w:sz w:val="24"/>
                  <w:szCs w:val="24"/>
                  <w:lang w:val="en-SG"/>
                </w:rPr>
                <m:t>+</m:t>
              </m:r>
              <m:sSub>
                <m:sSubPr>
                  <m:ctrlPr>
                    <w:rPr>
                      <w:rFonts w:ascii="Cambria Math" w:hAnsi="Cambria Math" w:cs="Times New Roman"/>
                      <w:sz w:val="24"/>
                      <w:szCs w:val="24"/>
                      <w:lang w:val="en-SG"/>
                    </w:rPr>
                  </m:ctrlPr>
                </m:sSubPr>
                <m:e>
                  <m:r>
                    <w:rPr>
                      <w:rFonts w:ascii="Cambria Math" w:hAnsi="Cambria Math" w:cs="Times New Roman"/>
                      <w:sz w:val="24"/>
                      <w:szCs w:val="24"/>
                      <w:lang w:val="en-SG"/>
                    </w:rPr>
                    <m:t>v</m:t>
                  </m:r>
                </m:e>
                <m:sub>
                  <m:r>
                    <w:rPr>
                      <w:rFonts w:ascii="Cambria Math" w:hAnsi="Cambria Math" w:cs="Times New Roman"/>
                      <w:sz w:val="24"/>
                      <w:szCs w:val="24"/>
                      <w:lang w:val="en-SG"/>
                    </w:rPr>
                    <m:t>t</m:t>
                  </m:r>
                </m:sub>
              </m:sSub>
              <m:r>
                <m:rPr>
                  <m:sty m:val="p"/>
                </m:rPr>
                <w:rPr>
                  <w:rFonts w:ascii="Cambria Math" w:hAnsi="Cambria Math" w:cs="Times New Roman"/>
                  <w:sz w:val="24"/>
                  <w:szCs w:val="24"/>
                  <w:lang w:val="en-SG"/>
                </w:rPr>
                <m:t xml:space="preserve">    </m:t>
              </m:r>
              <m:sSub>
                <m:sSubPr>
                  <m:ctrlPr>
                    <w:rPr>
                      <w:rFonts w:ascii="Cambria Math" w:hAnsi="Cambria Math" w:cs="Times New Roman"/>
                      <w:sz w:val="24"/>
                      <w:szCs w:val="24"/>
                      <w:lang w:val="en-SG"/>
                    </w:rPr>
                  </m:ctrlPr>
                </m:sSubPr>
                <m:e>
                  <m:acc>
                    <m:accPr>
                      <m:ctrlPr>
                        <w:rPr>
                          <w:rFonts w:ascii="Cambria Math" w:hAnsi="Cambria Math" w:cs="Times New Roman"/>
                          <w:sz w:val="24"/>
                          <w:szCs w:val="24"/>
                          <w:lang w:val="en-SG"/>
                        </w:rPr>
                      </m:ctrlPr>
                    </m:accPr>
                    <m:e>
                      <m:r>
                        <w:rPr>
                          <w:rFonts w:ascii="Cambria Math" w:hAnsi="Cambria Math" w:cs="Times New Roman"/>
                          <w:sz w:val="24"/>
                          <w:szCs w:val="24"/>
                          <w:lang w:val="en-SG"/>
                        </w:rPr>
                        <m:t>α</m:t>
                      </m:r>
                    </m:e>
                  </m:acc>
                </m:e>
                <m:sub>
                  <m:r>
                    <m:rPr>
                      <m:sty m:val="p"/>
                    </m:rPr>
                    <w:rPr>
                      <w:rFonts w:ascii="Cambria Math" w:hAnsi="Cambria Math" w:cs="Times New Roman"/>
                      <w:sz w:val="24"/>
                      <w:szCs w:val="24"/>
                      <w:lang w:val="en-SG"/>
                    </w:rPr>
                    <m:t>0</m:t>
                  </m:r>
                </m:sub>
              </m:sSub>
              <m:r>
                <m:rPr>
                  <m:sty m:val="p"/>
                </m:rPr>
                <w:rPr>
                  <w:rFonts w:ascii="Cambria Math" w:hAnsi="Cambria Math" w:cs="Times New Roman"/>
                  <w:sz w:val="24"/>
                  <w:szCs w:val="24"/>
                  <w:lang w:val="en-SG"/>
                </w:rPr>
                <m:t>≠0#</m:t>
              </m:r>
              <m:d>
                <m:dPr>
                  <m:ctrlPr>
                    <w:rPr>
                      <w:rFonts w:ascii="Cambria Math" w:hAnsi="Cambria Math" w:cs="Times New Roman"/>
                      <w:sz w:val="24"/>
                      <w:szCs w:val="24"/>
                      <w:lang w:val="en-SG"/>
                    </w:rPr>
                  </m:ctrlPr>
                </m:dPr>
                <m:e>
                  <m:r>
                    <m:rPr>
                      <m:sty m:val="p"/>
                    </m:rPr>
                    <w:rPr>
                      <w:rFonts w:ascii="Cambria Math" w:hAnsi="Cambria Math" w:cs="Times New Roman"/>
                      <w:sz w:val="24"/>
                      <w:szCs w:val="24"/>
                      <w:lang w:val="en-SG"/>
                    </w:rPr>
                    <m:t>1</m:t>
                  </m:r>
                </m:e>
              </m:d>
            </m:e>
          </m:eqArr>
        </m:oMath>
      </m:oMathPara>
    </w:p>
    <w:p w14:paraId="3EF38307" w14:textId="43EEFF26" w:rsidR="002845F8" w:rsidRPr="00211F0C" w:rsidRDefault="002845F8" w:rsidP="00211F0C">
      <w:pPr>
        <w:jc w:val="both"/>
        <w:rPr>
          <w:rFonts w:ascii="Times New Roman" w:hAnsi="Times New Roman" w:cs="Times New Roman"/>
          <w:sz w:val="24"/>
          <w:szCs w:val="24"/>
          <w:lang w:val="en-SG"/>
        </w:rPr>
      </w:pPr>
      <w:r w:rsidRPr="00211F0C">
        <w:rPr>
          <w:rFonts w:ascii="Times New Roman" w:hAnsi="Times New Roman" w:cs="Times New Roman" w:hint="eastAsia"/>
          <w:sz w:val="24"/>
          <w:szCs w:val="24"/>
          <w:lang w:val="en-SG"/>
        </w:rPr>
        <w:t xml:space="preserve">　　With X held constant, Y will also keep its long-run equilibrium value constant if the model has a static equilibrium (static equilibrium).</w:t>
      </w:r>
      <w:r w:rsidR="00234B96">
        <w:rPr>
          <w:rFonts w:ascii="Times New Roman" w:hAnsi="Times New Roman" w:cs="Times New Roman"/>
          <w:sz w:val="24"/>
          <w:szCs w:val="24"/>
          <w:lang w:val="en-SG"/>
        </w:rPr>
        <w:t xml:space="preserve"> </w:t>
      </w:r>
      <w:r w:rsidRPr="00211F0C">
        <w:rPr>
          <w:rFonts w:ascii="Times New Roman" w:hAnsi="Times New Roman" w:cs="Times New Roman" w:hint="eastAsia"/>
          <w:sz w:val="24"/>
          <w:szCs w:val="24"/>
          <w:lang w:val="en-SG"/>
        </w:rPr>
        <w:t>However, if we use equation</w:t>
      </w:r>
      <m:oMath>
        <m:r>
          <m:rPr>
            <m:sty m:val="p"/>
          </m:rPr>
          <w:rPr>
            <w:rFonts w:ascii="Cambria Math" w:hAnsi="Cambria Math" w:cs="Times New Roman"/>
            <w:sz w:val="24"/>
            <w:szCs w:val="24"/>
            <w:lang w:val="en-SG"/>
          </w:rPr>
          <m:t xml:space="preserve"> </m:t>
        </m:r>
        <m:d>
          <m:dPr>
            <m:ctrlPr>
              <w:rPr>
                <w:rFonts w:ascii="Cambria Math" w:hAnsi="Cambria Math" w:cs="Times New Roman"/>
                <w:sz w:val="24"/>
                <w:szCs w:val="24"/>
                <w:lang w:val="en-SG"/>
              </w:rPr>
            </m:ctrlPr>
          </m:dPr>
          <m:e>
            <m:r>
              <m:rPr>
                <m:sty m:val="p"/>
              </m:rPr>
              <w:rPr>
                <w:rFonts w:ascii="Cambria Math" w:hAnsi="Cambria Math" w:cs="Times New Roman"/>
                <w:sz w:val="24"/>
                <w:szCs w:val="24"/>
                <w:lang w:val="en-SG"/>
              </w:rPr>
              <m:t>1</m:t>
            </m:r>
          </m:e>
        </m:d>
      </m:oMath>
      <w:r w:rsidRPr="00211F0C">
        <w:rPr>
          <w:rFonts w:ascii="Times New Roman" w:hAnsi="Times New Roman" w:cs="Times New Roman" w:hint="eastAsia"/>
          <w:sz w:val="24"/>
          <w:szCs w:val="24"/>
          <w:lang w:val="en-SG"/>
        </w:rPr>
        <w:t>, Y will be in a long-run up or down process even if X remains constant, which means that there is no static equilibrium between X and Y. This is inconsistent with most economic theory hypotheses that have static equilibriu</w:t>
      </w:r>
      <w:r w:rsidRPr="00211F0C">
        <w:rPr>
          <w:rFonts w:ascii="Times New Roman" w:hAnsi="Times New Roman" w:cs="Times New Roman"/>
          <w:sz w:val="24"/>
          <w:szCs w:val="24"/>
          <w:lang w:val="en-SG"/>
        </w:rPr>
        <w:t xml:space="preserve">m. </w:t>
      </w:r>
      <w:r w:rsidR="00211F0C">
        <w:rPr>
          <w:rFonts w:ascii="Times New Roman" w:hAnsi="Times New Roman" w:cs="Times New Roman"/>
          <w:sz w:val="24"/>
          <w:szCs w:val="24"/>
          <w:lang w:val="en-SG"/>
        </w:rPr>
        <w:t>Hence the</w:t>
      </w:r>
      <w:r w:rsidRPr="00211F0C">
        <w:rPr>
          <w:rFonts w:ascii="Times New Roman" w:hAnsi="Times New Roman" w:cs="Times New Roman"/>
          <w:sz w:val="24"/>
          <w:szCs w:val="24"/>
          <w:lang w:val="en-SG"/>
        </w:rPr>
        <w:t xml:space="preserve"> error correction models come into being.</w:t>
      </w:r>
    </w:p>
    <w:p w14:paraId="69F04F0E" w14:textId="17A275FB" w:rsidR="00882E0C" w:rsidRPr="00882E0C" w:rsidRDefault="002845F8" w:rsidP="007670CA">
      <w:pPr>
        <w:ind w:firstLine="360"/>
        <w:jc w:val="both"/>
        <w:rPr>
          <w:rFonts w:ascii="Times New Roman" w:hAnsi="Times New Roman" w:cs="Times New Roman"/>
          <w:sz w:val="24"/>
          <w:szCs w:val="24"/>
          <w:lang w:val="en-SG"/>
        </w:rPr>
      </w:pPr>
      <w:r w:rsidRPr="00211F0C">
        <w:rPr>
          <w:rFonts w:ascii="Times New Roman" w:hAnsi="Times New Roman" w:cs="Times New Roman" w:hint="eastAsia"/>
          <w:sz w:val="24"/>
          <w:szCs w:val="24"/>
          <w:lang w:val="en-SG"/>
        </w:rPr>
        <w:t>B</w:t>
      </w:r>
      <w:r w:rsidRPr="00211F0C">
        <w:rPr>
          <w:rFonts w:ascii="Times New Roman" w:hAnsi="Times New Roman" w:cs="Times New Roman"/>
          <w:sz w:val="24"/>
          <w:szCs w:val="24"/>
          <w:lang w:val="en-SG"/>
        </w:rPr>
        <w:t xml:space="preserve">ased on the above facts, ECM </w:t>
      </w:r>
      <w:r w:rsidR="00211F0C">
        <w:rPr>
          <w:rFonts w:ascii="Times New Roman" w:hAnsi="Times New Roman" w:cs="Times New Roman"/>
          <w:sz w:val="24"/>
          <w:szCs w:val="24"/>
          <w:lang w:val="en-SG"/>
        </w:rPr>
        <w:t>can be used to</w:t>
      </w:r>
      <w:r w:rsidRPr="00211F0C">
        <w:rPr>
          <w:rFonts w:ascii="Times New Roman" w:hAnsi="Times New Roman" w:cs="Times New Roman"/>
          <w:sz w:val="24"/>
          <w:szCs w:val="24"/>
          <w:lang w:val="en-SG"/>
        </w:rPr>
        <w:t xml:space="preserve"> model the USDBTC data</w:t>
      </w:r>
      <w:r w:rsidR="00211F0C">
        <w:rPr>
          <w:rFonts w:ascii="Times New Roman" w:hAnsi="Times New Roman" w:cs="Times New Roman"/>
          <w:sz w:val="24"/>
          <w:szCs w:val="24"/>
          <w:lang w:val="en-SG"/>
        </w:rPr>
        <w:t xml:space="preserve"> while accounting for the instability in the time series</w:t>
      </w:r>
      <w:r w:rsidRPr="00211F0C">
        <w:rPr>
          <w:rFonts w:ascii="Times New Roman" w:hAnsi="Times New Roman" w:cs="Times New Roman"/>
          <w:sz w:val="24"/>
          <w:szCs w:val="24"/>
          <w:lang w:val="en-SG"/>
        </w:rPr>
        <w:t xml:space="preserve">. </w:t>
      </w:r>
      <w:r w:rsidR="008405D2">
        <w:rPr>
          <w:rFonts w:ascii="Times New Roman" w:hAnsi="Times New Roman" w:cs="Times New Roman"/>
          <w:sz w:val="24"/>
          <w:szCs w:val="24"/>
          <w:lang w:val="en-SG"/>
        </w:rPr>
        <w:t>From Table 13. it is apparent that both models have a similar log-</w:t>
      </w:r>
      <w:r w:rsidR="008405D2">
        <w:rPr>
          <w:rFonts w:ascii="Times New Roman" w:hAnsi="Times New Roman" w:cs="Times New Roman"/>
          <w:sz w:val="24"/>
          <w:szCs w:val="24"/>
          <w:lang w:val="en-SG"/>
        </w:rPr>
        <w:lastRenderedPageBreak/>
        <w:t>likelihood</w:t>
      </w:r>
      <w:r w:rsidR="00234B96">
        <w:rPr>
          <w:rFonts w:ascii="Times New Roman" w:hAnsi="Times New Roman" w:cs="Times New Roman"/>
          <w:sz w:val="24"/>
          <w:szCs w:val="24"/>
          <w:lang w:val="en-SG"/>
        </w:rPr>
        <w:t>, however the ADL has a significantly smaller MSFE, making it a better model for predicting Bitcoin price.</w:t>
      </w:r>
      <w:r w:rsidR="008405D2">
        <w:rPr>
          <w:rFonts w:ascii="Times New Roman" w:hAnsi="Times New Roman" w:cs="Times New Roman"/>
          <w:sz w:val="24"/>
          <w:szCs w:val="24"/>
          <w:lang w:val="en-SG"/>
        </w:rPr>
        <w:t xml:space="preserve"> </w:t>
      </w:r>
      <w:r w:rsidRPr="00211F0C">
        <w:rPr>
          <w:rFonts w:ascii="Times New Roman" w:hAnsi="Times New Roman" w:cs="Times New Roman"/>
          <w:sz w:val="24"/>
          <w:szCs w:val="24"/>
          <w:lang w:val="en-SG"/>
        </w:rPr>
        <w:t>Overall</w:t>
      </w:r>
      <w:r w:rsidR="00211F0C">
        <w:rPr>
          <w:rFonts w:ascii="Times New Roman" w:hAnsi="Times New Roman" w:cs="Times New Roman"/>
          <w:sz w:val="24"/>
          <w:szCs w:val="24"/>
          <w:lang w:val="en-SG"/>
        </w:rPr>
        <w:t>, as seen in  Table 1</w:t>
      </w:r>
      <w:r w:rsidR="008405D2">
        <w:rPr>
          <w:rFonts w:ascii="Times New Roman" w:hAnsi="Times New Roman" w:cs="Times New Roman"/>
          <w:sz w:val="24"/>
          <w:szCs w:val="24"/>
          <w:lang w:val="en-SG"/>
        </w:rPr>
        <w:t>4</w:t>
      </w:r>
      <w:r w:rsidR="008D1D77">
        <w:rPr>
          <w:rFonts w:ascii="Times New Roman" w:hAnsi="Times New Roman" w:cs="Times New Roman"/>
          <w:sz w:val="24"/>
          <w:szCs w:val="24"/>
          <w:lang w:val="en-SG"/>
        </w:rPr>
        <w:t>.</w:t>
      </w:r>
      <w:r w:rsidRPr="00211F0C">
        <w:rPr>
          <w:rFonts w:ascii="Times New Roman" w:hAnsi="Times New Roman" w:cs="Times New Roman"/>
          <w:sz w:val="24"/>
          <w:szCs w:val="24"/>
          <w:lang w:val="en-SG"/>
        </w:rPr>
        <w:t xml:space="preserve">, it is still the </w:t>
      </w:r>
      <w:r w:rsidRPr="00211F0C">
        <w:rPr>
          <w:rFonts w:ascii="Times New Roman" w:hAnsi="Times New Roman" w:cs="Times New Roman"/>
          <w:i/>
          <w:iCs/>
          <w:sz w:val="24"/>
          <w:szCs w:val="24"/>
          <w:lang w:val="en-SG"/>
        </w:rPr>
        <w:t>RSI, MACD</w:t>
      </w:r>
      <w:r w:rsidRPr="00211F0C">
        <w:rPr>
          <w:rFonts w:ascii="Times New Roman" w:hAnsi="Times New Roman" w:cs="Times New Roman"/>
          <w:sz w:val="24"/>
          <w:szCs w:val="24"/>
          <w:lang w:val="en-SG"/>
        </w:rPr>
        <w:t xml:space="preserve"> </w:t>
      </w:r>
      <w:r w:rsidR="00211F0C">
        <w:rPr>
          <w:rFonts w:ascii="Times New Roman" w:hAnsi="Times New Roman" w:cs="Times New Roman"/>
          <w:i/>
          <w:iCs/>
          <w:sz w:val="24"/>
          <w:szCs w:val="24"/>
          <w:lang w:val="en-SG"/>
        </w:rPr>
        <w:t>C</w:t>
      </w:r>
      <w:r w:rsidRPr="00211F0C">
        <w:rPr>
          <w:rFonts w:ascii="Times New Roman" w:hAnsi="Times New Roman" w:cs="Times New Roman"/>
          <w:i/>
          <w:iCs/>
          <w:sz w:val="24"/>
          <w:szCs w:val="24"/>
          <w:lang w:val="en-SG"/>
        </w:rPr>
        <w:t>ondition</w:t>
      </w:r>
      <w:r w:rsidRPr="00211F0C">
        <w:rPr>
          <w:rFonts w:ascii="Times New Roman" w:hAnsi="Times New Roman" w:cs="Times New Roman"/>
          <w:sz w:val="24"/>
          <w:szCs w:val="24"/>
          <w:lang w:val="en-SG"/>
        </w:rPr>
        <w:t xml:space="preserve"> </w:t>
      </w:r>
      <w:r w:rsidRPr="00211F0C">
        <w:rPr>
          <w:rFonts w:ascii="Times New Roman" w:hAnsi="Times New Roman" w:cs="Times New Roman"/>
          <w:i/>
          <w:iCs/>
          <w:sz w:val="24"/>
          <w:szCs w:val="24"/>
          <w:lang w:val="en-SG"/>
        </w:rPr>
        <w:t>and Price Relative Close - EMA200 Price Diff</w:t>
      </w:r>
      <w:r w:rsidRPr="00211F0C">
        <w:rPr>
          <w:rFonts w:ascii="Times New Roman" w:hAnsi="Times New Roman" w:cs="Times New Roman"/>
          <w:sz w:val="24"/>
          <w:szCs w:val="24"/>
          <w:lang w:val="en-SG"/>
        </w:rPr>
        <w:t xml:space="preserve"> which are the three indicators most statistically significant with prices. However</w:t>
      </w:r>
      <w:r w:rsidR="00211F0C">
        <w:rPr>
          <w:rFonts w:ascii="Times New Roman" w:hAnsi="Times New Roman" w:cs="Times New Roman"/>
          <w:sz w:val="24"/>
          <w:szCs w:val="24"/>
          <w:lang w:val="en-SG"/>
        </w:rPr>
        <w:t>,</w:t>
      </w:r>
      <w:r w:rsidRPr="00211F0C">
        <w:rPr>
          <w:rFonts w:ascii="Times New Roman" w:hAnsi="Times New Roman" w:cs="Times New Roman"/>
          <w:sz w:val="24"/>
          <w:szCs w:val="24"/>
          <w:lang w:val="en-SG"/>
        </w:rPr>
        <w:t xml:space="preserve"> for the ECM model, </w:t>
      </w:r>
      <w:r w:rsidRPr="003B32E2">
        <w:rPr>
          <w:rFonts w:ascii="Times New Roman" w:hAnsi="Times New Roman" w:cs="Times New Roman"/>
          <w:i/>
          <w:iCs/>
          <w:sz w:val="24"/>
          <w:szCs w:val="24"/>
          <w:lang w:val="en-SG"/>
        </w:rPr>
        <w:t xml:space="preserve">Close.L1 </w:t>
      </w:r>
      <w:r w:rsidRPr="00211F0C">
        <w:rPr>
          <w:rFonts w:ascii="Times New Roman" w:hAnsi="Times New Roman" w:cs="Times New Roman"/>
          <w:sz w:val="24"/>
          <w:szCs w:val="24"/>
          <w:lang w:val="en-SG"/>
        </w:rPr>
        <w:t xml:space="preserve">and </w:t>
      </w:r>
      <w:r w:rsidRPr="003B32E2">
        <w:rPr>
          <w:rFonts w:ascii="Times New Roman" w:hAnsi="Times New Roman" w:cs="Times New Roman"/>
          <w:i/>
          <w:iCs/>
          <w:sz w:val="24"/>
          <w:szCs w:val="24"/>
          <w:lang w:val="en-SG"/>
        </w:rPr>
        <w:t>Accelerate.L1</w:t>
      </w:r>
      <w:r w:rsidRPr="00211F0C">
        <w:rPr>
          <w:rFonts w:ascii="Times New Roman" w:hAnsi="Times New Roman" w:cs="Times New Roman"/>
          <w:sz w:val="24"/>
          <w:szCs w:val="24"/>
          <w:lang w:val="en-SG"/>
        </w:rPr>
        <w:t xml:space="preserve"> become more significantly correlated with prices compared to the ADL model. </w:t>
      </w:r>
      <w:r w:rsidR="00882E0C">
        <w:rPr>
          <w:rFonts w:ascii="Times New Roman" w:hAnsi="Times New Roman" w:cs="Times New Roman"/>
          <w:sz w:val="24"/>
          <w:szCs w:val="24"/>
          <w:lang w:val="en-SG"/>
        </w:rPr>
        <w:t xml:space="preserve">Even more interestingly, we find that </w:t>
      </w:r>
      <w:r w:rsidR="00882E0C">
        <w:rPr>
          <w:rFonts w:ascii="Times New Roman" w:hAnsi="Times New Roman" w:cs="Times New Roman"/>
          <w:i/>
          <w:iCs/>
          <w:sz w:val="24"/>
          <w:szCs w:val="24"/>
          <w:lang w:val="en-SG"/>
        </w:rPr>
        <w:t>Price Relative ATR</w:t>
      </w:r>
      <w:r w:rsidR="00882E0C">
        <w:rPr>
          <w:rFonts w:ascii="Times New Roman" w:hAnsi="Times New Roman" w:cs="Times New Roman"/>
          <w:sz w:val="24"/>
          <w:szCs w:val="24"/>
          <w:lang w:val="en-SG"/>
        </w:rPr>
        <w:t xml:space="preserve"> is statistically significant at the 1% level of significance in the ECM but is not statistically significant in the ADL. Hence, we decided to test it as part of the trading strategy in Section 5. to determine if can benefit trading performance.</w:t>
      </w:r>
    </w:p>
    <w:p w14:paraId="6F273DC0" w14:textId="66976113" w:rsidR="002E56AD" w:rsidRPr="00941F2E" w:rsidRDefault="00882E0C" w:rsidP="00941F2E">
      <w:pPr>
        <w:ind w:firstLine="360"/>
        <w:jc w:val="both"/>
        <w:rPr>
          <w:rFonts w:ascii="Times New Roman" w:hAnsi="Times New Roman" w:cs="Times New Roman"/>
          <w:sz w:val="24"/>
          <w:szCs w:val="24"/>
          <w:lang w:val="en-SG"/>
        </w:rPr>
      </w:pPr>
      <w:r>
        <w:rPr>
          <w:rFonts w:ascii="Times New Roman" w:hAnsi="Times New Roman" w:cs="Times New Roman"/>
          <w:sz w:val="24"/>
          <w:szCs w:val="24"/>
          <w:lang w:val="en-SG"/>
        </w:rPr>
        <w:t xml:space="preserve">Interestingly, it is the volatility </w:t>
      </w:r>
      <w:r w:rsidR="0006726A">
        <w:rPr>
          <w:rFonts w:ascii="Times New Roman" w:hAnsi="Times New Roman" w:cs="Times New Roman"/>
          <w:sz w:val="24"/>
          <w:szCs w:val="24"/>
          <w:lang w:val="en-SG"/>
        </w:rPr>
        <w:t>related</w:t>
      </w:r>
      <w:r>
        <w:rPr>
          <w:rFonts w:ascii="Times New Roman" w:hAnsi="Times New Roman" w:cs="Times New Roman"/>
          <w:sz w:val="24"/>
          <w:szCs w:val="24"/>
          <w:lang w:val="en-SG"/>
        </w:rPr>
        <w:t xml:space="preserve"> indicators such as </w:t>
      </w:r>
      <w:r>
        <w:rPr>
          <w:rFonts w:ascii="Times New Roman" w:hAnsi="Times New Roman" w:cs="Times New Roman"/>
          <w:i/>
          <w:iCs/>
          <w:sz w:val="24"/>
          <w:szCs w:val="24"/>
          <w:lang w:val="en-SG"/>
        </w:rPr>
        <w:t xml:space="preserve">Acceleration </w:t>
      </w:r>
      <w:r>
        <w:rPr>
          <w:rFonts w:ascii="Times New Roman" w:hAnsi="Times New Roman" w:cs="Times New Roman"/>
          <w:sz w:val="24"/>
          <w:szCs w:val="24"/>
          <w:lang w:val="en-SG"/>
        </w:rPr>
        <w:t xml:space="preserve">and </w:t>
      </w:r>
      <w:r>
        <w:rPr>
          <w:rFonts w:ascii="Times New Roman" w:hAnsi="Times New Roman" w:cs="Times New Roman"/>
          <w:i/>
          <w:iCs/>
          <w:sz w:val="24"/>
          <w:szCs w:val="24"/>
          <w:lang w:val="en-SG"/>
        </w:rPr>
        <w:t>ATR</w:t>
      </w:r>
      <w:r>
        <w:rPr>
          <w:rFonts w:ascii="Times New Roman" w:hAnsi="Times New Roman" w:cs="Times New Roman"/>
          <w:sz w:val="24"/>
          <w:szCs w:val="24"/>
          <w:lang w:val="en-SG"/>
        </w:rPr>
        <w:t xml:space="preserve"> that</w:t>
      </w:r>
      <w:r w:rsidR="0006726A">
        <w:rPr>
          <w:rFonts w:ascii="Times New Roman" w:hAnsi="Times New Roman" w:cs="Times New Roman"/>
          <w:sz w:val="24"/>
          <w:szCs w:val="24"/>
          <w:lang w:val="en-SG"/>
        </w:rPr>
        <w:t xml:space="preserve"> seem to</w:t>
      </w:r>
      <w:r>
        <w:rPr>
          <w:rFonts w:ascii="Times New Roman" w:hAnsi="Times New Roman" w:cs="Times New Roman"/>
          <w:sz w:val="24"/>
          <w:szCs w:val="24"/>
          <w:lang w:val="en-SG"/>
        </w:rPr>
        <w:t xml:space="preserve"> </w:t>
      </w:r>
      <w:r w:rsidR="0006726A">
        <w:rPr>
          <w:rFonts w:ascii="Times New Roman" w:hAnsi="Times New Roman" w:cs="Times New Roman"/>
          <w:sz w:val="24"/>
          <w:szCs w:val="24"/>
          <w:lang w:val="en-SG"/>
        </w:rPr>
        <w:t>demonstrate a</w:t>
      </w:r>
      <w:r w:rsidR="002E56AD">
        <w:rPr>
          <w:rFonts w:ascii="Times New Roman" w:hAnsi="Times New Roman" w:cs="Times New Roman"/>
          <w:sz w:val="24"/>
          <w:szCs w:val="24"/>
          <w:lang w:val="en-SG"/>
        </w:rPr>
        <w:t>n increased</w:t>
      </w:r>
      <w:r w:rsidR="0006726A">
        <w:rPr>
          <w:rFonts w:ascii="Times New Roman" w:hAnsi="Times New Roman" w:cs="Times New Roman"/>
          <w:sz w:val="24"/>
          <w:szCs w:val="24"/>
          <w:lang w:val="en-SG"/>
        </w:rPr>
        <w:t xml:space="preserve"> statistical</w:t>
      </w:r>
      <w:r>
        <w:rPr>
          <w:rFonts w:ascii="Times New Roman" w:hAnsi="Times New Roman" w:cs="Times New Roman"/>
          <w:sz w:val="24"/>
          <w:szCs w:val="24"/>
          <w:lang w:val="en-SG"/>
        </w:rPr>
        <w:t xml:space="preserve"> significance with the profitability of trades </w:t>
      </w:r>
      <w:r w:rsidR="002E56AD">
        <w:rPr>
          <w:rFonts w:ascii="Times New Roman" w:hAnsi="Times New Roman" w:cs="Times New Roman"/>
          <w:sz w:val="24"/>
          <w:szCs w:val="24"/>
          <w:lang w:val="en-SG"/>
        </w:rPr>
        <w:t>for the ECM. This may be because once the long</w:t>
      </w:r>
      <w:r w:rsidR="000603A3">
        <w:rPr>
          <w:rFonts w:ascii="Times New Roman" w:hAnsi="Times New Roman" w:cs="Times New Roman"/>
          <w:sz w:val="24"/>
          <w:szCs w:val="24"/>
          <w:lang w:val="en-SG"/>
        </w:rPr>
        <w:t>-</w:t>
      </w:r>
      <w:r w:rsidR="002E56AD">
        <w:rPr>
          <w:rFonts w:ascii="Times New Roman" w:hAnsi="Times New Roman" w:cs="Times New Roman"/>
          <w:sz w:val="24"/>
          <w:szCs w:val="24"/>
          <w:lang w:val="en-SG"/>
        </w:rPr>
        <w:t>term trend has been removed from the data, it is the shorter timeframe volatility that accounts</w:t>
      </w:r>
      <w:r w:rsidR="008531C5">
        <w:rPr>
          <w:rFonts w:ascii="Times New Roman" w:hAnsi="Times New Roman" w:cs="Times New Roman"/>
          <w:sz w:val="24"/>
          <w:szCs w:val="24"/>
          <w:lang w:val="en-SG"/>
        </w:rPr>
        <w:t xml:space="preserve"> for most of the price action – and hence trade profitability.</w:t>
      </w:r>
    </w:p>
    <w:tbl>
      <w:tblPr>
        <w:tblpPr w:leftFromText="180" w:rightFromText="180" w:vertAnchor="text" w:horzAnchor="margin" w:tblpXSpec="center" w:tblpY="46"/>
        <w:tblW w:w="0" w:type="auto"/>
        <w:tblLook w:val="04A0" w:firstRow="1" w:lastRow="0" w:firstColumn="1" w:lastColumn="0" w:noHBand="0" w:noVBand="1"/>
      </w:tblPr>
      <w:tblGrid>
        <w:gridCol w:w="1314"/>
        <w:gridCol w:w="3121"/>
        <w:gridCol w:w="2498"/>
        <w:gridCol w:w="590"/>
        <w:gridCol w:w="659"/>
      </w:tblGrid>
      <w:tr w:rsidR="00941F2E" w:rsidRPr="00941F2E" w14:paraId="0F563D6F" w14:textId="77777777" w:rsidTr="0058494C">
        <w:trPr>
          <w:trHeight w:val="53"/>
        </w:trPr>
        <w:tc>
          <w:tcPr>
            <w:tcW w:w="8182" w:type="dxa"/>
            <w:gridSpan w:val="5"/>
            <w:tcBorders>
              <w:bottom w:val="single" w:sz="4" w:space="0" w:color="auto"/>
            </w:tcBorders>
          </w:tcPr>
          <w:p w14:paraId="71BD89A4" w14:textId="77777777" w:rsidR="008405D2" w:rsidRPr="00941F2E" w:rsidRDefault="008405D2" w:rsidP="0058494C">
            <w:pPr>
              <w:pStyle w:val="Caption"/>
              <w:spacing w:after="0"/>
              <w:ind w:right="-46"/>
              <w:jc w:val="center"/>
              <w:textAlignment w:val="baseline"/>
              <w:rPr>
                <w:rStyle w:val="Heading1Char"/>
                <w:rFonts w:ascii="Times New Roman" w:hAnsi="Times New Roman" w:cs="Times New Roman"/>
                <w:b/>
                <w:bCs/>
                <w:i w:val="0"/>
                <w:iCs w:val="0"/>
                <w:color w:val="000000" w:themeColor="text1"/>
                <w:sz w:val="24"/>
                <w:szCs w:val="24"/>
                <w:shd w:val="clear" w:color="auto" w:fill="FFFFFF"/>
              </w:rPr>
            </w:pPr>
            <w:r w:rsidRPr="00941F2E">
              <w:rPr>
                <w:rStyle w:val="Heading1Char"/>
                <w:rFonts w:ascii="Times New Roman" w:hAnsi="Times New Roman" w:cs="Times New Roman"/>
                <w:b/>
                <w:bCs/>
                <w:i w:val="0"/>
                <w:iCs w:val="0"/>
                <w:color w:val="000000" w:themeColor="text1"/>
                <w:sz w:val="24"/>
                <w:szCs w:val="24"/>
                <w:shd w:val="clear" w:color="auto" w:fill="FFFFFF"/>
              </w:rPr>
              <w:t xml:space="preserve">Table 13: Comparison of ADL and ECM </w:t>
            </w:r>
          </w:p>
        </w:tc>
      </w:tr>
      <w:tr w:rsidR="00941F2E" w:rsidRPr="00941F2E" w14:paraId="497023D4" w14:textId="77777777" w:rsidTr="0058494C">
        <w:trPr>
          <w:trHeight w:val="53"/>
        </w:trPr>
        <w:tc>
          <w:tcPr>
            <w:tcW w:w="1314" w:type="dxa"/>
            <w:tcBorders>
              <w:top w:val="single" w:sz="4" w:space="0" w:color="auto"/>
              <w:bottom w:val="single" w:sz="4" w:space="0" w:color="auto"/>
            </w:tcBorders>
          </w:tcPr>
          <w:p w14:paraId="7A7F91AE" w14:textId="77777777" w:rsidR="008405D2" w:rsidRPr="00941F2E" w:rsidRDefault="008405D2" w:rsidP="0058494C">
            <w:pPr>
              <w:pStyle w:val="Caption"/>
              <w:spacing w:after="0"/>
              <w:ind w:right="-46"/>
              <w:jc w:val="center"/>
              <w:textAlignment w:val="baseline"/>
              <w:rPr>
                <w:rStyle w:val="Heading1Char"/>
                <w:rFonts w:ascii="Times New Roman" w:hAnsi="Times New Roman" w:cs="Times New Roman"/>
                <w:i w:val="0"/>
                <w:iCs w:val="0"/>
                <w:color w:val="000000" w:themeColor="text1"/>
                <w:sz w:val="24"/>
                <w:szCs w:val="24"/>
                <w:shd w:val="clear" w:color="auto" w:fill="FFFFFF"/>
              </w:rPr>
            </w:pPr>
            <w:r w:rsidRPr="00941F2E">
              <w:rPr>
                <w:rStyle w:val="Heading1Char"/>
                <w:rFonts w:ascii="Times New Roman" w:hAnsi="Times New Roman" w:cs="Times New Roman"/>
                <w:i w:val="0"/>
                <w:iCs w:val="0"/>
                <w:color w:val="000000" w:themeColor="text1"/>
                <w:sz w:val="24"/>
                <w:szCs w:val="24"/>
                <w:shd w:val="clear" w:color="auto" w:fill="FFFFFF"/>
              </w:rPr>
              <w:t>Model</w:t>
            </w:r>
          </w:p>
        </w:tc>
        <w:tc>
          <w:tcPr>
            <w:tcW w:w="3121" w:type="dxa"/>
            <w:tcBorders>
              <w:top w:val="single" w:sz="4" w:space="0" w:color="auto"/>
              <w:bottom w:val="single" w:sz="4" w:space="0" w:color="auto"/>
            </w:tcBorders>
          </w:tcPr>
          <w:p w14:paraId="0B04AF8F" w14:textId="77777777" w:rsidR="008405D2" w:rsidRPr="00941F2E" w:rsidRDefault="008405D2" w:rsidP="0058494C">
            <w:pPr>
              <w:pStyle w:val="Caption"/>
              <w:spacing w:after="0"/>
              <w:ind w:right="-46"/>
              <w:jc w:val="center"/>
              <w:textAlignment w:val="baseline"/>
              <w:rPr>
                <w:rStyle w:val="Heading1Char"/>
                <w:rFonts w:ascii="Times New Roman" w:hAnsi="Times New Roman" w:cs="Times New Roman"/>
                <w:i w:val="0"/>
                <w:iCs w:val="0"/>
                <w:color w:val="000000" w:themeColor="text1"/>
                <w:sz w:val="24"/>
                <w:szCs w:val="24"/>
                <w:shd w:val="clear" w:color="auto" w:fill="FFFFFF"/>
              </w:rPr>
            </w:pPr>
            <w:r w:rsidRPr="00941F2E">
              <w:rPr>
                <w:rStyle w:val="Heading1Char"/>
                <w:rFonts w:ascii="Times New Roman" w:hAnsi="Times New Roman" w:cs="Times New Roman"/>
                <w:i w:val="0"/>
                <w:iCs w:val="0"/>
                <w:color w:val="000000" w:themeColor="text1"/>
                <w:sz w:val="24"/>
                <w:szCs w:val="24"/>
                <w:shd w:val="clear" w:color="auto" w:fill="FFFFFF"/>
              </w:rPr>
              <w:t>AR(1)-BH(1) ADL</w:t>
            </w:r>
          </w:p>
        </w:tc>
        <w:tc>
          <w:tcPr>
            <w:tcW w:w="3088" w:type="dxa"/>
            <w:gridSpan w:val="2"/>
            <w:tcBorders>
              <w:top w:val="single" w:sz="4" w:space="0" w:color="auto"/>
              <w:bottom w:val="single" w:sz="4" w:space="0" w:color="auto"/>
            </w:tcBorders>
          </w:tcPr>
          <w:p w14:paraId="4DCFB16D" w14:textId="77777777" w:rsidR="008405D2" w:rsidRPr="00941F2E" w:rsidRDefault="008405D2" w:rsidP="0058494C">
            <w:pPr>
              <w:pStyle w:val="Caption"/>
              <w:spacing w:after="0"/>
              <w:ind w:right="-46"/>
              <w:jc w:val="center"/>
              <w:textAlignment w:val="baseline"/>
              <w:rPr>
                <w:rStyle w:val="Heading1Char"/>
                <w:rFonts w:ascii="Times New Roman" w:hAnsi="Times New Roman" w:cs="Times New Roman"/>
                <w:i w:val="0"/>
                <w:iCs w:val="0"/>
                <w:color w:val="000000" w:themeColor="text1"/>
                <w:sz w:val="24"/>
                <w:szCs w:val="24"/>
                <w:shd w:val="clear" w:color="auto" w:fill="FFFFFF"/>
              </w:rPr>
            </w:pPr>
            <w:r w:rsidRPr="00941F2E">
              <w:rPr>
                <w:rStyle w:val="Heading1Char"/>
                <w:rFonts w:ascii="Times New Roman" w:hAnsi="Times New Roman" w:cs="Times New Roman"/>
                <w:i w:val="0"/>
                <w:iCs w:val="0"/>
                <w:color w:val="000000" w:themeColor="text1"/>
                <w:sz w:val="24"/>
                <w:szCs w:val="24"/>
                <w:shd w:val="clear" w:color="auto" w:fill="FFFFFF"/>
              </w:rPr>
              <w:t>AR(1)-BH(1) ECM</w:t>
            </w:r>
          </w:p>
        </w:tc>
        <w:tc>
          <w:tcPr>
            <w:tcW w:w="659" w:type="dxa"/>
            <w:tcBorders>
              <w:top w:val="single" w:sz="4" w:space="0" w:color="auto"/>
              <w:bottom w:val="single" w:sz="4" w:space="0" w:color="auto"/>
            </w:tcBorders>
          </w:tcPr>
          <w:p w14:paraId="33D69072" w14:textId="77777777" w:rsidR="008405D2" w:rsidRPr="00941F2E" w:rsidRDefault="008405D2" w:rsidP="0058494C">
            <w:pPr>
              <w:pStyle w:val="Caption"/>
              <w:spacing w:after="0"/>
              <w:ind w:right="-46"/>
              <w:jc w:val="center"/>
              <w:textAlignment w:val="baseline"/>
              <w:rPr>
                <w:rStyle w:val="Heading1Char"/>
                <w:rFonts w:ascii="Times New Roman" w:hAnsi="Times New Roman" w:cs="Times New Roman"/>
                <w:i w:val="0"/>
                <w:iCs w:val="0"/>
                <w:color w:val="000000" w:themeColor="text1"/>
                <w:sz w:val="24"/>
                <w:szCs w:val="24"/>
                <w:shd w:val="clear" w:color="auto" w:fill="FFFFFF"/>
              </w:rPr>
            </w:pPr>
          </w:p>
        </w:tc>
      </w:tr>
      <w:tr w:rsidR="00941F2E" w:rsidRPr="00941F2E" w14:paraId="33FB0277" w14:textId="77777777" w:rsidTr="0058494C">
        <w:tc>
          <w:tcPr>
            <w:tcW w:w="1314" w:type="dxa"/>
            <w:tcBorders>
              <w:top w:val="single" w:sz="4" w:space="0" w:color="auto"/>
              <w:bottom w:val="single" w:sz="4" w:space="0" w:color="auto"/>
            </w:tcBorders>
          </w:tcPr>
          <w:p w14:paraId="6E1B619E" w14:textId="77777777" w:rsidR="008405D2" w:rsidRPr="00941F2E" w:rsidRDefault="008405D2" w:rsidP="0058494C">
            <w:pPr>
              <w:pStyle w:val="Caption"/>
              <w:spacing w:after="0"/>
              <w:ind w:right="-46"/>
              <w:jc w:val="center"/>
              <w:textAlignment w:val="baseline"/>
              <w:rPr>
                <w:rStyle w:val="Heading1Char"/>
                <w:rFonts w:ascii="Times New Roman" w:hAnsi="Times New Roman" w:cs="Times New Roman"/>
                <w:i w:val="0"/>
                <w:iCs w:val="0"/>
                <w:color w:val="000000" w:themeColor="text1"/>
                <w:sz w:val="24"/>
                <w:szCs w:val="24"/>
                <w:shd w:val="clear" w:color="auto" w:fill="FFFFFF"/>
              </w:rPr>
            </w:pPr>
            <w:r w:rsidRPr="00941F2E">
              <w:rPr>
                <w:rStyle w:val="Heading1Char"/>
                <w:rFonts w:ascii="Times New Roman" w:hAnsi="Times New Roman" w:cs="Times New Roman"/>
                <w:i w:val="0"/>
                <w:iCs w:val="0"/>
                <w:color w:val="000000" w:themeColor="text1"/>
                <w:sz w:val="24"/>
                <w:szCs w:val="24"/>
                <w:shd w:val="clear" w:color="auto" w:fill="FFFFFF"/>
              </w:rPr>
              <w:t>Causal</w:t>
            </w:r>
          </w:p>
        </w:tc>
        <w:tc>
          <w:tcPr>
            <w:tcW w:w="3121" w:type="dxa"/>
            <w:tcBorders>
              <w:top w:val="single" w:sz="4" w:space="0" w:color="auto"/>
              <w:bottom w:val="single" w:sz="4" w:space="0" w:color="auto"/>
            </w:tcBorders>
          </w:tcPr>
          <w:p w14:paraId="2B7CCFEE" w14:textId="77777777" w:rsidR="008405D2" w:rsidRPr="00941F2E" w:rsidRDefault="008405D2" w:rsidP="0058494C">
            <w:pPr>
              <w:pStyle w:val="Caption"/>
              <w:spacing w:after="0"/>
              <w:ind w:right="-46"/>
              <w:jc w:val="center"/>
              <w:textAlignment w:val="baseline"/>
              <w:rPr>
                <w:rStyle w:val="Heading1Char"/>
                <w:rFonts w:ascii="Times New Roman" w:hAnsi="Times New Roman" w:cs="Times New Roman"/>
                <w:i w:val="0"/>
                <w:iCs w:val="0"/>
                <w:color w:val="000000" w:themeColor="text1"/>
                <w:sz w:val="24"/>
                <w:szCs w:val="24"/>
                <w:shd w:val="clear" w:color="auto" w:fill="FFFFFF"/>
              </w:rPr>
            </w:pPr>
            <w:r w:rsidRPr="00941F2E">
              <w:rPr>
                <w:rStyle w:val="Heading1Char"/>
                <w:rFonts w:ascii="Times New Roman" w:hAnsi="Times New Roman" w:cs="Times New Roman"/>
                <w:i w:val="0"/>
                <w:iCs w:val="0"/>
                <w:color w:val="000000" w:themeColor="text1"/>
                <w:sz w:val="24"/>
                <w:szCs w:val="24"/>
                <w:shd w:val="clear" w:color="auto" w:fill="FFFFFF"/>
              </w:rPr>
              <w:t>False</w:t>
            </w:r>
          </w:p>
        </w:tc>
        <w:tc>
          <w:tcPr>
            <w:tcW w:w="2498" w:type="dxa"/>
            <w:tcBorders>
              <w:top w:val="single" w:sz="4" w:space="0" w:color="auto"/>
              <w:bottom w:val="single" w:sz="4" w:space="0" w:color="auto"/>
            </w:tcBorders>
          </w:tcPr>
          <w:p w14:paraId="6E4195BB" w14:textId="77777777" w:rsidR="008405D2" w:rsidRPr="00941F2E" w:rsidRDefault="008405D2" w:rsidP="0058494C">
            <w:pPr>
              <w:pStyle w:val="Caption"/>
              <w:spacing w:after="0"/>
              <w:ind w:right="-46"/>
              <w:jc w:val="center"/>
              <w:textAlignment w:val="baseline"/>
              <w:rPr>
                <w:rStyle w:val="Heading1Char"/>
                <w:rFonts w:ascii="Times New Roman" w:hAnsi="Times New Roman" w:cs="Times New Roman"/>
                <w:i w:val="0"/>
                <w:iCs w:val="0"/>
                <w:color w:val="000000" w:themeColor="text1"/>
                <w:sz w:val="24"/>
                <w:szCs w:val="24"/>
                <w:shd w:val="clear" w:color="auto" w:fill="FFFFFF"/>
              </w:rPr>
            </w:pPr>
            <w:r w:rsidRPr="00941F2E">
              <w:rPr>
                <w:rStyle w:val="Heading1Char"/>
                <w:rFonts w:ascii="Times New Roman" w:hAnsi="Times New Roman" w:cs="Times New Roman"/>
                <w:i w:val="0"/>
                <w:iCs w:val="0"/>
                <w:color w:val="000000" w:themeColor="text1"/>
                <w:sz w:val="24"/>
                <w:szCs w:val="24"/>
                <w:shd w:val="clear" w:color="auto" w:fill="FFFFFF"/>
              </w:rPr>
              <w:t>False</w:t>
            </w:r>
          </w:p>
        </w:tc>
        <w:tc>
          <w:tcPr>
            <w:tcW w:w="1249" w:type="dxa"/>
            <w:gridSpan w:val="2"/>
            <w:tcBorders>
              <w:top w:val="single" w:sz="4" w:space="0" w:color="auto"/>
              <w:bottom w:val="single" w:sz="4" w:space="0" w:color="auto"/>
            </w:tcBorders>
          </w:tcPr>
          <w:p w14:paraId="651A1095" w14:textId="77777777" w:rsidR="008405D2" w:rsidRPr="00941F2E" w:rsidRDefault="008405D2" w:rsidP="0058494C">
            <w:pPr>
              <w:pStyle w:val="Caption"/>
              <w:spacing w:after="0"/>
              <w:ind w:right="-46"/>
              <w:jc w:val="center"/>
              <w:textAlignment w:val="baseline"/>
              <w:rPr>
                <w:rStyle w:val="Heading1Char"/>
                <w:rFonts w:ascii="Times New Roman" w:hAnsi="Times New Roman" w:cs="Times New Roman"/>
                <w:i w:val="0"/>
                <w:iCs w:val="0"/>
                <w:color w:val="000000" w:themeColor="text1"/>
                <w:sz w:val="24"/>
                <w:szCs w:val="24"/>
                <w:shd w:val="clear" w:color="auto" w:fill="FFFFFF"/>
              </w:rPr>
            </w:pPr>
          </w:p>
        </w:tc>
      </w:tr>
      <w:tr w:rsidR="00941F2E" w:rsidRPr="00941F2E" w14:paraId="5DC2E1FC" w14:textId="77777777" w:rsidTr="0058494C">
        <w:tc>
          <w:tcPr>
            <w:tcW w:w="1314" w:type="dxa"/>
            <w:tcBorders>
              <w:top w:val="single" w:sz="4" w:space="0" w:color="auto"/>
              <w:bottom w:val="single" w:sz="4" w:space="0" w:color="auto"/>
            </w:tcBorders>
          </w:tcPr>
          <w:p w14:paraId="3F9A5D02" w14:textId="77777777" w:rsidR="008405D2" w:rsidRPr="00941F2E" w:rsidRDefault="008405D2" w:rsidP="0058494C">
            <w:pPr>
              <w:pStyle w:val="Caption"/>
              <w:spacing w:after="0"/>
              <w:ind w:right="-46"/>
              <w:jc w:val="center"/>
              <w:textAlignment w:val="baseline"/>
              <w:rPr>
                <w:rStyle w:val="Heading1Char"/>
                <w:rFonts w:ascii="Times New Roman" w:hAnsi="Times New Roman" w:cs="Times New Roman"/>
                <w:i w:val="0"/>
                <w:iCs w:val="0"/>
                <w:color w:val="000000" w:themeColor="text1"/>
                <w:sz w:val="24"/>
                <w:szCs w:val="24"/>
                <w:shd w:val="clear" w:color="auto" w:fill="FFFFFF"/>
              </w:rPr>
            </w:pPr>
            <w:r w:rsidRPr="00941F2E">
              <w:rPr>
                <w:rStyle w:val="Heading1Char"/>
                <w:rFonts w:ascii="Times New Roman" w:hAnsi="Times New Roman" w:cs="Times New Roman"/>
                <w:i w:val="0"/>
                <w:iCs w:val="0"/>
                <w:color w:val="000000" w:themeColor="text1"/>
                <w:sz w:val="24"/>
                <w:szCs w:val="24"/>
                <w:shd w:val="clear" w:color="auto" w:fill="FFFFFF"/>
              </w:rPr>
              <w:t>Trend</w:t>
            </w:r>
          </w:p>
        </w:tc>
        <w:tc>
          <w:tcPr>
            <w:tcW w:w="3121" w:type="dxa"/>
            <w:tcBorders>
              <w:top w:val="single" w:sz="4" w:space="0" w:color="auto"/>
              <w:bottom w:val="single" w:sz="4" w:space="0" w:color="auto"/>
            </w:tcBorders>
          </w:tcPr>
          <w:p w14:paraId="1FEEDE09" w14:textId="77777777" w:rsidR="008405D2" w:rsidRPr="00941F2E" w:rsidRDefault="008405D2" w:rsidP="0058494C">
            <w:pPr>
              <w:pStyle w:val="Caption"/>
              <w:spacing w:after="0"/>
              <w:ind w:right="-46"/>
              <w:jc w:val="center"/>
              <w:textAlignment w:val="baseline"/>
              <w:rPr>
                <w:rStyle w:val="Heading1Char"/>
                <w:rFonts w:ascii="Times New Roman" w:hAnsi="Times New Roman" w:cs="Times New Roman"/>
                <w:i w:val="0"/>
                <w:iCs w:val="0"/>
                <w:color w:val="000000" w:themeColor="text1"/>
                <w:sz w:val="24"/>
                <w:szCs w:val="24"/>
                <w:shd w:val="clear" w:color="auto" w:fill="FFFFFF"/>
              </w:rPr>
            </w:pPr>
            <w:r w:rsidRPr="00941F2E">
              <w:rPr>
                <w:rStyle w:val="Heading1Char"/>
                <w:rFonts w:ascii="Times New Roman" w:hAnsi="Times New Roman" w:cs="Times New Roman"/>
                <w:i w:val="0"/>
                <w:iCs w:val="0"/>
                <w:color w:val="000000" w:themeColor="text1"/>
                <w:sz w:val="24"/>
                <w:szCs w:val="24"/>
                <w:shd w:val="clear" w:color="auto" w:fill="FFFFFF"/>
              </w:rPr>
              <w:t>No Trend</w:t>
            </w:r>
          </w:p>
        </w:tc>
        <w:tc>
          <w:tcPr>
            <w:tcW w:w="2498" w:type="dxa"/>
            <w:tcBorders>
              <w:top w:val="single" w:sz="4" w:space="0" w:color="auto"/>
              <w:bottom w:val="single" w:sz="4" w:space="0" w:color="auto"/>
            </w:tcBorders>
          </w:tcPr>
          <w:p w14:paraId="29C8BD9D" w14:textId="77777777" w:rsidR="008405D2" w:rsidRPr="00941F2E" w:rsidRDefault="008405D2" w:rsidP="0058494C">
            <w:pPr>
              <w:pStyle w:val="Caption"/>
              <w:spacing w:after="0"/>
              <w:ind w:right="-46"/>
              <w:jc w:val="center"/>
              <w:textAlignment w:val="baseline"/>
              <w:rPr>
                <w:rStyle w:val="Heading1Char"/>
                <w:rFonts w:ascii="Times New Roman" w:hAnsi="Times New Roman" w:cs="Times New Roman"/>
                <w:i w:val="0"/>
                <w:iCs w:val="0"/>
                <w:color w:val="000000" w:themeColor="text1"/>
                <w:sz w:val="24"/>
                <w:szCs w:val="24"/>
                <w:shd w:val="clear" w:color="auto" w:fill="FFFFFF"/>
              </w:rPr>
            </w:pPr>
            <w:r w:rsidRPr="00941F2E">
              <w:rPr>
                <w:rStyle w:val="Heading1Char"/>
                <w:rFonts w:ascii="Times New Roman" w:hAnsi="Times New Roman" w:cs="Times New Roman"/>
                <w:i w:val="0"/>
                <w:iCs w:val="0"/>
                <w:color w:val="000000" w:themeColor="text1"/>
                <w:sz w:val="24"/>
                <w:szCs w:val="24"/>
                <w:shd w:val="clear" w:color="auto" w:fill="FFFFFF"/>
              </w:rPr>
              <w:t>No Trend</w:t>
            </w:r>
          </w:p>
        </w:tc>
        <w:tc>
          <w:tcPr>
            <w:tcW w:w="1249" w:type="dxa"/>
            <w:gridSpan w:val="2"/>
            <w:tcBorders>
              <w:top w:val="single" w:sz="4" w:space="0" w:color="auto"/>
              <w:bottom w:val="single" w:sz="4" w:space="0" w:color="auto"/>
            </w:tcBorders>
          </w:tcPr>
          <w:p w14:paraId="151EE84F" w14:textId="77777777" w:rsidR="008405D2" w:rsidRPr="00941F2E" w:rsidRDefault="008405D2" w:rsidP="0058494C">
            <w:pPr>
              <w:pStyle w:val="Caption"/>
              <w:spacing w:after="0"/>
              <w:ind w:right="-46"/>
              <w:jc w:val="center"/>
              <w:textAlignment w:val="baseline"/>
              <w:rPr>
                <w:rStyle w:val="Heading1Char"/>
                <w:rFonts w:ascii="Times New Roman" w:hAnsi="Times New Roman" w:cs="Times New Roman"/>
                <w:i w:val="0"/>
                <w:iCs w:val="0"/>
                <w:color w:val="000000" w:themeColor="text1"/>
                <w:sz w:val="24"/>
                <w:szCs w:val="24"/>
                <w:shd w:val="clear" w:color="auto" w:fill="FFFFFF"/>
              </w:rPr>
            </w:pPr>
          </w:p>
        </w:tc>
      </w:tr>
      <w:tr w:rsidR="00941F2E" w:rsidRPr="00941F2E" w14:paraId="1E1F3EF9" w14:textId="77777777" w:rsidTr="0058494C">
        <w:tc>
          <w:tcPr>
            <w:tcW w:w="1314" w:type="dxa"/>
            <w:tcBorders>
              <w:top w:val="single" w:sz="4" w:space="0" w:color="auto"/>
              <w:bottom w:val="single" w:sz="4" w:space="0" w:color="auto"/>
            </w:tcBorders>
          </w:tcPr>
          <w:p w14:paraId="18645EBC" w14:textId="77777777" w:rsidR="008405D2" w:rsidRPr="00941F2E" w:rsidRDefault="008405D2" w:rsidP="0058494C">
            <w:pPr>
              <w:pStyle w:val="Caption"/>
              <w:spacing w:after="0"/>
              <w:ind w:right="-46"/>
              <w:jc w:val="center"/>
              <w:textAlignment w:val="baseline"/>
              <w:rPr>
                <w:rStyle w:val="Heading1Char"/>
                <w:rFonts w:ascii="Times New Roman" w:hAnsi="Times New Roman" w:cs="Times New Roman"/>
                <w:i w:val="0"/>
                <w:iCs w:val="0"/>
                <w:color w:val="000000" w:themeColor="text1"/>
                <w:sz w:val="24"/>
                <w:szCs w:val="24"/>
                <w:shd w:val="clear" w:color="auto" w:fill="FFFFFF"/>
              </w:rPr>
            </w:pPr>
            <w:r w:rsidRPr="00941F2E">
              <w:rPr>
                <w:rStyle w:val="Heading1Char"/>
                <w:rFonts w:ascii="Times New Roman" w:hAnsi="Times New Roman" w:cs="Times New Roman"/>
                <w:i w:val="0"/>
                <w:iCs w:val="0"/>
                <w:color w:val="000000" w:themeColor="text1"/>
                <w:sz w:val="24"/>
                <w:szCs w:val="24"/>
                <w:shd w:val="clear" w:color="auto" w:fill="FFFFFF"/>
              </w:rPr>
              <w:t>Log Likelihood</w:t>
            </w:r>
          </w:p>
        </w:tc>
        <w:tc>
          <w:tcPr>
            <w:tcW w:w="3121" w:type="dxa"/>
            <w:tcBorders>
              <w:top w:val="single" w:sz="4" w:space="0" w:color="auto"/>
              <w:bottom w:val="single" w:sz="4" w:space="0" w:color="auto"/>
            </w:tcBorders>
          </w:tcPr>
          <w:p w14:paraId="5D931222" w14:textId="77777777" w:rsidR="008405D2" w:rsidRPr="00941F2E" w:rsidRDefault="008405D2" w:rsidP="0058494C">
            <w:pPr>
              <w:pStyle w:val="Caption"/>
              <w:spacing w:after="0"/>
              <w:ind w:right="-46"/>
              <w:jc w:val="center"/>
              <w:textAlignment w:val="baseline"/>
              <w:rPr>
                <w:rStyle w:val="Heading1Char"/>
                <w:rFonts w:ascii="Times New Roman" w:hAnsi="Times New Roman" w:cs="Times New Roman"/>
                <w:i w:val="0"/>
                <w:iCs w:val="0"/>
                <w:color w:val="000000" w:themeColor="text1"/>
                <w:sz w:val="24"/>
                <w:szCs w:val="24"/>
                <w:shd w:val="clear" w:color="auto" w:fill="FFFFFF"/>
              </w:rPr>
            </w:pPr>
            <w:r w:rsidRPr="00941F2E">
              <w:rPr>
                <w:rStyle w:val="Heading1Char"/>
                <w:rFonts w:ascii="Times New Roman" w:hAnsi="Times New Roman" w:cs="Times New Roman"/>
                <w:i w:val="0"/>
                <w:iCs w:val="0"/>
                <w:color w:val="000000" w:themeColor="text1"/>
                <w:sz w:val="24"/>
                <w:szCs w:val="24"/>
                <w:shd w:val="clear" w:color="auto" w:fill="FFFFFF"/>
              </w:rPr>
              <w:t>3395.7</w:t>
            </w:r>
          </w:p>
          <w:p w14:paraId="6E2B9943" w14:textId="77777777" w:rsidR="008405D2" w:rsidRPr="00941F2E" w:rsidRDefault="008405D2" w:rsidP="0058494C">
            <w:pPr>
              <w:pStyle w:val="Caption"/>
              <w:spacing w:after="0"/>
              <w:ind w:right="-46"/>
              <w:textAlignment w:val="baseline"/>
              <w:rPr>
                <w:rStyle w:val="Heading1Char"/>
                <w:rFonts w:ascii="Times New Roman" w:hAnsi="Times New Roman" w:cs="Times New Roman"/>
                <w:i w:val="0"/>
                <w:iCs w:val="0"/>
                <w:color w:val="000000" w:themeColor="text1"/>
                <w:sz w:val="24"/>
                <w:szCs w:val="24"/>
                <w:shd w:val="clear" w:color="auto" w:fill="FFFFFF"/>
              </w:rPr>
            </w:pPr>
          </w:p>
        </w:tc>
        <w:tc>
          <w:tcPr>
            <w:tcW w:w="2498" w:type="dxa"/>
            <w:tcBorders>
              <w:top w:val="single" w:sz="4" w:space="0" w:color="auto"/>
              <w:bottom w:val="single" w:sz="4" w:space="0" w:color="auto"/>
            </w:tcBorders>
          </w:tcPr>
          <w:p w14:paraId="19A3834C" w14:textId="77777777" w:rsidR="008405D2" w:rsidRPr="00941F2E" w:rsidRDefault="008405D2" w:rsidP="0058494C">
            <w:pPr>
              <w:pStyle w:val="Caption"/>
              <w:spacing w:after="0"/>
              <w:ind w:right="-46"/>
              <w:jc w:val="center"/>
              <w:textAlignment w:val="baseline"/>
              <w:rPr>
                <w:rStyle w:val="Heading1Char"/>
                <w:rFonts w:ascii="Times New Roman" w:hAnsi="Times New Roman" w:cs="Times New Roman"/>
                <w:i w:val="0"/>
                <w:iCs w:val="0"/>
                <w:color w:val="000000" w:themeColor="text1"/>
                <w:sz w:val="24"/>
                <w:szCs w:val="24"/>
                <w:shd w:val="clear" w:color="auto" w:fill="FFFFFF"/>
              </w:rPr>
            </w:pPr>
            <w:r w:rsidRPr="00941F2E">
              <w:rPr>
                <w:rStyle w:val="Heading1Char"/>
                <w:rFonts w:ascii="Times New Roman" w:hAnsi="Times New Roman" w:cs="Times New Roman"/>
                <w:i w:val="0"/>
                <w:iCs w:val="0"/>
                <w:color w:val="000000" w:themeColor="text1"/>
                <w:sz w:val="24"/>
                <w:szCs w:val="24"/>
                <w:shd w:val="clear" w:color="auto" w:fill="FFFFFF"/>
              </w:rPr>
              <w:t>3409.735</w:t>
            </w:r>
          </w:p>
        </w:tc>
        <w:tc>
          <w:tcPr>
            <w:tcW w:w="1249" w:type="dxa"/>
            <w:gridSpan w:val="2"/>
            <w:tcBorders>
              <w:top w:val="single" w:sz="4" w:space="0" w:color="auto"/>
              <w:bottom w:val="single" w:sz="4" w:space="0" w:color="auto"/>
            </w:tcBorders>
          </w:tcPr>
          <w:p w14:paraId="30F0BA13" w14:textId="77777777" w:rsidR="008405D2" w:rsidRPr="00941F2E" w:rsidRDefault="008405D2" w:rsidP="0058494C">
            <w:pPr>
              <w:pStyle w:val="Caption"/>
              <w:spacing w:after="0"/>
              <w:ind w:right="-46"/>
              <w:jc w:val="center"/>
              <w:textAlignment w:val="baseline"/>
              <w:rPr>
                <w:rStyle w:val="Heading1Char"/>
                <w:rFonts w:ascii="Times New Roman" w:hAnsi="Times New Roman" w:cs="Times New Roman"/>
                <w:i w:val="0"/>
                <w:iCs w:val="0"/>
                <w:color w:val="000000" w:themeColor="text1"/>
                <w:sz w:val="24"/>
                <w:szCs w:val="24"/>
                <w:shd w:val="clear" w:color="auto" w:fill="FFFFFF"/>
              </w:rPr>
            </w:pPr>
          </w:p>
        </w:tc>
      </w:tr>
      <w:tr w:rsidR="00941F2E" w:rsidRPr="00941F2E" w14:paraId="672C0141" w14:textId="77777777" w:rsidTr="0058494C">
        <w:tc>
          <w:tcPr>
            <w:tcW w:w="1314" w:type="dxa"/>
            <w:tcBorders>
              <w:top w:val="single" w:sz="4" w:space="0" w:color="auto"/>
              <w:bottom w:val="single" w:sz="4" w:space="0" w:color="auto"/>
            </w:tcBorders>
          </w:tcPr>
          <w:p w14:paraId="2FBFA8A8" w14:textId="77777777" w:rsidR="008405D2" w:rsidRPr="00941F2E" w:rsidRDefault="008405D2" w:rsidP="0058494C">
            <w:pPr>
              <w:pStyle w:val="Caption"/>
              <w:spacing w:after="0"/>
              <w:ind w:right="-46"/>
              <w:jc w:val="center"/>
              <w:textAlignment w:val="baseline"/>
              <w:rPr>
                <w:rStyle w:val="Heading1Char"/>
                <w:rFonts w:ascii="Times New Roman" w:hAnsi="Times New Roman" w:cs="Times New Roman"/>
                <w:i w:val="0"/>
                <w:iCs w:val="0"/>
                <w:color w:val="000000" w:themeColor="text1"/>
                <w:sz w:val="24"/>
                <w:szCs w:val="24"/>
                <w:shd w:val="clear" w:color="auto" w:fill="FFFFFF"/>
              </w:rPr>
            </w:pPr>
            <w:r w:rsidRPr="00941F2E">
              <w:rPr>
                <w:rStyle w:val="Heading1Char"/>
                <w:rFonts w:ascii="Times New Roman" w:hAnsi="Times New Roman" w:cs="Times New Roman"/>
                <w:i w:val="0"/>
                <w:iCs w:val="0"/>
                <w:color w:val="000000" w:themeColor="text1"/>
                <w:sz w:val="24"/>
                <w:szCs w:val="24"/>
              </w:rPr>
              <w:t>MSFE</w:t>
            </w:r>
            <w:r w:rsidRPr="00941F2E">
              <w:rPr>
                <w:rStyle w:val="Heading1Char"/>
                <w:rFonts w:ascii="Times New Roman" w:hAnsi="Times New Roman" w:cs="Times New Roman"/>
                <w:i w:val="0"/>
                <w:iCs w:val="0"/>
                <w:color w:val="000000" w:themeColor="text1"/>
                <w:sz w:val="24"/>
                <w:szCs w:val="24"/>
                <w:vertAlign w:val="subscript"/>
              </w:rPr>
              <w:t>FPE</w:t>
            </w:r>
          </w:p>
        </w:tc>
        <w:tc>
          <w:tcPr>
            <w:tcW w:w="3121" w:type="dxa"/>
            <w:tcBorders>
              <w:top w:val="single" w:sz="4" w:space="0" w:color="auto"/>
              <w:bottom w:val="single" w:sz="4" w:space="0" w:color="auto"/>
            </w:tcBorders>
          </w:tcPr>
          <w:p w14:paraId="66B5F278" w14:textId="77777777" w:rsidR="008405D2" w:rsidRPr="00941F2E" w:rsidRDefault="008405D2" w:rsidP="0058494C">
            <w:pPr>
              <w:pStyle w:val="Caption"/>
              <w:spacing w:after="0"/>
              <w:ind w:right="-46"/>
              <w:jc w:val="center"/>
              <w:textAlignment w:val="baseline"/>
              <w:rPr>
                <w:rStyle w:val="Heading1Char"/>
                <w:rFonts w:ascii="Times New Roman" w:hAnsi="Times New Roman" w:cs="Times New Roman"/>
                <w:i w:val="0"/>
                <w:iCs w:val="0"/>
                <w:color w:val="000000" w:themeColor="text1"/>
                <w:sz w:val="24"/>
                <w:szCs w:val="24"/>
                <w:shd w:val="clear" w:color="auto" w:fill="FFFFFF"/>
              </w:rPr>
            </w:pPr>
            <w:r w:rsidRPr="00941F2E">
              <w:rPr>
                <w:rStyle w:val="Heading1Char"/>
                <w:rFonts w:ascii="Times New Roman" w:hAnsi="Times New Roman" w:cs="Times New Roman"/>
                <w:i w:val="0"/>
                <w:iCs w:val="0"/>
                <w:color w:val="000000" w:themeColor="text1"/>
                <w:sz w:val="24"/>
                <w:szCs w:val="24"/>
                <w:shd w:val="clear" w:color="auto" w:fill="FFFFFF"/>
              </w:rPr>
              <w:t>0.001392</w:t>
            </w:r>
          </w:p>
        </w:tc>
        <w:tc>
          <w:tcPr>
            <w:tcW w:w="2498" w:type="dxa"/>
            <w:tcBorders>
              <w:top w:val="single" w:sz="4" w:space="0" w:color="auto"/>
              <w:bottom w:val="single" w:sz="4" w:space="0" w:color="auto"/>
            </w:tcBorders>
          </w:tcPr>
          <w:p w14:paraId="6D23E3B2" w14:textId="77777777" w:rsidR="008405D2" w:rsidRPr="00941F2E" w:rsidRDefault="008405D2" w:rsidP="0058494C">
            <w:pPr>
              <w:pStyle w:val="Caption"/>
              <w:spacing w:after="0"/>
              <w:ind w:right="-46"/>
              <w:jc w:val="center"/>
              <w:textAlignment w:val="baseline"/>
              <w:rPr>
                <w:rStyle w:val="Heading1Char"/>
                <w:rFonts w:ascii="Times New Roman" w:hAnsi="Times New Roman" w:cs="Times New Roman"/>
                <w:i w:val="0"/>
                <w:iCs w:val="0"/>
                <w:color w:val="000000" w:themeColor="text1"/>
                <w:sz w:val="24"/>
                <w:szCs w:val="24"/>
                <w:shd w:val="clear" w:color="auto" w:fill="FFFFFF"/>
              </w:rPr>
            </w:pPr>
            <w:r w:rsidRPr="00941F2E">
              <w:rPr>
                <w:rStyle w:val="Heading1Char"/>
                <w:rFonts w:ascii="Times New Roman" w:hAnsi="Times New Roman" w:cs="Times New Roman"/>
                <w:i w:val="0"/>
                <w:iCs w:val="0"/>
                <w:color w:val="000000" w:themeColor="text1"/>
                <w:sz w:val="24"/>
                <w:szCs w:val="24"/>
                <w:shd w:val="clear" w:color="auto" w:fill="FFFFFF"/>
              </w:rPr>
              <w:t>0.002941</w:t>
            </w:r>
          </w:p>
        </w:tc>
        <w:tc>
          <w:tcPr>
            <w:tcW w:w="1249" w:type="dxa"/>
            <w:gridSpan w:val="2"/>
            <w:tcBorders>
              <w:top w:val="single" w:sz="4" w:space="0" w:color="auto"/>
              <w:bottom w:val="single" w:sz="4" w:space="0" w:color="auto"/>
            </w:tcBorders>
          </w:tcPr>
          <w:p w14:paraId="14E31868" w14:textId="77777777" w:rsidR="008405D2" w:rsidRPr="00941F2E" w:rsidRDefault="008405D2" w:rsidP="0058494C">
            <w:pPr>
              <w:pStyle w:val="Caption"/>
              <w:spacing w:after="0"/>
              <w:ind w:right="-46"/>
              <w:jc w:val="center"/>
              <w:textAlignment w:val="baseline"/>
              <w:rPr>
                <w:rStyle w:val="Heading1Char"/>
                <w:rFonts w:ascii="Times New Roman" w:hAnsi="Times New Roman" w:cs="Times New Roman"/>
                <w:i w:val="0"/>
                <w:iCs w:val="0"/>
                <w:color w:val="000000" w:themeColor="text1"/>
                <w:sz w:val="24"/>
                <w:szCs w:val="24"/>
                <w:shd w:val="clear" w:color="auto" w:fill="FFFFFF"/>
              </w:rPr>
            </w:pPr>
          </w:p>
        </w:tc>
      </w:tr>
    </w:tbl>
    <w:p w14:paraId="6E5139E4" w14:textId="53DF0024" w:rsidR="002E56AD" w:rsidRDefault="002E56AD" w:rsidP="0006726A">
      <w:pPr>
        <w:jc w:val="center"/>
        <w:rPr>
          <w:rFonts w:ascii="Times New Roman" w:hAnsi="Times New Roman" w:cs="Times New Roman"/>
          <w:i/>
          <w:iCs/>
          <w:sz w:val="20"/>
          <w:szCs w:val="20"/>
          <w:lang w:val="en-SG"/>
        </w:rPr>
      </w:pPr>
    </w:p>
    <w:p w14:paraId="2D154C1B" w14:textId="25157849" w:rsidR="008405D2" w:rsidRDefault="008405D2" w:rsidP="0006726A">
      <w:pPr>
        <w:jc w:val="center"/>
        <w:rPr>
          <w:rFonts w:ascii="Times New Roman" w:hAnsi="Times New Roman" w:cs="Times New Roman"/>
          <w:i/>
          <w:iCs/>
          <w:sz w:val="20"/>
          <w:szCs w:val="20"/>
          <w:lang w:val="en-SG"/>
        </w:rPr>
      </w:pPr>
    </w:p>
    <w:p w14:paraId="43B43F24" w14:textId="74E731E0" w:rsidR="008405D2" w:rsidRDefault="008405D2" w:rsidP="0006726A">
      <w:pPr>
        <w:jc w:val="center"/>
        <w:rPr>
          <w:rFonts w:ascii="Times New Roman" w:hAnsi="Times New Roman" w:cs="Times New Roman"/>
          <w:i/>
          <w:iCs/>
          <w:sz w:val="20"/>
          <w:szCs w:val="20"/>
          <w:lang w:val="en-SG"/>
        </w:rPr>
      </w:pPr>
    </w:p>
    <w:p w14:paraId="64714A7F" w14:textId="6943C82B" w:rsidR="008405D2" w:rsidRDefault="008405D2" w:rsidP="0006726A">
      <w:pPr>
        <w:jc w:val="center"/>
        <w:rPr>
          <w:rFonts w:ascii="Times New Roman" w:hAnsi="Times New Roman" w:cs="Times New Roman"/>
          <w:i/>
          <w:iCs/>
          <w:sz w:val="20"/>
          <w:szCs w:val="20"/>
          <w:lang w:val="en-SG"/>
        </w:rPr>
      </w:pPr>
    </w:p>
    <w:p w14:paraId="6863183F" w14:textId="3CA6280A" w:rsidR="008405D2" w:rsidRDefault="008405D2" w:rsidP="0006726A">
      <w:pPr>
        <w:jc w:val="center"/>
        <w:rPr>
          <w:rFonts w:ascii="Times New Roman" w:hAnsi="Times New Roman" w:cs="Times New Roman"/>
          <w:i/>
          <w:iCs/>
          <w:sz w:val="20"/>
          <w:szCs w:val="20"/>
          <w:lang w:val="en-SG"/>
        </w:rPr>
      </w:pPr>
    </w:p>
    <w:p w14:paraId="1BEB12C2" w14:textId="77777777" w:rsidR="00941F2E" w:rsidRPr="000603A3" w:rsidRDefault="00941F2E" w:rsidP="00941F2E">
      <w:pPr>
        <w:jc w:val="center"/>
        <w:rPr>
          <w:rFonts w:ascii="Times New Roman" w:hAnsi="Times New Roman" w:cs="Times New Roman"/>
          <w:i/>
          <w:iCs/>
          <w:sz w:val="20"/>
          <w:szCs w:val="20"/>
          <w:lang w:val="en-SG"/>
        </w:rPr>
      </w:pPr>
      <w:r w:rsidRPr="002F3EC9">
        <w:rPr>
          <w:rFonts w:ascii="Times New Roman" w:hAnsi="Times New Roman" w:cs="Times New Roman"/>
          <w:i/>
          <w:iCs/>
          <w:sz w:val="20"/>
          <w:szCs w:val="20"/>
          <w:lang w:val="en-SG"/>
        </w:rPr>
        <w:t>* = significant at 10%, ** = significant at 5%, *** = significant at 1%</w:t>
      </w:r>
    </w:p>
    <w:tbl>
      <w:tblPr>
        <w:tblpPr w:leftFromText="180" w:rightFromText="180" w:vertAnchor="page" w:horzAnchor="margin" w:tblpY="8566"/>
        <w:tblW w:w="9473" w:type="dxa"/>
        <w:tblLook w:val="04A0" w:firstRow="1" w:lastRow="0" w:firstColumn="1" w:lastColumn="0" w:noHBand="0" w:noVBand="1"/>
      </w:tblPr>
      <w:tblGrid>
        <w:gridCol w:w="1952"/>
        <w:gridCol w:w="1684"/>
        <w:gridCol w:w="1220"/>
        <w:gridCol w:w="1934"/>
        <w:gridCol w:w="1461"/>
        <w:gridCol w:w="1222"/>
      </w:tblGrid>
      <w:tr w:rsidR="00941F2E" w:rsidRPr="00941F2E" w14:paraId="51975804" w14:textId="77777777" w:rsidTr="00941F2E">
        <w:trPr>
          <w:trHeight w:val="190"/>
        </w:trPr>
        <w:tc>
          <w:tcPr>
            <w:tcW w:w="9473" w:type="dxa"/>
            <w:gridSpan w:val="6"/>
            <w:tcBorders>
              <w:top w:val="single" w:sz="8" w:space="0" w:color="DDDDDD"/>
              <w:left w:val="nil"/>
              <w:bottom w:val="nil"/>
              <w:right w:val="nil"/>
            </w:tcBorders>
            <w:shd w:val="clear" w:color="000000" w:fill="F5F5F5"/>
          </w:tcPr>
          <w:p w14:paraId="57542189" w14:textId="77777777" w:rsidR="00941F2E" w:rsidRPr="00941F2E" w:rsidRDefault="00941F2E" w:rsidP="00941F2E">
            <w:pPr>
              <w:spacing w:after="0" w:line="240" w:lineRule="auto"/>
              <w:jc w:val="center"/>
              <w:rPr>
                <w:rFonts w:ascii="Times New Roman" w:eastAsia="Times New Roman" w:hAnsi="Times New Roman" w:cs="Times New Roman"/>
                <w:b/>
                <w:bCs/>
                <w:color w:val="000000"/>
                <w:lang w:eastAsia="en-SG"/>
              </w:rPr>
            </w:pPr>
            <w:r w:rsidRPr="00941F2E">
              <w:rPr>
                <w:rFonts w:ascii="Times New Roman" w:eastAsia="Times New Roman" w:hAnsi="Times New Roman" w:cs="Times New Roman"/>
                <w:b/>
                <w:bCs/>
                <w:color w:val="000000"/>
                <w:lang w:eastAsia="en-SG"/>
              </w:rPr>
              <w:t>Table 14. Comparison between ADL and ECM</w:t>
            </w:r>
          </w:p>
        </w:tc>
      </w:tr>
      <w:tr w:rsidR="00941F2E" w:rsidRPr="00941F2E" w14:paraId="5359DD03" w14:textId="77777777" w:rsidTr="00941F2E">
        <w:trPr>
          <w:trHeight w:val="190"/>
        </w:trPr>
        <w:tc>
          <w:tcPr>
            <w:tcW w:w="1952" w:type="dxa"/>
            <w:tcBorders>
              <w:top w:val="single" w:sz="8" w:space="0" w:color="DDDDDD"/>
              <w:left w:val="nil"/>
              <w:bottom w:val="nil"/>
              <w:right w:val="nil"/>
            </w:tcBorders>
            <w:shd w:val="clear" w:color="000000" w:fill="F5F5F5"/>
            <w:hideMark/>
          </w:tcPr>
          <w:p w14:paraId="361863BA" w14:textId="77777777" w:rsidR="00941F2E" w:rsidRPr="00941F2E" w:rsidRDefault="00941F2E" w:rsidP="00941F2E">
            <w:pPr>
              <w:spacing w:after="0" w:line="240" w:lineRule="auto"/>
              <w:jc w:val="center"/>
              <w:rPr>
                <w:rFonts w:ascii="Times New Roman" w:eastAsia="Times New Roman" w:hAnsi="Times New Roman" w:cs="Times New Roman"/>
                <w:b/>
                <w:bCs/>
                <w:lang w:eastAsia="en-SG"/>
              </w:rPr>
            </w:pPr>
            <w:r w:rsidRPr="00941F2E">
              <w:rPr>
                <w:rFonts w:ascii="Times New Roman" w:eastAsia="Times New Roman" w:hAnsi="Times New Roman" w:cs="Times New Roman"/>
                <w:b/>
                <w:bCs/>
                <w:color w:val="000000"/>
                <w:lang w:eastAsia="en-SG"/>
              </w:rPr>
              <w:t>A</w:t>
            </w:r>
            <w:r w:rsidRPr="00941F2E">
              <w:rPr>
                <w:rFonts w:ascii="Times New Roman" w:eastAsia="Times New Roman" w:hAnsi="Times New Roman" w:cs="Times New Roman"/>
                <w:b/>
                <w:bCs/>
                <w:lang w:eastAsia="en-SG"/>
              </w:rPr>
              <w:t>DL-Lag1</w:t>
            </w:r>
          </w:p>
          <w:p w14:paraId="60B69AFA" w14:textId="77777777" w:rsidR="00941F2E" w:rsidRPr="00941F2E" w:rsidRDefault="00941F2E" w:rsidP="00941F2E">
            <w:pPr>
              <w:spacing w:after="0" w:line="240" w:lineRule="auto"/>
              <w:jc w:val="center"/>
              <w:rPr>
                <w:rFonts w:ascii="Times New Roman" w:eastAsia="Times New Roman" w:hAnsi="Times New Roman" w:cs="Times New Roman"/>
                <w:b/>
                <w:bCs/>
                <w:color w:val="000000"/>
                <w:lang w:eastAsia="en-SG"/>
              </w:rPr>
            </w:pPr>
            <w:r w:rsidRPr="00941F2E">
              <w:rPr>
                <w:rFonts w:ascii="Times New Roman" w:eastAsia="Times New Roman" w:hAnsi="Times New Roman" w:cs="Times New Roman"/>
                <w:b/>
                <w:bCs/>
                <w:color w:val="000000"/>
                <w:lang w:eastAsia="en-SG"/>
              </w:rPr>
              <w:t>Variable</w:t>
            </w:r>
          </w:p>
        </w:tc>
        <w:tc>
          <w:tcPr>
            <w:tcW w:w="1684" w:type="dxa"/>
            <w:tcBorders>
              <w:top w:val="single" w:sz="8" w:space="0" w:color="DDDDDD"/>
              <w:left w:val="nil"/>
              <w:bottom w:val="nil"/>
              <w:right w:val="nil"/>
            </w:tcBorders>
            <w:shd w:val="clear" w:color="000000" w:fill="F5F5F5"/>
            <w:hideMark/>
          </w:tcPr>
          <w:p w14:paraId="586462CD" w14:textId="77777777" w:rsidR="00941F2E" w:rsidRPr="00941F2E" w:rsidRDefault="00941F2E" w:rsidP="00941F2E">
            <w:pPr>
              <w:spacing w:after="0" w:line="240" w:lineRule="auto"/>
              <w:jc w:val="center"/>
              <w:rPr>
                <w:rFonts w:ascii="Times New Roman" w:eastAsia="Times New Roman" w:hAnsi="Times New Roman" w:cs="Times New Roman"/>
                <w:b/>
                <w:bCs/>
                <w:color w:val="000000"/>
                <w:lang w:eastAsia="en-SG"/>
              </w:rPr>
            </w:pPr>
            <w:r w:rsidRPr="00941F2E">
              <w:rPr>
                <w:rFonts w:ascii="Times New Roman" w:eastAsia="Times New Roman" w:hAnsi="Times New Roman" w:cs="Times New Roman"/>
                <w:b/>
                <w:bCs/>
                <w:color w:val="000000"/>
                <w:lang w:eastAsia="en-SG"/>
              </w:rPr>
              <w:t>Coefficient</w:t>
            </w:r>
          </w:p>
        </w:tc>
        <w:tc>
          <w:tcPr>
            <w:tcW w:w="1220" w:type="dxa"/>
            <w:tcBorders>
              <w:top w:val="single" w:sz="8" w:space="0" w:color="DDDDDD"/>
              <w:left w:val="nil"/>
              <w:bottom w:val="nil"/>
              <w:right w:val="nil"/>
            </w:tcBorders>
            <w:shd w:val="clear" w:color="000000" w:fill="F5F5F5"/>
            <w:hideMark/>
          </w:tcPr>
          <w:p w14:paraId="1E2F4797" w14:textId="77777777" w:rsidR="00941F2E" w:rsidRPr="00941F2E" w:rsidRDefault="00941F2E" w:rsidP="00941F2E">
            <w:pPr>
              <w:spacing w:after="0" w:line="240" w:lineRule="auto"/>
              <w:jc w:val="center"/>
              <w:rPr>
                <w:rFonts w:ascii="Times New Roman" w:eastAsia="Times New Roman" w:hAnsi="Times New Roman" w:cs="Times New Roman"/>
                <w:b/>
                <w:bCs/>
                <w:color w:val="000000"/>
                <w:lang w:eastAsia="en-SG"/>
              </w:rPr>
            </w:pPr>
            <w:r w:rsidRPr="00941F2E">
              <w:rPr>
                <w:rFonts w:ascii="Times New Roman" w:eastAsia="Times New Roman" w:hAnsi="Times New Roman" w:cs="Times New Roman"/>
                <w:b/>
                <w:bCs/>
                <w:color w:val="000000"/>
                <w:lang w:eastAsia="en-SG"/>
              </w:rPr>
              <w:t>P&gt;|z|</w:t>
            </w:r>
          </w:p>
        </w:tc>
        <w:tc>
          <w:tcPr>
            <w:tcW w:w="1934" w:type="dxa"/>
            <w:tcBorders>
              <w:top w:val="single" w:sz="8" w:space="0" w:color="DDDDDD"/>
              <w:left w:val="nil"/>
              <w:bottom w:val="nil"/>
              <w:right w:val="nil"/>
            </w:tcBorders>
            <w:shd w:val="clear" w:color="000000" w:fill="F5F5F5"/>
            <w:hideMark/>
          </w:tcPr>
          <w:p w14:paraId="16DA1BAA" w14:textId="77777777" w:rsidR="00941F2E" w:rsidRPr="00941F2E" w:rsidRDefault="00941F2E" w:rsidP="00941F2E">
            <w:pPr>
              <w:spacing w:after="0" w:line="240" w:lineRule="auto"/>
              <w:jc w:val="center"/>
              <w:rPr>
                <w:rFonts w:ascii="Times New Roman" w:eastAsia="Times New Roman" w:hAnsi="Times New Roman" w:cs="Times New Roman"/>
                <w:b/>
                <w:bCs/>
                <w:lang w:eastAsia="en-SG"/>
              </w:rPr>
            </w:pPr>
            <w:r w:rsidRPr="00941F2E">
              <w:rPr>
                <w:rFonts w:ascii="Times New Roman" w:eastAsia="Times New Roman" w:hAnsi="Times New Roman" w:cs="Times New Roman"/>
                <w:b/>
                <w:bCs/>
                <w:color w:val="000000"/>
                <w:lang w:eastAsia="en-SG"/>
              </w:rPr>
              <w:t>ECM-</w:t>
            </w:r>
          </w:p>
          <w:p w14:paraId="4863F7E3" w14:textId="77777777" w:rsidR="00941F2E" w:rsidRPr="00941F2E" w:rsidRDefault="00941F2E" w:rsidP="00941F2E">
            <w:pPr>
              <w:spacing w:after="0" w:line="240" w:lineRule="auto"/>
              <w:jc w:val="center"/>
              <w:rPr>
                <w:rFonts w:ascii="Times New Roman" w:eastAsia="Times New Roman" w:hAnsi="Times New Roman" w:cs="Times New Roman"/>
                <w:b/>
                <w:bCs/>
                <w:color w:val="000000"/>
                <w:lang w:eastAsia="en-SG"/>
              </w:rPr>
            </w:pPr>
            <w:r w:rsidRPr="00941F2E">
              <w:rPr>
                <w:rFonts w:ascii="Times New Roman" w:eastAsia="Times New Roman" w:hAnsi="Times New Roman" w:cs="Times New Roman"/>
                <w:b/>
                <w:bCs/>
                <w:color w:val="000000"/>
                <w:lang w:eastAsia="en-SG"/>
              </w:rPr>
              <w:t>Variable</w:t>
            </w:r>
          </w:p>
        </w:tc>
        <w:tc>
          <w:tcPr>
            <w:tcW w:w="1461" w:type="dxa"/>
            <w:tcBorders>
              <w:top w:val="single" w:sz="8" w:space="0" w:color="DDDDDD"/>
              <w:left w:val="nil"/>
              <w:bottom w:val="nil"/>
              <w:right w:val="nil"/>
            </w:tcBorders>
            <w:shd w:val="clear" w:color="000000" w:fill="F5F5F5"/>
            <w:hideMark/>
          </w:tcPr>
          <w:p w14:paraId="3E29A2F8" w14:textId="77777777" w:rsidR="00941F2E" w:rsidRPr="00941F2E" w:rsidRDefault="00941F2E" w:rsidP="00941F2E">
            <w:pPr>
              <w:spacing w:after="0" w:line="240" w:lineRule="auto"/>
              <w:jc w:val="center"/>
              <w:rPr>
                <w:rFonts w:ascii="Times New Roman" w:eastAsia="Times New Roman" w:hAnsi="Times New Roman" w:cs="Times New Roman"/>
                <w:b/>
                <w:bCs/>
                <w:color w:val="000000"/>
                <w:lang w:eastAsia="en-SG"/>
              </w:rPr>
            </w:pPr>
            <w:r w:rsidRPr="00941F2E">
              <w:rPr>
                <w:rFonts w:ascii="Times New Roman" w:eastAsia="Times New Roman" w:hAnsi="Times New Roman" w:cs="Times New Roman"/>
                <w:b/>
                <w:bCs/>
                <w:color w:val="000000"/>
                <w:lang w:eastAsia="en-SG"/>
              </w:rPr>
              <w:t>Coefficient</w:t>
            </w:r>
          </w:p>
        </w:tc>
        <w:tc>
          <w:tcPr>
            <w:tcW w:w="1222" w:type="dxa"/>
            <w:tcBorders>
              <w:top w:val="single" w:sz="8" w:space="0" w:color="DDDDDD"/>
              <w:left w:val="nil"/>
              <w:bottom w:val="nil"/>
              <w:right w:val="nil"/>
            </w:tcBorders>
            <w:shd w:val="clear" w:color="000000" w:fill="F5F5F5"/>
            <w:hideMark/>
          </w:tcPr>
          <w:p w14:paraId="5E5DE653" w14:textId="77777777" w:rsidR="00941F2E" w:rsidRPr="00941F2E" w:rsidRDefault="00941F2E" w:rsidP="00941F2E">
            <w:pPr>
              <w:spacing w:after="0" w:line="240" w:lineRule="auto"/>
              <w:jc w:val="center"/>
              <w:rPr>
                <w:rFonts w:ascii="Times New Roman" w:eastAsia="Times New Roman" w:hAnsi="Times New Roman" w:cs="Times New Roman"/>
                <w:b/>
                <w:bCs/>
                <w:color w:val="000000"/>
                <w:lang w:eastAsia="en-SG"/>
              </w:rPr>
            </w:pPr>
            <w:r w:rsidRPr="00941F2E">
              <w:rPr>
                <w:rFonts w:ascii="Times New Roman" w:eastAsia="Times New Roman" w:hAnsi="Times New Roman" w:cs="Times New Roman"/>
                <w:b/>
                <w:bCs/>
                <w:color w:val="000000"/>
                <w:lang w:eastAsia="en-SG"/>
              </w:rPr>
              <w:t>P&gt;|z|</w:t>
            </w:r>
          </w:p>
        </w:tc>
      </w:tr>
      <w:tr w:rsidR="00941F2E" w:rsidRPr="00941F2E" w14:paraId="189D5CE0" w14:textId="77777777" w:rsidTr="00941F2E">
        <w:trPr>
          <w:trHeight w:val="398"/>
        </w:trPr>
        <w:tc>
          <w:tcPr>
            <w:tcW w:w="1952" w:type="dxa"/>
            <w:tcBorders>
              <w:top w:val="single" w:sz="8" w:space="0" w:color="DDDDDD"/>
              <w:left w:val="nil"/>
              <w:bottom w:val="nil"/>
              <w:right w:val="nil"/>
            </w:tcBorders>
            <w:shd w:val="clear" w:color="000000" w:fill="F5F5F5"/>
            <w:hideMark/>
          </w:tcPr>
          <w:p w14:paraId="39809448"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R</w:t>
            </w:r>
            <w:r w:rsidRPr="00941F2E">
              <w:rPr>
                <w:rFonts w:ascii="Times New Roman" w:eastAsia="Times New Roman" w:hAnsi="Times New Roman" w:cs="Times New Roman"/>
                <w:lang w:eastAsia="en-SG"/>
              </w:rPr>
              <w:t>SI.L0</w:t>
            </w:r>
          </w:p>
        </w:tc>
        <w:tc>
          <w:tcPr>
            <w:tcW w:w="1684" w:type="dxa"/>
            <w:tcBorders>
              <w:top w:val="single" w:sz="8" w:space="0" w:color="DDDDDD"/>
              <w:left w:val="nil"/>
              <w:bottom w:val="nil"/>
              <w:right w:val="nil"/>
            </w:tcBorders>
            <w:shd w:val="clear" w:color="000000" w:fill="F5F5F5"/>
            <w:hideMark/>
          </w:tcPr>
          <w:p w14:paraId="14C55FFB"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0</w:t>
            </w:r>
            <w:r w:rsidRPr="00941F2E">
              <w:rPr>
                <w:rFonts w:ascii="Times New Roman" w:eastAsia="Times New Roman" w:hAnsi="Times New Roman" w:cs="Times New Roman"/>
                <w:lang w:eastAsia="en-SG"/>
              </w:rPr>
              <w:t>.0012</w:t>
            </w:r>
          </w:p>
        </w:tc>
        <w:tc>
          <w:tcPr>
            <w:tcW w:w="1220" w:type="dxa"/>
            <w:tcBorders>
              <w:top w:val="single" w:sz="8" w:space="0" w:color="DDDDDD"/>
              <w:left w:val="nil"/>
              <w:bottom w:val="nil"/>
              <w:right w:val="nil"/>
            </w:tcBorders>
            <w:shd w:val="clear" w:color="000000" w:fill="F5F5F5"/>
            <w:hideMark/>
          </w:tcPr>
          <w:p w14:paraId="72FFE125"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0</w:t>
            </w:r>
            <w:r w:rsidRPr="00941F2E">
              <w:rPr>
                <w:rFonts w:ascii="Times New Roman" w:eastAsia="Times New Roman" w:hAnsi="Times New Roman" w:cs="Times New Roman"/>
                <w:lang w:eastAsia="en-SG"/>
              </w:rPr>
              <w:t>.015**</w:t>
            </w:r>
          </w:p>
        </w:tc>
        <w:tc>
          <w:tcPr>
            <w:tcW w:w="1934" w:type="dxa"/>
            <w:tcBorders>
              <w:top w:val="single" w:sz="8" w:space="0" w:color="DDDDDD"/>
              <w:left w:val="nil"/>
              <w:bottom w:val="nil"/>
              <w:right w:val="nil"/>
            </w:tcBorders>
            <w:shd w:val="clear" w:color="000000" w:fill="F5F5F5"/>
            <w:hideMark/>
          </w:tcPr>
          <w:p w14:paraId="5D6D34C9"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RSI.L0</w:t>
            </w:r>
          </w:p>
        </w:tc>
        <w:tc>
          <w:tcPr>
            <w:tcW w:w="1461" w:type="dxa"/>
            <w:tcBorders>
              <w:top w:val="single" w:sz="8" w:space="0" w:color="DDDDDD"/>
              <w:left w:val="nil"/>
              <w:bottom w:val="nil"/>
              <w:right w:val="nil"/>
            </w:tcBorders>
            <w:shd w:val="clear" w:color="000000" w:fill="F5F5F5"/>
            <w:hideMark/>
          </w:tcPr>
          <w:p w14:paraId="418EF609"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0.0012</w:t>
            </w:r>
          </w:p>
        </w:tc>
        <w:tc>
          <w:tcPr>
            <w:tcW w:w="1222" w:type="dxa"/>
            <w:tcBorders>
              <w:top w:val="single" w:sz="8" w:space="0" w:color="DDDDDD"/>
              <w:left w:val="nil"/>
              <w:bottom w:val="nil"/>
              <w:right w:val="nil"/>
            </w:tcBorders>
            <w:shd w:val="clear" w:color="000000" w:fill="F5F5F5"/>
            <w:hideMark/>
          </w:tcPr>
          <w:p w14:paraId="24818A24"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0</w:t>
            </w:r>
            <w:r w:rsidRPr="00941F2E">
              <w:rPr>
                <w:rFonts w:ascii="Times New Roman" w:eastAsia="Times New Roman" w:hAnsi="Times New Roman" w:cs="Times New Roman"/>
                <w:lang w:eastAsia="en-SG"/>
              </w:rPr>
              <w:t>.015**</w:t>
            </w:r>
          </w:p>
        </w:tc>
      </w:tr>
      <w:tr w:rsidR="00941F2E" w:rsidRPr="00941F2E" w14:paraId="27D23649" w14:textId="77777777" w:rsidTr="00941F2E">
        <w:trPr>
          <w:trHeight w:val="344"/>
        </w:trPr>
        <w:tc>
          <w:tcPr>
            <w:tcW w:w="1952" w:type="dxa"/>
            <w:tcBorders>
              <w:top w:val="single" w:sz="8" w:space="0" w:color="DDDDDD"/>
              <w:left w:val="nil"/>
              <w:bottom w:val="nil"/>
              <w:right w:val="nil"/>
            </w:tcBorders>
            <w:shd w:val="clear" w:color="000000" w:fill="FFFFFF"/>
            <w:hideMark/>
          </w:tcPr>
          <w:p w14:paraId="6800B006"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R</w:t>
            </w:r>
            <w:r w:rsidRPr="00941F2E">
              <w:rPr>
                <w:rFonts w:ascii="Times New Roman" w:eastAsia="Times New Roman" w:hAnsi="Times New Roman" w:cs="Times New Roman"/>
                <w:lang w:eastAsia="en-SG"/>
              </w:rPr>
              <w:t>SI.L1</w:t>
            </w:r>
          </w:p>
        </w:tc>
        <w:tc>
          <w:tcPr>
            <w:tcW w:w="1684" w:type="dxa"/>
            <w:tcBorders>
              <w:top w:val="single" w:sz="8" w:space="0" w:color="DDDDDD"/>
              <w:left w:val="nil"/>
              <w:bottom w:val="nil"/>
              <w:right w:val="nil"/>
            </w:tcBorders>
            <w:shd w:val="clear" w:color="000000" w:fill="FFFFFF"/>
            <w:hideMark/>
          </w:tcPr>
          <w:p w14:paraId="7D6DCE49"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w:t>
            </w:r>
            <w:r w:rsidRPr="00941F2E">
              <w:rPr>
                <w:rFonts w:ascii="Times New Roman" w:eastAsia="Times New Roman" w:hAnsi="Times New Roman" w:cs="Times New Roman"/>
                <w:lang w:eastAsia="en-SG"/>
              </w:rPr>
              <w:t>0.0009</w:t>
            </w:r>
          </w:p>
        </w:tc>
        <w:tc>
          <w:tcPr>
            <w:tcW w:w="1220" w:type="dxa"/>
            <w:tcBorders>
              <w:top w:val="single" w:sz="8" w:space="0" w:color="DDDDDD"/>
              <w:left w:val="nil"/>
              <w:bottom w:val="nil"/>
              <w:right w:val="nil"/>
            </w:tcBorders>
            <w:shd w:val="clear" w:color="000000" w:fill="FFFFFF"/>
            <w:hideMark/>
          </w:tcPr>
          <w:p w14:paraId="788FCD3D"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0</w:t>
            </w:r>
            <w:r w:rsidRPr="00941F2E">
              <w:rPr>
                <w:rFonts w:ascii="Times New Roman" w:eastAsia="Times New Roman" w:hAnsi="Times New Roman" w:cs="Times New Roman"/>
                <w:lang w:eastAsia="en-SG"/>
              </w:rPr>
              <w:t>.050*</w:t>
            </w:r>
          </w:p>
        </w:tc>
        <w:tc>
          <w:tcPr>
            <w:tcW w:w="1934" w:type="dxa"/>
            <w:tcBorders>
              <w:top w:val="single" w:sz="8" w:space="0" w:color="DDDDDD"/>
              <w:left w:val="nil"/>
              <w:bottom w:val="nil"/>
              <w:right w:val="nil"/>
            </w:tcBorders>
            <w:shd w:val="clear" w:color="000000" w:fill="FFFFFF"/>
            <w:hideMark/>
          </w:tcPr>
          <w:p w14:paraId="3FC18DC7"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RSI.L1</w:t>
            </w:r>
          </w:p>
        </w:tc>
        <w:tc>
          <w:tcPr>
            <w:tcW w:w="1461" w:type="dxa"/>
            <w:tcBorders>
              <w:top w:val="single" w:sz="8" w:space="0" w:color="DDDDDD"/>
              <w:left w:val="nil"/>
              <w:bottom w:val="nil"/>
              <w:right w:val="nil"/>
            </w:tcBorders>
            <w:shd w:val="clear" w:color="000000" w:fill="FFFFFF"/>
            <w:hideMark/>
          </w:tcPr>
          <w:p w14:paraId="7F68E56E"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0.0003</w:t>
            </w:r>
          </w:p>
        </w:tc>
        <w:tc>
          <w:tcPr>
            <w:tcW w:w="1222" w:type="dxa"/>
            <w:tcBorders>
              <w:top w:val="single" w:sz="8" w:space="0" w:color="DDDDDD"/>
              <w:left w:val="nil"/>
              <w:bottom w:val="nil"/>
              <w:right w:val="nil"/>
            </w:tcBorders>
            <w:shd w:val="clear" w:color="000000" w:fill="FFFFFF"/>
            <w:hideMark/>
          </w:tcPr>
          <w:p w14:paraId="76369A81"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0.133</w:t>
            </w:r>
          </w:p>
        </w:tc>
      </w:tr>
      <w:tr w:rsidR="00941F2E" w:rsidRPr="00941F2E" w14:paraId="10FE9221" w14:textId="77777777" w:rsidTr="00941F2E">
        <w:trPr>
          <w:trHeight w:val="504"/>
        </w:trPr>
        <w:tc>
          <w:tcPr>
            <w:tcW w:w="1952" w:type="dxa"/>
            <w:tcBorders>
              <w:top w:val="single" w:sz="8" w:space="0" w:color="DDDDDD"/>
              <w:left w:val="nil"/>
              <w:bottom w:val="nil"/>
              <w:right w:val="nil"/>
            </w:tcBorders>
            <w:shd w:val="clear" w:color="000000" w:fill="F5F5F5"/>
            <w:hideMark/>
          </w:tcPr>
          <w:p w14:paraId="467945E4"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 xml:space="preserve">Price </w:t>
            </w:r>
            <w:proofErr w:type="gramStart"/>
            <w:r w:rsidRPr="00941F2E">
              <w:rPr>
                <w:rFonts w:ascii="Times New Roman" w:eastAsia="Times New Roman" w:hAnsi="Times New Roman" w:cs="Times New Roman"/>
                <w:color w:val="000000"/>
                <w:lang w:eastAsia="en-SG"/>
              </w:rPr>
              <w:t>Relative</w:t>
            </w:r>
            <w:proofErr w:type="gramEnd"/>
            <w:r w:rsidRPr="00941F2E">
              <w:rPr>
                <w:rFonts w:ascii="Times New Roman" w:eastAsia="Times New Roman" w:hAnsi="Times New Roman" w:cs="Times New Roman"/>
                <w:color w:val="000000"/>
                <w:lang w:eastAsia="en-SG"/>
              </w:rPr>
              <w:t xml:space="preserve"> Close-EMA200 Price Diff.L0</w:t>
            </w:r>
          </w:p>
        </w:tc>
        <w:tc>
          <w:tcPr>
            <w:tcW w:w="1684" w:type="dxa"/>
            <w:tcBorders>
              <w:top w:val="single" w:sz="8" w:space="0" w:color="DDDDDD"/>
              <w:left w:val="nil"/>
              <w:bottom w:val="nil"/>
              <w:right w:val="nil"/>
            </w:tcBorders>
            <w:shd w:val="clear" w:color="000000" w:fill="F5F5F5"/>
            <w:hideMark/>
          </w:tcPr>
          <w:p w14:paraId="357B1E96" w14:textId="77777777" w:rsidR="00941F2E" w:rsidRPr="00941F2E" w:rsidRDefault="00941F2E" w:rsidP="00941F2E">
            <w:pPr>
              <w:spacing w:after="0" w:line="240" w:lineRule="auto"/>
              <w:jc w:val="center"/>
              <w:rPr>
                <w:rFonts w:ascii="Times New Roman" w:hAnsi="Times New Roman" w:cs="Times New Roman"/>
                <w:color w:val="000000"/>
                <w:lang w:eastAsia="zh-CN"/>
              </w:rPr>
            </w:pPr>
            <w:r w:rsidRPr="00941F2E">
              <w:rPr>
                <w:rFonts w:ascii="Times New Roman" w:hAnsi="Times New Roman" w:cs="Times New Roman"/>
                <w:color w:val="000000"/>
                <w:lang w:eastAsia="zh-CN"/>
              </w:rPr>
              <w:t>-0.1575</w:t>
            </w:r>
          </w:p>
        </w:tc>
        <w:tc>
          <w:tcPr>
            <w:tcW w:w="1220" w:type="dxa"/>
            <w:tcBorders>
              <w:top w:val="single" w:sz="8" w:space="0" w:color="DDDDDD"/>
              <w:left w:val="nil"/>
              <w:bottom w:val="nil"/>
              <w:right w:val="nil"/>
            </w:tcBorders>
            <w:shd w:val="clear" w:color="000000" w:fill="F5F5F5"/>
            <w:hideMark/>
          </w:tcPr>
          <w:p w14:paraId="4F512367"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0.119</w:t>
            </w:r>
          </w:p>
        </w:tc>
        <w:tc>
          <w:tcPr>
            <w:tcW w:w="1934" w:type="dxa"/>
            <w:tcBorders>
              <w:top w:val="single" w:sz="8" w:space="0" w:color="DDDDDD"/>
              <w:left w:val="nil"/>
              <w:bottom w:val="nil"/>
              <w:right w:val="nil"/>
            </w:tcBorders>
            <w:shd w:val="clear" w:color="000000" w:fill="F5F5F5"/>
            <w:hideMark/>
          </w:tcPr>
          <w:p w14:paraId="76C8081F"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 xml:space="preserve">Price </w:t>
            </w:r>
            <w:proofErr w:type="gramStart"/>
            <w:r w:rsidRPr="00941F2E">
              <w:rPr>
                <w:rFonts w:ascii="Times New Roman" w:eastAsia="Times New Roman" w:hAnsi="Times New Roman" w:cs="Times New Roman"/>
                <w:color w:val="000000"/>
                <w:lang w:eastAsia="en-SG"/>
              </w:rPr>
              <w:t>Relative</w:t>
            </w:r>
            <w:proofErr w:type="gramEnd"/>
            <w:r w:rsidRPr="00941F2E">
              <w:rPr>
                <w:rFonts w:ascii="Times New Roman" w:eastAsia="Times New Roman" w:hAnsi="Times New Roman" w:cs="Times New Roman"/>
                <w:color w:val="000000"/>
                <w:lang w:eastAsia="en-SG"/>
              </w:rPr>
              <w:t xml:space="preserve"> Close-EMA200 Price Diff.L0</w:t>
            </w:r>
          </w:p>
        </w:tc>
        <w:tc>
          <w:tcPr>
            <w:tcW w:w="1461" w:type="dxa"/>
            <w:tcBorders>
              <w:top w:val="single" w:sz="8" w:space="0" w:color="DDDDDD"/>
              <w:left w:val="nil"/>
              <w:bottom w:val="nil"/>
              <w:right w:val="nil"/>
            </w:tcBorders>
            <w:shd w:val="clear" w:color="000000" w:fill="F5F5F5"/>
            <w:hideMark/>
          </w:tcPr>
          <w:p w14:paraId="72EC8811"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-0.1575</w:t>
            </w:r>
          </w:p>
        </w:tc>
        <w:tc>
          <w:tcPr>
            <w:tcW w:w="1222" w:type="dxa"/>
            <w:tcBorders>
              <w:top w:val="single" w:sz="8" w:space="0" w:color="DDDDDD"/>
              <w:left w:val="nil"/>
              <w:bottom w:val="nil"/>
              <w:right w:val="nil"/>
            </w:tcBorders>
            <w:shd w:val="clear" w:color="000000" w:fill="F5F5F5"/>
            <w:hideMark/>
          </w:tcPr>
          <w:p w14:paraId="772CE949"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0.119</w:t>
            </w:r>
          </w:p>
        </w:tc>
      </w:tr>
      <w:tr w:rsidR="00941F2E" w:rsidRPr="00941F2E" w14:paraId="34AAE06E" w14:textId="77777777" w:rsidTr="00941F2E">
        <w:trPr>
          <w:trHeight w:val="578"/>
        </w:trPr>
        <w:tc>
          <w:tcPr>
            <w:tcW w:w="1952" w:type="dxa"/>
            <w:tcBorders>
              <w:top w:val="single" w:sz="8" w:space="0" w:color="DDDDDD"/>
              <w:left w:val="nil"/>
              <w:bottom w:val="nil"/>
              <w:right w:val="nil"/>
            </w:tcBorders>
            <w:shd w:val="clear" w:color="000000" w:fill="FFFFFF"/>
            <w:hideMark/>
          </w:tcPr>
          <w:p w14:paraId="1138B22A"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 xml:space="preserve">Price </w:t>
            </w:r>
            <w:proofErr w:type="gramStart"/>
            <w:r w:rsidRPr="00941F2E">
              <w:rPr>
                <w:rFonts w:ascii="Times New Roman" w:eastAsia="Times New Roman" w:hAnsi="Times New Roman" w:cs="Times New Roman"/>
                <w:color w:val="000000"/>
                <w:lang w:eastAsia="en-SG"/>
              </w:rPr>
              <w:t>Relative</w:t>
            </w:r>
            <w:proofErr w:type="gramEnd"/>
            <w:r w:rsidRPr="00941F2E">
              <w:rPr>
                <w:rFonts w:ascii="Times New Roman" w:eastAsia="Times New Roman" w:hAnsi="Times New Roman" w:cs="Times New Roman"/>
                <w:color w:val="000000"/>
                <w:lang w:eastAsia="en-SG"/>
              </w:rPr>
              <w:t xml:space="preserve"> Close-EMA200 Price Diff.L1</w:t>
            </w:r>
          </w:p>
        </w:tc>
        <w:tc>
          <w:tcPr>
            <w:tcW w:w="1684" w:type="dxa"/>
            <w:tcBorders>
              <w:top w:val="single" w:sz="8" w:space="0" w:color="DDDDDD"/>
              <w:left w:val="nil"/>
              <w:bottom w:val="nil"/>
              <w:right w:val="nil"/>
            </w:tcBorders>
            <w:shd w:val="clear" w:color="000000" w:fill="FFFFFF"/>
            <w:hideMark/>
          </w:tcPr>
          <w:p w14:paraId="4717B53F"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0.1625</w:t>
            </w:r>
          </w:p>
        </w:tc>
        <w:tc>
          <w:tcPr>
            <w:tcW w:w="1220" w:type="dxa"/>
            <w:tcBorders>
              <w:top w:val="single" w:sz="8" w:space="0" w:color="DDDDDD"/>
              <w:left w:val="nil"/>
              <w:bottom w:val="nil"/>
              <w:right w:val="nil"/>
            </w:tcBorders>
            <w:shd w:val="clear" w:color="000000" w:fill="FFFFFF"/>
            <w:hideMark/>
          </w:tcPr>
          <w:p w14:paraId="7391105E"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0.118</w:t>
            </w:r>
          </w:p>
        </w:tc>
        <w:tc>
          <w:tcPr>
            <w:tcW w:w="1934" w:type="dxa"/>
            <w:tcBorders>
              <w:top w:val="single" w:sz="8" w:space="0" w:color="DDDDDD"/>
              <w:left w:val="nil"/>
              <w:bottom w:val="nil"/>
              <w:right w:val="nil"/>
            </w:tcBorders>
            <w:shd w:val="clear" w:color="000000" w:fill="FFFFFF"/>
            <w:hideMark/>
          </w:tcPr>
          <w:p w14:paraId="1F2DE83A"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 xml:space="preserve">Price </w:t>
            </w:r>
            <w:proofErr w:type="gramStart"/>
            <w:r w:rsidRPr="00941F2E">
              <w:rPr>
                <w:rFonts w:ascii="Times New Roman" w:eastAsia="Times New Roman" w:hAnsi="Times New Roman" w:cs="Times New Roman"/>
                <w:color w:val="000000"/>
                <w:lang w:eastAsia="en-SG"/>
              </w:rPr>
              <w:t>Relative</w:t>
            </w:r>
            <w:proofErr w:type="gramEnd"/>
            <w:r w:rsidRPr="00941F2E">
              <w:rPr>
                <w:rFonts w:ascii="Times New Roman" w:eastAsia="Times New Roman" w:hAnsi="Times New Roman" w:cs="Times New Roman"/>
                <w:color w:val="000000"/>
                <w:lang w:eastAsia="en-SG"/>
              </w:rPr>
              <w:t xml:space="preserve"> Close-EMA200 Price Diff.L1</w:t>
            </w:r>
          </w:p>
        </w:tc>
        <w:tc>
          <w:tcPr>
            <w:tcW w:w="1461" w:type="dxa"/>
            <w:tcBorders>
              <w:top w:val="single" w:sz="8" w:space="0" w:color="DDDDDD"/>
              <w:left w:val="nil"/>
              <w:bottom w:val="nil"/>
              <w:right w:val="nil"/>
            </w:tcBorders>
            <w:shd w:val="clear" w:color="000000" w:fill="FFFFFF"/>
            <w:hideMark/>
          </w:tcPr>
          <w:p w14:paraId="3F32B922"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0.0051</w:t>
            </w:r>
          </w:p>
        </w:tc>
        <w:tc>
          <w:tcPr>
            <w:tcW w:w="1222" w:type="dxa"/>
            <w:tcBorders>
              <w:top w:val="single" w:sz="8" w:space="0" w:color="DDDDDD"/>
              <w:left w:val="nil"/>
              <w:bottom w:val="nil"/>
              <w:right w:val="nil"/>
            </w:tcBorders>
            <w:shd w:val="clear" w:color="000000" w:fill="FFFFFF"/>
            <w:hideMark/>
          </w:tcPr>
          <w:p w14:paraId="17F532CF"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0.900</w:t>
            </w:r>
          </w:p>
        </w:tc>
      </w:tr>
      <w:tr w:rsidR="00941F2E" w:rsidRPr="00941F2E" w14:paraId="1C73CF13" w14:textId="77777777" w:rsidTr="00941F2E">
        <w:trPr>
          <w:trHeight w:val="445"/>
        </w:trPr>
        <w:tc>
          <w:tcPr>
            <w:tcW w:w="1952" w:type="dxa"/>
            <w:tcBorders>
              <w:top w:val="single" w:sz="8" w:space="0" w:color="DDDDDD"/>
              <w:left w:val="nil"/>
              <w:bottom w:val="nil"/>
              <w:right w:val="nil"/>
            </w:tcBorders>
            <w:shd w:val="clear" w:color="000000" w:fill="F5F5F5"/>
            <w:hideMark/>
          </w:tcPr>
          <w:p w14:paraId="1A709C67"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MACD Condition.L0</w:t>
            </w:r>
          </w:p>
        </w:tc>
        <w:tc>
          <w:tcPr>
            <w:tcW w:w="1684" w:type="dxa"/>
            <w:tcBorders>
              <w:top w:val="single" w:sz="8" w:space="0" w:color="DDDDDD"/>
              <w:left w:val="nil"/>
              <w:bottom w:val="nil"/>
              <w:right w:val="nil"/>
            </w:tcBorders>
            <w:shd w:val="clear" w:color="000000" w:fill="F5F5F5"/>
            <w:hideMark/>
          </w:tcPr>
          <w:p w14:paraId="6D2CD6FC"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0.0254</w:t>
            </w:r>
          </w:p>
        </w:tc>
        <w:tc>
          <w:tcPr>
            <w:tcW w:w="1220" w:type="dxa"/>
            <w:tcBorders>
              <w:top w:val="single" w:sz="8" w:space="0" w:color="DDDDDD"/>
              <w:left w:val="nil"/>
              <w:bottom w:val="nil"/>
              <w:right w:val="nil"/>
            </w:tcBorders>
            <w:shd w:val="clear" w:color="000000" w:fill="F5F5F5"/>
            <w:hideMark/>
          </w:tcPr>
          <w:p w14:paraId="6C406AE5"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0.000***</w:t>
            </w:r>
          </w:p>
        </w:tc>
        <w:tc>
          <w:tcPr>
            <w:tcW w:w="1934" w:type="dxa"/>
            <w:tcBorders>
              <w:top w:val="single" w:sz="8" w:space="0" w:color="DDDDDD"/>
              <w:left w:val="nil"/>
              <w:bottom w:val="nil"/>
              <w:right w:val="nil"/>
            </w:tcBorders>
            <w:shd w:val="clear" w:color="000000" w:fill="F5F5F5"/>
            <w:hideMark/>
          </w:tcPr>
          <w:p w14:paraId="7E51BC03"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MACD Condition.L0</w:t>
            </w:r>
          </w:p>
        </w:tc>
        <w:tc>
          <w:tcPr>
            <w:tcW w:w="1461" w:type="dxa"/>
            <w:tcBorders>
              <w:top w:val="single" w:sz="8" w:space="0" w:color="DDDDDD"/>
              <w:left w:val="nil"/>
              <w:bottom w:val="nil"/>
              <w:right w:val="nil"/>
            </w:tcBorders>
            <w:shd w:val="clear" w:color="000000" w:fill="F5F5F5"/>
            <w:hideMark/>
          </w:tcPr>
          <w:p w14:paraId="20A6C3CA"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0.0254</w:t>
            </w:r>
          </w:p>
        </w:tc>
        <w:tc>
          <w:tcPr>
            <w:tcW w:w="1222" w:type="dxa"/>
            <w:tcBorders>
              <w:top w:val="single" w:sz="8" w:space="0" w:color="DDDDDD"/>
              <w:left w:val="nil"/>
              <w:bottom w:val="nil"/>
              <w:right w:val="nil"/>
            </w:tcBorders>
            <w:shd w:val="clear" w:color="000000" w:fill="F5F5F5"/>
            <w:hideMark/>
          </w:tcPr>
          <w:p w14:paraId="38B1EA3C"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0.018**</w:t>
            </w:r>
          </w:p>
        </w:tc>
      </w:tr>
      <w:tr w:rsidR="00941F2E" w:rsidRPr="00941F2E" w14:paraId="047816A0" w14:textId="77777777" w:rsidTr="00941F2E">
        <w:trPr>
          <w:trHeight w:val="445"/>
        </w:trPr>
        <w:tc>
          <w:tcPr>
            <w:tcW w:w="1952" w:type="dxa"/>
            <w:tcBorders>
              <w:top w:val="single" w:sz="8" w:space="0" w:color="DDDDDD"/>
              <w:left w:val="nil"/>
              <w:bottom w:val="nil"/>
              <w:right w:val="nil"/>
            </w:tcBorders>
            <w:shd w:val="clear" w:color="000000" w:fill="FFFFFF"/>
            <w:hideMark/>
          </w:tcPr>
          <w:p w14:paraId="21DBC620"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MACD Condition.L1</w:t>
            </w:r>
          </w:p>
        </w:tc>
        <w:tc>
          <w:tcPr>
            <w:tcW w:w="1684" w:type="dxa"/>
            <w:tcBorders>
              <w:top w:val="single" w:sz="8" w:space="0" w:color="DDDDDD"/>
              <w:left w:val="nil"/>
              <w:bottom w:val="nil"/>
              <w:right w:val="nil"/>
            </w:tcBorders>
            <w:shd w:val="clear" w:color="000000" w:fill="FFFFFF"/>
            <w:hideMark/>
          </w:tcPr>
          <w:p w14:paraId="074C7246"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0.0006</w:t>
            </w:r>
          </w:p>
        </w:tc>
        <w:tc>
          <w:tcPr>
            <w:tcW w:w="1220" w:type="dxa"/>
            <w:tcBorders>
              <w:top w:val="single" w:sz="8" w:space="0" w:color="DDDDDD"/>
              <w:left w:val="nil"/>
              <w:bottom w:val="nil"/>
              <w:right w:val="nil"/>
            </w:tcBorders>
            <w:shd w:val="clear" w:color="000000" w:fill="FFFFFF"/>
            <w:hideMark/>
          </w:tcPr>
          <w:p w14:paraId="1AC8A732"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0.888</w:t>
            </w:r>
          </w:p>
        </w:tc>
        <w:tc>
          <w:tcPr>
            <w:tcW w:w="1934" w:type="dxa"/>
            <w:tcBorders>
              <w:top w:val="single" w:sz="8" w:space="0" w:color="DDDDDD"/>
              <w:left w:val="nil"/>
              <w:bottom w:val="nil"/>
              <w:right w:val="nil"/>
            </w:tcBorders>
            <w:shd w:val="clear" w:color="000000" w:fill="FFFFFF"/>
            <w:hideMark/>
          </w:tcPr>
          <w:p w14:paraId="1EC2F2BF"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MACD Condition.L1</w:t>
            </w:r>
          </w:p>
        </w:tc>
        <w:tc>
          <w:tcPr>
            <w:tcW w:w="1461" w:type="dxa"/>
            <w:tcBorders>
              <w:top w:val="single" w:sz="8" w:space="0" w:color="DDDDDD"/>
              <w:left w:val="nil"/>
              <w:bottom w:val="nil"/>
              <w:right w:val="nil"/>
            </w:tcBorders>
            <w:shd w:val="clear" w:color="000000" w:fill="FFFFFF"/>
            <w:hideMark/>
          </w:tcPr>
          <w:p w14:paraId="37E74B1A"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0.0259</w:t>
            </w:r>
          </w:p>
        </w:tc>
        <w:tc>
          <w:tcPr>
            <w:tcW w:w="1222" w:type="dxa"/>
            <w:tcBorders>
              <w:top w:val="single" w:sz="8" w:space="0" w:color="DDDDDD"/>
              <w:left w:val="nil"/>
              <w:bottom w:val="nil"/>
              <w:right w:val="nil"/>
            </w:tcBorders>
            <w:shd w:val="clear" w:color="000000" w:fill="FFFFFF"/>
            <w:hideMark/>
          </w:tcPr>
          <w:p w14:paraId="3F38E363"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0.000***</w:t>
            </w:r>
          </w:p>
        </w:tc>
      </w:tr>
      <w:tr w:rsidR="00941F2E" w:rsidRPr="00941F2E" w14:paraId="5B8B06EA" w14:textId="77777777" w:rsidTr="00941F2E">
        <w:trPr>
          <w:trHeight w:val="445"/>
        </w:trPr>
        <w:tc>
          <w:tcPr>
            <w:tcW w:w="1952" w:type="dxa"/>
            <w:tcBorders>
              <w:top w:val="single" w:sz="8" w:space="0" w:color="DDDDDD"/>
              <w:left w:val="nil"/>
              <w:bottom w:val="nil"/>
              <w:right w:val="nil"/>
            </w:tcBorders>
            <w:shd w:val="clear" w:color="000000" w:fill="FFFFFF"/>
          </w:tcPr>
          <w:p w14:paraId="0E089A72" w14:textId="77777777" w:rsidR="00941F2E" w:rsidRPr="00941F2E" w:rsidRDefault="00941F2E" w:rsidP="00941F2E">
            <w:pPr>
              <w:spacing w:after="0" w:line="240" w:lineRule="auto"/>
              <w:jc w:val="center"/>
              <w:rPr>
                <w:rFonts w:ascii="Times New Roman" w:hAnsi="Times New Roman" w:cs="Times New Roman"/>
                <w:color w:val="000000"/>
                <w:lang w:eastAsia="zh-CN"/>
              </w:rPr>
            </w:pPr>
            <w:r w:rsidRPr="00941F2E">
              <w:rPr>
                <w:rFonts w:ascii="Times New Roman" w:eastAsia="Times New Roman" w:hAnsi="Times New Roman" w:cs="Times New Roman"/>
                <w:color w:val="000000"/>
                <w:lang w:eastAsia="en-SG"/>
              </w:rPr>
              <w:t>Price Relative ATR.L1</w:t>
            </w:r>
          </w:p>
        </w:tc>
        <w:tc>
          <w:tcPr>
            <w:tcW w:w="1684" w:type="dxa"/>
            <w:tcBorders>
              <w:top w:val="single" w:sz="8" w:space="0" w:color="DDDDDD"/>
              <w:left w:val="nil"/>
              <w:bottom w:val="nil"/>
              <w:right w:val="nil"/>
            </w:tcBorders>
            <w:shd w:val="clear" w:color="000000" w:fill="FFFFFF"/>
          </w:tcPr>
          <w:p w14:paraId="7B19C23B" w14:textId="77777777" w:rsidR="00941F2E" w:rsidRPr="00941F2E" w:rsidRDefault="00941F2E" w:rsidP="00941F2E">
            <w:pPr>
              <w:spacing w:after="0" w:line="240" w:lineRule="auto"/>
              <w:jc w:val="center"/>
              <w:rPr>
                <w:rFonts w:ascii="Times New Roman" w:hAnsi="Times New Roman" w:cs="Times New Roman"/>
                <w:color w:val="000000"/>
                <w:lang w:eastAsia="zh-CN"/>
              </w:rPr>
            </w:pPr>
            <w:r w:rsidRPr="00941F2E">
              <w:rPr>
                <w:rFonts w:ascii="Times New Roman" w:hAnsi="Times New Roman" w:cs="Times New Roman"/>
                <w:color w:val="000000"/>
                <w:lang w:eastAsia="zh-CN"/>
              </w:rPr>
              <w:t>-0.0037</w:t>
            </w:r>
          </w:p>
        </w:tc>
        <w:tc>
          <w:tcPr>
            <w:tcW w:w="1220" w:type="dxa"/>
            <w:tcBorders>
              <w:top w:val="single" w:sz="8" w:space="0" w:color="DDDDDD"/>
              <w:left w:val="nil"/>
              <w:bottom w:val="nil"/>
              <w:right w:val="nil"/>
            </w:tcBorders>
            <w:shd w:val="clear" w:color="000000" w:fill="FFFFFF"/>
          </w:tcPr>
          <w:p w14:paraId="263D41D4" w14:textId="77777777" w:rsidR="00941F2E" w:rsidRPr="00941F2E" w:rsidRDefault="00941F2E" w:rsidP="00941F2E">
            <w:pPr>
              <w:spacing w:after="0" w:line="240" w:lineRule="auto"/>
              <w:jc w:val="center"/>
              <w:rPr>
                <w:rFonts w:ascii="Times New Roman" w:hAnsi="Times New Roman" w:cs="Times New Roman"/>
                <w:color w:val="000000"/>
                <w:lang w:eastAsia="zh-CN"/>
              </w:rPr>
            </w:pPr>
            <w:r w:rsidRPr="00941F2E">
              <w:rPr>
                <w:rFonts w:ascii="Times New Roman" w:hAnsi="Times New Roman" w:cs="Times New Roman"/>
                <w:color w:val="000000"/>
                <w:lang w:eastAsia="zh-CN"/>
              </w:rPr>
              <w:t>0.377</w:t>
            </w:r>
          </w:p>
        </w:tc>
        <w:tc>
          <w:tcPr>
            <w:tcW w:w="1934" w:type="dxa"/>
            <w:tcBorders>
              <w:top w:val="single" w:sz="8" w:space="0" w:color="DDDDDD"/>
              <w:left w:val="nil"/>
              <w:bottom w:val="nil"/>
              <w:right w:val="nil"/>
            </w:tcBorders>
            <w:shd w:val="clear" w:color="000000" w:fill="FFFFFF"/>
          </w:tcPr>
          <w:p w14:paraId="1713272D"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Price Relative ATR.L1</w:t>
            </w:r>
          </w:p>
        </w:tc>
        <w:tc>
          <w:tcPr>
            <w:tcW w:w="1461" w:type="dxa"/>
            <w:tcBorders>
              <w:top w:val="single" w:sz="8" w:space="0" w:color="DDDDDD"/>
              <w:left w:val="nil"/>
              <w:bottom w:val="nil"/>
              <w:right w:val="nil"/>
            </w:tcBorders>
            <w:shd w:val="clear" w:color="000000" w:fill="FFFFFF"/>
          </w:tcPr>
          <w:p w14:paraId="54D2B5EC" w14:textId="77777777" w:rsidR="00941F2E" w:rsidRPr="00941F2E" w:rsidRDefault="00941F2E" w:rsidP="00941F2E">
            <w:pPr>
              <w:spacing w:after="0" w:line="240" w:lineRule="auto"/>
              <w:jc w:val="center"/>
              <w:rPr>
                <w:rFonts w:ascii="Times New Roman" w:hAnsi="Times New Roman" w:cs="Times New Roman"/>
                <w:color w:val="000000"/>
                <w:lang w:eastAsia="zh-CN"/>
              </w:rPr>
            </w:pPr>
            <w:r w:rsidRPr="00941F2E">
              <w:rPr>
                <w:rFonts w:ascii="Times New Roman" w:hAnsi="Times New Roman" w:cs="Times New Roman"/>
                <w:color w:val="000000"/>
                <w:lang w:eastAsia="zh-CN"/>
              </w:rPr>
              <w:t>0.0014</w:t>
            </w:r>
          </w:p>
        </w:tc>
        <w:tc>
          <w:tcPr>
            <w:tcW w:w="1222" w:type="dxa"/>
            <w:tcBorders>
              <w:top w:val="single" w:sz="8" w:space="0" w:color="DDDDDD"/>
              <w:left w:val="nil"/>
              <w:bottom w:val="nil"/>
              <w:right w:val="nil"/>
            </w:tcBorders>
            <w:shd w:val="clear" w:color="000000" w:fill="FFFFFF"/>
          </w:tcPr>
          <w:p w14:paraId="329A1100" w14:textId="77777777" w:rsidR="00941F2E" w:rsidRPr="00941F2E" w:rsidRDefault="00941F2E" w:rsidP="00941F2E">
            <w:pPr>
              <w:spacing w:after="0" w:line="240" w:lineRule="auto"/>
              <w:jc w:val="center"/>
              <w:rPr>
                <w:rFonts w:ascii="Times New Roman" w:hAnsi="Times New Roman" w:cs="Times New Roman"/>
                <w:color w:val="000000"/>
                <w:lang w:eastAsia="zh-CN"/>
              </w:rPr>
            </w:pPr>
            <w:r w:rsidRPr="00941F2E">
              <w:rPr>
                <w:rFonts w:ascii="Times New Roman" w:eastAsia="Times New Roman" w:hAnsi="Times New Roman" w:cs="Times New Roman"/>
                <w:color w:val="000000"/>
                <w:lang w:eastAsia="en-SG"/>
              </w:rPr>
              <w:t>0.005</w:t>
            </w:r>
            <w:r w:rsidRPr="00941F2E">
              <w:rPr>
                <w:rFonts w:ascii="Times New Roman" w:hAnsi="Times New Roman" w:cs="Times New Roman"/>
                <w:color w:val="000000"/>
                <w:lang w:eastAsia="zh-CN"/>
              </w:rPr>
              <w:t>***</w:t>
            </w:r>
          </w:p>
        </w:tc>
      </w:tr>
      <w:tr w:rsidR="00941F2E" w:rsidRPr="00941F2E" w14:paraId="52D2457C" w14:textId="77777777" w:rsidTr="00941F2E">
        <w:trPr>
          <w:trHeight w:val="445"/>
        </w:trPr>
        <w:tc>
          <w:tcPr>
            <w:tcW w:w="1952" w:type="dxa"/>
            <w:tcBorders>
              <w:top w:val="single" w:sz="8" w:space="0" w:color="DDDDDD"/>
              <w:left w:val="nil"/>
              <w:bottom w:val="nil"/>
              <w:right w:val="nil"/>
            </w:tcBorders>
            <w:shd w:val="clear" w:color="000000" w:fill="F5F5F5"/>
            <w:hideMark/>
          </w:tcPr>
          <w:p w14:paraId="7F9517A5"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Close.L1</w:t>
            </w:r>
          </w:p>
        </w:tc>
        <w:tc>
          <w:tcPr>
            <w:tcW w:w="1684" w:type="dxa"/>
            <w:tcBorders>
              <w:top w:val="single" w:sz="8" w:space="0" w:color="DDDDDD"/>
              <w:left w:val="nil"/>
              <w:bottom w:val="nil"/>
              <w:right w:val="nil"/>
            </w:tcBorders>
            <w:shd w:val="clear" w:color="000000" w:fill="F5F5F5"/>
            <w:hideMark/>
          </w:tcPr>
          <w:p w14:paraId="15B91093"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hAnsi="Times New Roman" w:cs="Times New Roman"/>
                <w:color w:val="000000"/>
              </w:rPr>
              <w:t>-6.549e-06</w:t>
            </w:r>
          </w:p>
        </w:tc>
        <w:tc>
          <w:tcPr>
            <w:tcW w:w="1220" w:type="dxa"/>
            <w:tcBorders>
              <w:top w:val="single" w:sz="8" w:space="0" w:color="DDDDDD"/>
              <w:left w:val="nil"/>
              <w:bottom w:val="nil"/>
              <w:right w:val="nil"/>
            </w:tcBorders>
            <w:shd w:val="clear" w:color="000000" w:fill="F5F5F5"/>
            <w:hideMark/>
          </w:tcPr>
          <w:p w14:paraId="77BDA626"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hAnsi="Times New Roman" w:cs="Times New Roman"/>
                <w:color w:val="000000"/>
              </w:rPr>
              <w:t>0.308</w:t>
            </w:r>
          </w:p>
        </w:tc>
        <w:tc>
          <w:tcPr>
            <w:tcW w:w="1934" w:type="dxa"/>
            <w:tcBorders>
              <w:top w:val="single" w:sz="8" w:space="0" w:color="DDDDDD"/>
              <w:left w:val="nil"/>
              <w:bottom w:val="nil"/>
              <w:right w:val="nil"/>
            </w:tcBorders>
            <w:shd w:val="clear" w:color="000000" w:fill="F5F5F5"/>
            <w:hideMark/>
          </w:tcPr>
          <w:p w14:paraId="419BFC56"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Close.L1</w:t>
            </w:r>
          </w:p>
        </w:tc>
        <w:tc>
          <w:tcPr>
            <w:tcW w:w="1461" w:type="dxa"/>
            <w:tcBorders>
              <w:top w:val="single" w:sz="8" w:space="0" w:color="DDDDDD"/>
              <w:left w:val="nil"/>
              <w:bottom w:val="nil"/>
              <w:right w:val="nil"/>
            </w:tcBorders>
            <w:shd w:val="clear" w:color="000000" w:fill="F5F5F5"/>
            <w:hideMark/>
          </w:tcPr>
          <w:p w14:paraId="182C44E3"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hAnsi="Times New Roman" w:cs="Times New Roman"/>
                <w:color w:val="000000"/>
                <w:shd w:val="clear" w:color="auto" w:fill="F5F5F5"/>
              </w:rPr>
              <w:t>-7.357e-07</w:t>
            </w:r>
          </w:p>
        </w:tc>
        <w:tc>
          <w:tcPr>
            <w:tcW w:w="1222" w:type="dxa"/>
            <w:tcBorders>
              <w:top w:val="single" w:sz="8" w:space="0" w:color="DDDDDD"/>
              <w:left w:val="nil"/>
              <w:bottom w:val="nil"/>
              <w:right w:val="nil"/>
            </w:tcBorders>
            <w:shd w:val="clear" w:color="000000" w:fill="F5F5F5"/>
            <w:hideMark/>
          </w:tcPr>
          <w:p w14:paraId="755B838A"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0.053*</w:t>
            </w:r>
          </w:p>
        </w:tc>
      </w:tr>
      <w:tr w:rsidR="00941F2E" w:rsidRPr="00941F2E" w14:paraId="0AC98178" w14:textId="77777777" w:rsidTr="00941F2E">
        <w:trPr>
          <w:trHeight w:val="445"/>
        </w:trPr>
        <w:tc>
          <w:tcPr>
            <w:tcW w:w="1952" w:type="dxa"/>
            <w:tcBorders>
              <w:top w:val="single" w:sz="8" w:space="0" w:color="DDDDDD"/>
              <w:left w:val="nil"/>
              <w:bottom w:val="nil"/>
              <w:right w:val="nil"/>
            </w:tcBorders>
            <w:shd w:val="clear" w:color="000000" w:fill="FFFFFF"/>
            <w:hideMark/>
          </w:tcPr>
          <w:p w14:paraId="67C085BA"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Acceleration.L1</w:t>
            </w:r>
          </w:p>
        </w:tc>
        <w:tc>
          <w:tcPr>
            <w:tcW w:w="1684" w:type="dxa"/>
            <w:tcBorders>
              <w:top w:val="single" w:sz="8" w:space="0" w:color="DDDDDD"/>
              <w:left w:val="nil"/>
              <w:bottom w:val="nil"/>
              <w:right w:val="nil"/>
            </w:tcBorders>
            <w:shd w:val="clear" w:color="000000" w:fill="FFFFFF"/>
            <w:hideMark/>
          </w:tcPr>
          <w:p w14:paraId="5FD72F0C"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hAnsi="Times New Roman" w:cs="Times New Roman"/>
                <w:color w:val="000000"/>
              </w:rPr>
              <w:t>0.0002</w:t>
            </w:r>
          </w:p>
        </w:tc>
        <w:tc>
          <w:tcPr>
            <w:tcW w:w="1220" w:type="dxa"/>
            <w:tcBorders>
              <w:top w:val="single" w:sz="8" w:space="0" w:color="DDDDDD"/>
              <w:left w:val="nil"/>
              <w:bottom w:val="nil"/>
              <w:right w:val="nil"/>
            </w:tcBorders>
            <w:shd w:val="clear" w:color="000000" w:fill="FFFFFF"/>
            <w:hideMark/>
          </w:tcPr>
          <w:p w14:paraId="5D34D093"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hAnsi="Times New Roman" w:cs="Times New Roman"/>
                <w:color w:val="000000"/>
              </w:rPr>
              <w:t>0.678</w:t>
            </w:r>
          </w:p>
        </w:tc>
        <w:tc>
          <w:tcPr>
            <w:tcW w:w="1934" w:type="dxa"/>
            <w:tcBorders>
              <w:top w:val="single" w:sz="8" w:space="0" w:color="DDDDDD"/>
              <w:left w:val="nil"/>
              <w:bottom w:val="nil"/>
              <w:right w:val="nil"/>
            </w:tcBorders>
            <w:shd w:val="clear" w:color="000000" w:fill="FFFFFF"/>
            <w:hideMark/>
          </w:tcPr>
          <w:p w14:paraId="4E3282D9"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Acceleration.L1</w:t>
            </w:r>
          </w:p>
        </w:tc>
        <w:tc>
          <w:tcPr>
            <w:tcW w:w="1461" w:type="dxa"/>
            <w:tcBorders>
              <w:top w:val="single" w:sz="8" w:space="0" w:color="DDDDDD"/>
              <w:left w:val="nil"/>
              <w:bottom w:val="nil"/>
              <w:right w:val="nil"/>
            </w:tcBorders>
            <w:shd w:val="clear" w:color="000000" w:fill="FFFFFF"/>
            <w:hideMark/>
          </w:tcPr>
          <w:p w14:paraId="02D2AACF"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hAnsi="Times New Roman" w:cs="Times New Roman"/>
                <w:color w:val="000000"/>
              </w:rPr>
              <w:t>-0.0002</w:t>
            </w:r>
          </w:p>
        </w:tc>
        <w:tc>
          <w:tcPr>
            <w:tcW w:w="1222" w:type="dxa"/>
            <w:tcBorders>
              <w:top w:val="single" w:sz="8" w:space="0" w:color="DDDDDD"/>
              <w:left w:val="nil"/>
              <w:bottom w:val="nil"/>
              <w:right w:val="nil"/>
            </w:tcBorders>
            <w:shd w:val="clear" w:color="000000" w:fill="FFFFFF"/>
            <w:hideMark/>
          </w:tcPr>
          <w:p w14:paraId="66EF70DB" w14:textId="77777777" w:rsidR="00941F2E" w:rsidRPr="00941F2E" w:rsidRDefault="00941F2E" w:rsidP="00941F2E">
            <w:pPr>
              <w:spacing w:after="0" w:line="240" w:lineRule="auto"/>
              <w:jc w:val="center"/>
              <w:rPr>
                <w:rFonts w:ascii="Times New Roman" w:eastAsia="Times New Roman" w:hAnsi="Times New Roman" w:cs="Times New Roman"/>
                <w:color w:val="000000"/>
                <w:lang w:eastAsia="en-SG"/>
              </w:rPr>
            </w:pPr>
            <w:r w:rsidRPr="00941F2E">
              <w:rPr>
                <w:rFonts w:ascii="Times New Roman" w:eastAsia="Times New Roman" w:hAnsi="Times New Roman" w:cs="Times New Roman"/>
                <w:color w:val="000000"/>
                <w:lang w:eastAsia="en-SG"/>
              </w:rPr>
              <w:t>0.071*</w:t>
            </w:r>
          </w:p>
        </w:tc>
      </w:tr>
    </w:tbl>
    <w:p w14:paraId="61E99B55" w14:textId="1437C6FF" w:rsidR="00C45DD4" w:rsidRPr="009B196D" w:rsidRDefault="7C83250E" w:rsidP="003E485F">
      <w:pPr>
        <w:pStyle w:val="Heading1"/>
        <w:numPr>
          <w:ilvl w:val="0"/>
          <w:numId w:val="7"/>
        </w:numPr>
        <w:spacing w:line="360" w:lineRule="auto"/>
        <w:rPr>
          <w:rFonts w:ascii="Times New Roman" w:hAnsi="Times New Roman" w:cs="Times New Roman"/>
          <w:b/>
          <w:bCs/>
          <w:color w:val="auto"/>
        </w:rPr>
      </w:pPr>
      <w:r w:rsidRPr="00C45DD4">
        <w:rPr>
          <w:rStyle w:val="eop"/>
          <w:rFonts w:ascii="Times New Roman" w:hAnsi="Times New Roman" w:cs="Times New Roman"/>
          <w:b/>
          <w:bCs/>
          <w:color w:val="auto"/>
        </w:rPr>
        <w:lastRenderedPageBreak/>
        <w:t>Evaluating Model Performance</w:t>
      </w:r>
    </w:p>
    <w:p w14:paraId="742D23DF" w14:textId="562046AD" w:rsidR="00BC2569" w:rsidRPr="009B196D" w:rsidRDefault="7C83250E" w:rsidP="009B196D">
      <w:pPr>
        <w:ind w:firstLine="360"/>
        <w:jc w:val="both"/>
        <w:rPr>
          <w:rFonts w:ascii="Times New Roman" w:hAnsi="Times New Roman" w:cs="Times New Roman"/>
          <w:sz w:val="24"/>
          <w:szCs w:val="24"/>
        </w:rPr>
      </w:pPr>
      <w:r w:rsidRPr="009B196D">
        <w:rPr>
          <w:rFonts w:ascii="Times New Roman" w:hAnsi="Times New Roman" w:cs="Times New Roman"/>
          <w:sz w:val="24"/>
          <w:szCs w:val="24"/>
        </w:rPr>
        <w:t xml:space="preserve">Having derived insights from the different models generated, we are now ready to test out different trading strategies. To summarize, the ADL model identified the </w:t>
      </w:r>
      <w:r w:rsidRPr="009B196D">
        <w:rPr>
          <w:rFonts w:ascii="Times New Roman" w:hAnsi="Times New Roman" w:cs="Times New Roman"/>
          <w:i/>
          <w:iCs/>
          <w:sz w:val="24"/>
          <w:szCs w:val="24"/>
        </w:rPr>
        <w:t>RSI</w:t>
      </w:r>
      <w:r w:rsidRPr="009B196D">
        <w:rPr>
          <w:rFonts w:ascii="Times New Roman" w:hAnsi="Times New Roman" w:cs="Times New Roman"/>
          <w:sz w:val="24"/>
          <w:szCs w:val="24"/>
        </w:rPr>
        <w:t xml:space="preserve">, </w:t>
      </w:r>
      <w:r w:rsidRPr="009B196D">
        <w:rPr>
          <w:rFonts w:ascii="Times New Roman" w:hAnsi="Times New Roman" w:cs="Times New Roman"/>
          <w:i/>
          <w:iCs/>
          <w:sz w:val="24"/>
          <w:szCs w:val="24"/>
        </w:rPr>
        <w:t>MACD Condition</w:t>
      </w:r>
      <w:r w:rsidRPr="009B196D">
        <w:rPr>
          <w:rFonts w:ascii="Times New Roman" w:hAnsi="Times New Roman" w:cs="Times New Roman"/>
          <w:sz w:val="24"/>
          <w:szCs w:val="24"/>
        </w:rPr>
        <w:t xml:space="preserve"> </w:t>
      </w:r>
      <w:r w:rsidRPr="009B196D">
        <w:rPr>
          <w:rFonts w:ascii="Times New Roman" w:hAnsi="Times New Roman" w:cs="Times New Roman"/>
          <w:i/>
          <w:iCs/>
          <w:sz w:val="24"/>
          <w:szCs w:val="24"/>
        </w:rPr>
        <w:t xml:space="preserve">and Price </w:t>
      </w:r>
      <w:proofErr w:type="gramStart"/>
      <w:r w:rsidRPr="009B196D">
        <w:rPr>
          <w:rFonts w:ascii="Times New Roman" w:hAnsi="Times New Roman" w:cs="Times New Roman"/>
          <w:i/>
          <w:iCs/>
          <w:sz w:val="24"/>
          <w:szCs w:val="24"/>
        </w:rPr>
        <w:t>Relative</w:t>
      </w:r>
      <w:proofErr w:type="gramEnd"/>
      <w:r w:rsidRPr="009B196D">
        <w:rPr>
          <w:rFonts w:ascii="Times New Roman" w:hAnsi="Times New Roman" w:cs="Times New Roman"/>
          <w:i/>
          <w:iCs/>
          <w:sz w:val="24"/>
          <w:szCs w:val="24"/>
        </w:rPr>
        <w:t xml:space="preserve"> Close-EMA200 Price Diff</w:t>
      </w:r>
      <w:r w:rsidRPr="009B196D">
        <w:rPr>
          <w:rFonts w:ascii="Times New Roman" w:hAnsi="Times New Roman" w:cs="Times New Roman"/>
          <w:sz w:val="24"/>
          <w:szCs w:val="24"/>
        </w:rPr>
        <w:t xml:space="preserve"> as statistically significant indicators, while the </w:t>
      </w:r>
      <w:r w:rsidR="00930058" w:rsidRPr="009B196D">
        <w:rPr>
          <w:rFonts w:ascii="Times New Roman" w:hAnsi="Times New Roman" w:cs="Times New Roman"/>
          <w:sz w:val="24"/>
          <w:szCs w:val="24"/>
        </w:rPr>
        <w:t>Error Correction Model (</w:t>
      </w:r>
      <w:r w:rsidRPr="009B196D">
        <w:rPr>
          <w:rFonts w:ascii="Times New Roman" w:hAnsi="Times New Roman" w:cs="Times New Roman"/>
          <w:sz w:val="24"/>
          <w:szCs w:val="24"/>
        </w:rPr>
        <w:t>EC</w:t>
      </w:r>
      <w:r w:rsidR="007C251C" w:rsidRPr="009B196D">
        <w:rPr>
          <w:rFonts w:ascii="Times New Roman" w:hAnsi="Times New Roman" w:cs="Times New Roman"/>
          <w:sz w:val="24"/>
          <w:szCs w:val="24"/>
        </w:rPr>
        <w:t>M</w:t>
      </w:r>
      <w:r w:rsidR="00930058" w:rsidRPr="009B196D">
        <w:rPr>
          <w:rFonts w:ascii="Times New Roman" w:hAnsi="Times New Roman" w:cs="Times New Roman"/>
          <w:sz w:val="24"/>
          <w:szCs w:val="24"/>
        </w:rPr>
        <w:t>)</w:t>
      </w:r>
      <w:r w:rsidRPr="009B196D">
        <w:rPr>
          <w:rFonts w:ascii="Times New Roman" w:hAnsi="Times New Roman" w:cs="Times New Roman"/>
          <w:sz w:val="24"/>
          <w:szCs w:val="24"/>
        </w:rPr>
        <w:t xml:space="preserve"> model identified </w:t>
      </w:r>
      <w:r w:rsidRPr="009B196D">
        <w:rPr>
          <w:rFonts w:ascii="Times New Roman" w:hAnsi="Times New Roman" w:cs="Times New Roman"/>
          <w:i/>
          <w:iCs/>
          <w:sz w:val="24"/>
          <w:szCs w:val="24"/>
        </w:rPr>
        <w:t>Price Relative ATR</w:t>
      </w:r>
      <w:r w:rsidRPr="009B196D">
        <w:rPr>
          <w:rFonts w:ascii="Times New Roman" w:hAnsi="Times New Roman" w:cs="Times New Roman"/>
          <w:sz w:val="24"/>
          <w:szCs w:val="24"/>
        </w:rPr>
        <w:t xml:space="preserve"> as a significant regressor. In Section 5.1. we will construct a strategy that uses these regressors to make trading decisions and compare the results against common trading strategies. In Section 5.2. the model will be applied to trading data on the hourly timeframe to determine if the strategy works for intraday trading. </w:t>
      </w:r>
      <w:r w:rsidR="00F47C43" w:rsidRPr="009B196D">
        <w:rPr>
          <w:rFonts w:ascii="Times New Roman" w:hAnsi="Times New Roman" w:cs="Times New Roman"/>
          <w:sz w:val="24"/>
          <w:szCs w:val="24"/>
        </w:rPr>
        <w:t>In</w:t>
      </w:r>
      <w:r w:rsidRPr="009B196D">
        <w:rPr>
          <w:rFonts w:ascii="Times New Roman" w:hAnsi="Times New Roman" w:cs="Times New Roman"/>
          <w:sz w:val="24"/>
          <w:szCs w:val="24"/>
        </w:rPr>
        <w:t xml:space="preserve"> Section 5.3. we will adjust the holding times of the best performing strategy to determine if the profit can be improved by simply closing the trades more than 1 period after the trade is made</w:t>
      </w:r>
      <w:r w:rsidR="00F47C43" w:rsidRPr="009B196D">
        <w:rPr>
          <w:rFonts w:ascii="Times New Roman" w:hAnsi="Times New Roman" w:cs="Times New Roman"/>
          <w:sz w:val="24"/>
          <w:szCs w:val="24"/>
        </w:rPr>
        <w:t xml:space="preserve">. </w:t>
      </w:r>
      <w:r w:rsidR="009A4BE4" w:rsidRPr="009B196D">
        <w:rPr>
          <w:rFonts w:ascii="Times New Roman" w:hAnsi="Times New Roman" w:cs="Times New Roman"/>
          <w:sz w:val="24"/>
          <w:szCs w:val="24"/>
        </w:rPr>
        <w:t>Lastly, in Section 5.4, we apply the best strategy, with the best holding time</w:t>
      </w:r>
      <w:r w:rsidR="0026585A" w:rsidRPr="009B196D">
        <w:rPr>
          <w:rFonts w:ascii="Times New Roman" w:hAnsi="Times New Roman" w:cs="Times New Roman"/>
          <w:sz w:val="24"/>
          <w:szCs w:val="24"/>
        </w:rPr>
        <w:t xml:space="preserve"> across different </w:t>
      </w:r>
      <w:r w:rsidR="00C148E0" w:rsidRPr="009B196D">
        <w:rPr>
          <w:rFonts w:ascii="Times New Roman" w:hAnsi="Times New Roman" w:cs="Times New Roman"/>
          <w:sz w:val="24"/>
          <w:szCs w:val="24"/>
        </w:rPr>
        <w:t xml:space="preserve">major </w:t>
      </w:r>
      <w:r w:rsidR="0026585A" w:rsidRPr="009B196D">
        <w:rPr>
          <w:rFonts w:ascii="Times New Roman" w:hAnsi="Times New Roman" w:cs="Times New Roman"/>
          <w:sz w:val="24"/>
          <w:szCs w:val="24"/>
        </w:rPr>
        <w:t xml:space="preserve">cryptocurrency markets and compare the performance to determine if the strategy is </w:t>
      </w:r>
      <w:r w:rsidR="002F4F48" w:rsidRPr="009B196D">
        <w:rPr>
          <w:rFonts w:ascii="Times New Roman" w:hAnsi="Times New Roman" w:cs="Times New Roman"/>
          <w:sz w:val="24"/>
          <w:szCs w:val="24"/>
        </w:rPr>
        <w:t>feasible outside of Bitcoin.</w:t>
      </w:r>
    </w:p>
    <w:p w14:paraId="3D86683F" w14:textId="3ABFBE36" w:rsidR="7C83250E" w:rsidRPr="00F47C43" w:rsidRDefault="00BC2569" w:rsidP="001040D5">
      <w:pPr>
        <w:pStyle w:val="Heading2"/>
        <w:numPr>
          <w:ilvl w:val="1"/>
          <w:numId w:val="7"/>
        </w:numPr>
        <w:spacing w:line="360" w:lineRule="auto"/>
        <w:jc w:val="both"/>
        <w:rPr>
          <w:rFonts w:ascii="Times New Roman" w:hAnsi="Times New Roman" w:cs="Times New Roman"/>
          <w:b/>
          <w:bCs/>
          <w:color w:val="auto"/>
          <w:sz w:val="28"/>
          <w:szCs w:val="28"/>
          <w:lang w:val="en-SG"/>
        </w:rPr>
      </w:pPr>
      <w:r>
        <w:rPr>
          <w:rFonts w:ascii="Times New Roman" w:hAnsi="Times New Roman" w:cs="Times New Roman"/>
          <w:b/>
          <w:bCs/>
          <w:color w:val="auto"/>
          <w:sz w:val="28"/>
          <w:szCs w:val="28"/>
          <w:lang w:val="en-SG"/>
        </w:rPr>
        <w:t xml:space="preserve"> Trading Strategies</w:t>
      </w:r>
    </w:p>
    <w:p w14:paraId="28F9A7C4" w14:textId="72C47DDA" w:rsidR="7C83250E" w:rsidRPr="00BF729F" w:rsidRDefault="7C83250E" w:rsidP="00BF729F">
      <w:pPr>
        <w:ind w:right="-46" w:firstLine="360"/>
        <w:jc w:val="both"/>
        <w:rPr>
          <w:rFonts w:ascii="Times New Roman" w:hAnsi="Times New Roman" w:cs="Times New Roman"/>
        </w:rPr>
      </w:pPr>
      <w:r w:rsidRPr="009734F0">
        <w:rPr>
          <w:rFonts w:ascii="Times New Roman" w:hAnsi="Times New Roman" w:cs="Times New Roman"/>
          <w:sz w:val="24"/>
          <w:szCs w:val="24"/>
          <w:lang w:val="en-SG"/>
        </w:rPr>
        <w:t>Since the raw RSI values and MACD based trading strategy were identified as significant indicators, it</w:t>
      </w:r>
      <w:r w:rsidRPr="009734F0">
        <w:rPr>
          <w:rFonts w:ascii="Times New Roman" w:hAnsi="Times New Roman" w:cs="Times New Roman"/>
          <w:b/>
          <w:bCs/>
          <w:sz w:val="24"/>
          <w:szCs w:val="24"/>
          <w:lang w:val="en-SG"/>
        </w:rPr>
        <w:t xml:space="preserve"> </w:t>
      </w:r>
      <w:r w:rsidRPr="009734F0">
        <w:rPr>
          <w:rFonts w:ascii="Times New Roman" w:hAnsi="Times New Roman" w:cs="Times New Roman"/>
          <w:sz w:val="24"/>
          <w:szCs w:val="24"/>
          <w:lang w:val="en-SG"/>
        </w:rPr>
        <w:t xml:space="preserve">is worthwhile to determine if the common RSI or MACD based trading strategy has any success. The results of the tests are shown in </w:t>
      </w:r>
      <w:r w:rsidRPr="009734F0">
        <w:rPr>
          <w:rFonts w:ascii="Times New Roman" w:hAnsi="Times New Roman" w:cs="Times New Roman"/>
          <w:i/>
          <w:iCs/>
          <w:sz w:val="24"/>
          <w:szCs w:val="24"/>
          <w:lang w:val="en-SG"/>
        </w:rPr>
        <w:t>Annex</w:t>
      </w:r>
      <w:r w:rsidRPr="009734F0">
        <w:rPr>
          <w:rFonts w:ascii="Times New Roman" w:hAnsi="Times New Roman" w:cs="Times New Roman"/>
          <w:b/>
          <w:bCs/>
          <w:i/>
          <w:iCs/>
          <w:sz w:val="24"/>
          <w:szCs w:val="24"/>
          <w:lang w:val="en-SG"/>
        </w:rPr>
        <w:t xml:space="preserve"> – </w:t>
      </w:r>
      <w:r w:rsidRPr="009734F0">
        <w:rPr>
          <w:rFonts w:ascii="Times New Roman" w:hAnsi="Times New Roman" w:cs="Times New Roman"/>
          <w:i/>
          <w:iCs/>
          <w:sz w:val="24"/>
          <w:szCs w:val="24"/>
          <w:lang w:val="en-SG"/>
        </w:rPr>
        <w:t>Strategy Performance</w:t>
      </w:r>
      <w:r w:rsidRPr="009734F0">
        <w:rPr>
          <w:rFonts w:ascii="Times New Roman" w:hAnsi="Times New Roman" w:cs="Times New Roman"/>
          <w:sz w:val="24"/>
          <w:szCs w:val="24"/>
          <w:lang w:val="en-SG"/>
        </w:rPr>
        <w:t>. Each strategy is tested on two instruments from each type of market, and the average percentage</w:t>
      </w:r>
      <w:r w:rsidRPr="009734F0">
        <w:rPr>
          <w:rFonts w:ascii="Times New Roman" w:hAnsi="Times New Roman" w:cs="Times New Roman"/>
          <w:b/>
          <w:bCs/>
          <w:sz w:val="24"/>
          <w:szCs w:val="24"/>
          <w:lang w:val="en-SG"/>
        </w:rPr>
        <w:t xml:space="preserve"> </w:t>
      </w:r>
      <w:r w:rsidRPr="009734F0">
        <w:rPr>
          <w:rFonts w:ascii="Times New Roman" w:hAnsi="Times New Roman" w:cs="Times New Roman"/>
          <w:sz w:val="24"/>
          <w:szCs w:val="24"/>
          <w:lang w:val="en-SG"/>
        </w:rPr>
        <w:t>profit per trade is captured in a chart. The RSI based trading strategy was found to perform poorly initially, barely profitable</w:t>
      </w:r>
      <w:r w:rsidRPr="009734F0">
        <w:rPr>
          <w:rFonts w:ascii="Times New Roman" w:hAnsi="Times New Roman" w:cs="Times New Roman"/>
          <w:b/>
          <w:bCs/>
          <w:sz w:val="24"/>
          <w:szCs w:val="24"/>
          <w:lang w:val="en-SG"/>
        </w:rPr>
        <w:t xml:space="preserve"> </w:t>
      </w:r>
      <w:r w:rsidRPr="009734F0">
        <w:rPr>
          <w:rFonts w:ascii="Times New Roman" w:hAnsi="Times New Roman" w:cs="Times New Roman"/>
          <w:sz w:val="24"/>
          <w:szCs w:val="24"/>
          <w:lang w:val="en-SG"/>
        </w:rPr>
        <w:t xml:space="preserve">at 0.00045% profit per trade. However, with strategies that used additional trend and volatility indicators such as </w:t>
      </w:r>
      <w:r w:rsidRPr="009734F0">
        <w:rPr>
          <w:rFonts w:ascii="Times New Roman" w:hAnsi="Times New Roman" w:cs="Times New Roman"/>
          <w:i/>
          <w:iCs/>
          <w:sz w:val="24"/>
          <w:szCs w:val="24"/>
          <w:lang w:val="en-SG"/>
        </w:rPr>
        <w:t>Trend</w:t>
      </w:r>
      <w:r w:rsidRPr="009734F0">
        <w:rPr>
          <w:rFonts w:ascii="Times New Roman" w:hAnsi="Times New Roman" w:cs="Times New Roman"/>
          <w:b/>
          <w:bCs/>
          <w:i/>
          <w:iCs/>
          <w:sz w:val="24"/>
          <w:szCs w:val="24"/>
          <w:lang w:val="en-SG"/>
        </w:rPr>
        <w:t>,</w:t>
      </w:r>
      <w:r w:rsidRPr="009734F0">
        <w:rPr>
          <w:rFonts w:ascii="Times New Roman" w:hAnsi="Times New Roman" w:cs="Times New Roman"/>
          <w:b/>
          <w:bCs/>
          <w:i/>
          <w:iCs/>
          <w:sz w:val="30"/>
          <w:szCs w:val="30"/>
          <w:lang w:val="en-SG"/>
        </w:rPr>
        <w:t xml:space="preserve"> </w:t>
      </w:r>
      <w:r w:rsidRPr="009734F0">
        <w:rPr>
          <w:rFonts w:ascii="Times New Roman" w:hAnsi="Times New Roman" w:cs="Times New Roman"/>
          <w:i/>
          <w:sz w:val="24"/>
          <w:szCs w:val="24"/>
          <w:lang w:val="en-SG"/>
        </w:rPr>
        <w:t>Price Relative Close-EMA200 Price Diff</w:t>
      </w:r>
      <w:r w:rsidRPr="009734F0">
        <w:rPr>
          <w:rFonts w:ascii="Times New Roman" w:hAnsi="Times New Roman" w:cs="Times New Roman"/>
          <w:i/>
          <w:lang w:val="en-SG"/>
        </w:rPr>
        <w:t xml:space="preserve"> </w:t>
      </w:r>
      <w:r w:rsidRPr="009734F0">
        <w:rPr>
          <w:rFonts w:ascii="Times New Roman" w:hAnsi="Times New Roman" w:cs="Times New Roman"/>
          <w:lang w:val="en-SG"/>
        </w:rPr>
        <w:t xml:space="preserve">and </w:t>
      </w:r>
      <w:r w:rsidRPr="009734F0">
        <w:rPr>
          <w:rFonts w:ascii="Times New Roman" w:hAnsi="Times New Roman" w:cs="Times New Roman"/>
          <w:i/>
          <w:lang w:val="en-SG"/>
        </w:rPr>
        <w:t>Price Relative ATR</w:t>
      </w:r>
      <w:r w:rsidRPr="009734F0">
        <w:rPr>
          <w:rFonts w:ascii="Times New Roman" w:hAnsi="Times New Roman" w:cs="Times New Roman"/>
          <w:lang w:val="en-SG"/>
        </w:rPr>
        <w:t xml:space="preserve">, we found that the RSI trading strategy can be profitable, making an average of 4.49% returns per trade. Interestingly, setting a limit to the volatility in the market by using </w:t>
      </w:r>
      <w:r w:rsidRPr="009734F0">
        <w:rPr>
          <w:rFonts w:ascii="Times New Roman" w:hAnsi="Times New Roman" w:cs="Times New Roman"/>
          <w:i/>
          <w:lang w:val="en-SG"/>
        </w:rPr>
        <w:t>Price Relative ATR</w:t>
      </w:r>
      <w:r w:rsidRPr="009734F0">
        <w:rPr>
          <w:rFonts w:ascii="Times New Roman" w:hAnsi="Times New Roman" w:cs="Times New Roman"/>
          <w:lang w:val="en-SG"/>
        </w:rPr>
        <w:t xml:space="preserve"> seemed to be able to filter out losing trades for the RSI strategy which on hindsight makes sense because when the price fluctuates wildly, it is possible to trigger RSI based trades even though there might not be a clear sign of a reversal.</w:t>
      </w:r>
    </w:p>
    <w:p w14:paraId="7DD739BD" w14:textId="44CF14E6" w:rsidR="00D60FEA" w:rsidRDefault="7C83250E" w:rsidP="00D60FEA">
      <w:pPr>
        <w:ind w:right="-46" w:firstLine="720"/>
        <w:jc w:val="both"/>
        <w:rPr>
          <w:rFonts w:ascii="Times New Roman" w:hAnsi="Times New Roman" w:cs="Times New Roman"/>
        </w:rPr>
      </w:pPr>
      <w:r w:rsidRPr="009734F0">
        <w:rPr>
          <w:rFonts w:ascii="Times New Roman" w:hAnsi="Times New Roman" w:cs="Times New Roman"/>
        </w:rPr>
        <w:t>For the MACD trading strategy, the starting point greatly differed from RSI in that its profitability was clear (1.77% average per trade) across all instruments even with the basic strategy. By conducting similar augmentations from the RSI strategy to the MACD strategy, we were able to bring the average trade profitability to 6.71% per trade. Again, we noticed that controlling for the volatility was critical for increasing the quality of the trades, suggesting that reversal-based trading strategies can greatly benefit from a volatility filter. Based on the above findings, it is apparent that the regressors identified by the different models have greatly contributed to enhancing basic strategies that typically consider only the general trend and a signal.</w:t>
      </w:r>
    </w:p>
    <w:p w14:paraId="6690ABCF" w14:textId="37B53968" w:rsidR="00BC2569" w:rsidRPr="00D043C0" w:rsidRDefault="00BC2569" w:rsidP="001040D5">
      <w:pPr>
        <w:pStyle w:val="Heading2"/>
        <w:numPr>
          <w:ilvl w:val="1"/>
          <w:numId w:val="7"/>
        </w:numPr>
        <w:spacing w:line="360" w:lineRule="auto"/>
        <w:jc w:val="both"/>
        <w:rPr>
          <w:rFonts w:ascii="Times New Roman" w:hAnsi="Times New Roman" w:cs="Times New Roman"/>
          <w:b/>
          <w:bCs/>
          <w:color w:val="auto"/>
          <w:sz w:val="28"/>
          <w:szCs w:val="28"/>
          <w:lang w:val="en-SG"/>
        </w:rPr>
      </w:pPr>
      <w:r>
        <w:rPr>
          <w:rFonts w:ascii="Times New Roman" w:hAnsi="Times New Roman" w:cs="Times New Roman"/>
          <w:b/>
          <w:bCs/>
          <w:color w:val="auto"/>
          <w:sz w:val="28"/>
          <w:szCs w:val="28"/>
          <w:lang w:val="en-SG"/>
        </w:rPr>
        <w:lastRenderedPageBreak/>
        <w:t xml:space="preserve"> Trading Timeframes</w:t>
      </w:r>
    </w:p>
    <w:tbl>
      <w:tblPr>
        <w:tblpPr w:leftFromText="180" w:rightFromText="180" w:vertAnchor="text" w:horzAnchor="margin" w:tblpXSpec="right" w:tblpY="2444"/>
        <w:tblW w:w="0" w:type="auto"/>
        <w:tblLayout w:type="fixed"/>
        <w:tblLook w:val="04A0" w:firstRow="1" w:lastRow="0" w:firstColumn="1" w:lastColumn="0" w:noHBand="0" w:noVBand="1"/>
      </w:tblPr>
      <w:tblGrid>
        <w:gridCol w:w="1740"/>
        <w:gridCol w:w="1500"/>
        <w:gridCol w:w="1590"/>
        <w:gridCol w:w="1455"/>
        <w:gridCol w:w="1455"/>
      </w:tblGrid>
      <w:tr w:rsidR="00D60FEA" w:rsidRPr="009734F0" w14:paraId="5D4D972B" w14:textId="77777777" w:rsidTr="00D60FEA">
        <w:trPr>
          <w:trHeight w:val="480"/>
        </w:trPr>
        <w:tc>
          <w:tcPr>
            <w:tcW w:w="7740" w:type="dxa"/>
            <w:gridSpan w:val="5"/>
            <w:tcBorders>
              <w:top w:val="single" w:sz="6" w:space="0" w:color="auto"/>
              <w:left w:val="single" w:sz="6" w:space="0" w:color="auto"/>
              <w:bottom w:val="single" w:sz="6" w:space="0" w:color="auto"/>
              <w:right w:val="single" w:sz="6" w:space="0" w:color="auto"/>
            </w:tcBorders>
          </w:tcPr>
          <w:p w14:paraId="6CB0FFAE" w14:textId="6F67FA87" w:rsidR="00D60FEA" w:rsidRPr="0002541F" w:rsidRDefault="00D60FEA" w:rsidP="00D60FEA">
            <w:pPr>
              <w:jc w:val="center"/>
              <w:rPr>
                <w:rFonts w:ascii="Times New Roman" w:eastAsia="Times New Roman" w:hAnsi="Times New Roman" w:cs="Times New Roman"/>
                <w:b/>
                <w:bCs/>
                <w:sz w:val="24"/>
                <w:szCs w:val="24"/>
              </w:rPr>
            </w:pPr>
            <w:r w:rsidRPr="0002541F">
              <w:rPr>
                <w:rFonts w:ascii="Times New Roman" w:eastAsia="Times New Roman" w:hAnsi="Times New Roman" w:cs="Times New Roman"/>
                <w:b/>
                <w:bCs/>
                <w:sz w:val="24"/>
                <w:szCs w:val="24"/>
              </w:rPr>
              <w:t>Table 15: Trading on Different Timeframes</w:t>
            </w:r>
          </w:p>
        </w:tc>
      </w:tr>
      <w:tr w:rsidR="00D60FEA" w:rsidRPr="009734F0" w14:paraId="4123F64C" w14:textId="77777777" w:rsidTr="00D60FEA">
        <w:trPr>
          <w:trHeight w:val="840"/>
        </w:trPr>
        <w:tc>
          <w:tcPr>
            <w:tcW w:w="1740" w:type="dxa"/>
            <w:tcBorders>
              <w:top w:val="single" w:sz="6" w:space="0" w:color="auto"/>
              <w:left w:val="single" w:sz="6" w:space="0" w:color="auto"/>
              <w:bottom w:val="single" w:sz="6" w:space="0" w:color="auto"/>
              <w:right w:val="single" w:sz="6" w:space="0" w:color="auto"/>
            </w:tcBorders>
          </w:tcPr>
          <w:p w14:paraId="04AD2843" w14:textId="77777777" w:rsidR="00D60FEA" w:rsidRPr="009734F0" w:rsidRDefault="00D60FEA" w:rsidP="00D60FEA">
            <w:pPr>
              <w:jc w:val="center"/>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rPr>
              <w:t>Trading Timeframe</w:t>
            </w:r>
          </w:p>
        </w:tc>
        <w:tc>
          <w:tcPr>
            <w:tcW w:w="1500" w:type="dxa"/>
            <w:tcBorders>
              <w:top w:val="single" w:sz="6" w:space="0" w:color="auto"/>
              <w:left w:val="single" w:sz="6" w:space="0" w:color="auto"/>
              <w:bottom w:val="single" w:sz="6" w:space="0" w:color="auto"/>
              <w:right w:val="single" w:sz="6" w:space="0" w:color="auto"/>
            </w:tcBorders>
          </w:tcPr>
          <w:p w14:paraId="01EE4B70" w14:textId="77777777" w:rsidR="00D60FEA" w:rsidRPr="009734F0" w:rsidRDefault="00D60FEA" w:rsidP="00D60FEA">
            <w:pPr>
              <w:jc w:val="center"/>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rPr>
              <w:t>BTC Daily Long Trades</w:t>
            </w:r>
          </w:p>
        </w:tc>
        <w:tc>
          <w:tcPr>
            <w:tcW w:w="1590" w:type="dxa"/>
            <w:tcBorders>
              <w:top w:val="single" w:sz="6" w:space="0" w:color="auto"/>
              <w:left w:val="single" w:sz="6" w:space="0" w:color="auto"/>
              <w:bottom w:val="single" w:sz="6" w:space="0" w:color="auto"/>
              <w:right w:val="single" w:sz="6" w:space="0" w:color="auto"/>
            </w:tcBorders>
          </w:tcPr>
          <w:p w14:paraId="2DD0CAE6" w14:textId="77777777" w:rsidR="00D60FEA" w:rsidRPr="009734F0" w:rsidRDefault="00D60FEA" w:rsidP="00D60FEA">
            <w:pPr>
              <w:jc w:val="center"/>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rPr>
              <w:t>BTC Daily Short Trades</w:t>
            </w:r>
          </w:p>
        </w:tc>
        <w:tc>
          <w:tcPr>
            <w:tcW w:w="1455" w:type="dxa"/>
            <w:tcBorders>
              <w:top w:val="single" w:sz="6" w:space="0" w:color="auto"/>
              <w:left w:val="single" w:sz="6" w:space="0" w:color="auto"/>
              <w:bottom w:val="single" w:sz="6" w:space="0" w:color="auto"/>
              <w:right w:val="single" w:sz="6" w:space="0" w:color="auto"/>
            </w:tcBorders>
          </w:tcPr>
          <w:p w14:paraId="3E04B0C6" w14:textId="77777777" w:rsidR="00D60FEA" w:rsidRPr="009734F0" w:rsidRDefault="00D60FEA" w:rsidP="00D60FEA">
            <w:pPr>
              <w:jc w:val="center"/>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rPr>
              <w:t>BTC Hourly Long Trades</w:t>
            </w:r>
          </w:p>
        </w:tc>
        <w:tc>
          <w:tcPr>
            <w:tcW w:w="1455" w:type="dxa"/>
            <w:tcBorders>
              <w:top w:val="single" w:sz="6" w:space="0" w:color="auto"/>
              <w:left w:val="single" w:sz="6" w:space="0" w:color="auto"/>
              <w:bottom w:val="single" w:sz="6" w:space="0" w:color="auto"/>
              <w:right w:val="single" w:sz="6" w:space="0" w:color="auto"/>
            </w:tcBorders>
          </w:tcPr>
          <w:p w14:paraId="54FE76E4" w14:textId="77777777" w:rsidR="00D60FEA" w:rsidRPr="009734F0" w:rsidRDefault="00D60FEA" w:rsidP="00D60FEA">
            <w:pPr>
              <w:jc w:val="center"/>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rPr>
              <w:t>BTC Hourly Short Trades</w:t>
            </w:r>
          </w:p>
        </w:tc>
      </w:tr>
      <w:tr w:rsidR="00D60FEA" w:rsidRPr="009734F0" w14:paraId="2E92C36A" w14:textId="77777777" w:rsidTr="00D60FEA">
        <w:trPr>
          <w:trHeight w:val="480"/>
        </w:trPr>
        <w:tc>
          <w:tcPr>
            <w:tcW w:w="1740" w:type="dxa"/>
            <w:tcBorders>
              <w:top w:val="single" w:sz="6" w:space="0" w:color="auto"/>
              <w:left w:val="single" w:sz="6" w:space="0" w:color="auto"/>
              <w:bottom w:val="single" w:sz="6" w:space="0" w:color="auto"/>
              <w:right w:val="single" w:sz="6" w:space="0" w:color="auto"/>
            </w:tcBorders>
          </w:tcPr>
          <w:p w14:paraId="1BACA9E9" w14:textId="77777777" w:rsidR="00D60FEA" w:rsidRPr="009734F0" w:rsidRDefault="00D60FEA" w:rsidP="00D60FEA">
            <w:pPr>
              <w:jc w:val="center"/>
              <w:rPr>
                <w:rFonts w:ascii="Times New Roman" w:eastAsia="Times New Roman" w:hAnsi="Times New Roman" w:cs="Times New Roman"/>
              </w:rPr>
            </w:pPr>
            <w:r w:rsidRPr="009734F0">
              <w:rPr>
                <w:rFonts w:ascii="Times New Roman" w:eastAsia="Times New Roman" w:hAnsi="Times New Roman" w:cs="Times New Roman"/>
                <w:sz w:val="24"/>
                <w:szCs w:val="24"/>
                <w:lang w:val="en-SG"/>
              </w:rPr>
              <w:t>%</w:t>
            </w:r>
            <w:r w:rsidRPr="009734F0">
              <w:rPr>
                <w:rFonts w:ascii="Times New Roman" w:eastAsia="Times New Roman" w:hAnsi="Times New Roman" w:cs="Times New Roman"/>
                <w:lang w:val="en-SG"/>
              </w:rPr>
              <w:t xml:space="preserve"> Profit/Loss</w:t>
            </w:r>
          </w:p>
        </w:tc>
        <w:tc>
          <w:tcPr>
            <w:tcW w:w="1500" w:type="dxa"/>
            <w:tcBorders>
              <w:top w:val="single" w:sz="6" w:space="0" w:color="auto"/>
              <w:left w:val="single" w:sz="6" w:space="0" w:color="auto"/>
              <w:bottom w:val="single" w:sz="6" w:space="0" w:color="auto"/>
              <w:right w:val="single" w:sz="6" w:space="0" w:color="auto"/>
            </w:tcBorders>
          </w:tcPr>
          <w:p w14:paraId="49FF237D" w14:textId="77777777" w:rsidR="00D60FEA" w:rsidRPr="009734F0" w:rsidRDefault="00D60FEA" w:rsidP="00D60FEA">
            <w:pPr>
              <w:jc w:val="center"/>
              <w:rPr>
                <w:rFonts w:ascii="Times New Roman" w:eastAsia="Times New Roman" w:hAnsi="Times New Roman" w:cs="Times New Roman"/>
              </w:rPr>
            </w:pPr>
            <w:r w:rsidRPr="009734F0">
              <w:rPr>
                <w:rFonts w:ascii="Times New Roman" w:eastAsia="Times New Roman" w:hAnsi="Times New Roman" w:cs="Times New Roman"/>
                <w:sz w:val="24"/>
                <w:szCs w:val="24"/>
                <w:lang w:val="en-SG"/>
              </w:rPr>
              <w:t>2</w:t>
            </w:r>
            <w:r w:rsidRPr="009734F0">
              <w:rPr>
                <w:rFonts w:ascii="Times New Roman" w:eastAsia="Times New Roman" w:hAnsi="Times New Roman" w:cs="Times New Roman"/>
                <w:lang w:val="en-SG"/>
              </w:rPr>
              <w:t>.58</w:t>
            </w:r>
          </w:p>
        </w:tc>
        <w:tc>
          <w:tcPr>
            <w:tcW w:w="1590" w:type="dxa"/>
            <w:tcBorders>
              <w:top w:val="single" w:sz="6" w:space="0" w:color="auto"/>
              <w:left w:val="single" w:sz="6" w:space="0" w:color="auto"/>
              <w:bottom w:val="single" w:sz="6" w:space="0" w:color="auto"/>
              <w:right w:val="single" w:sz="6" w:space="0" w:color="auto"/>
            </w:tcBorders>
          </w:tcPr>
          <w:p w14:paraId="5C015610" w14:textId="77777777" w:rsidR="00D60FEA" w:rsidRPr="009734F0" w:rsidRDefault="00D60FEA" w:rsidP="00D60FEA">
            <w:pPr>
              <w:jc w:val="center"/>
              <w:rPr>
                <w:rFonts w:ascii="Times New Roman" w:eastAsia="Calibri" w:hAnsi="Times New Roman" w:cs="Times New Roman"/>
              </w:rPr>
            </w:pPr>
            <w:r w:rsidRPr="009734F0">
              <w:rPr>
                <w:rFonts w:ascii="Times New Roman" w:eastAsia="Times New Roman" w:hAnsi="Times New Roman" w:cs="Times New Roman"/>
                <w:sz w:val="24"/>
                <w:szCs w:val="24"/>
                <w:lang w:val="en-SG"/>
              </w:rPr>
              <w:t>-</w:t>
            </w:r>
            <w:r w:rsidRPr="009734F0">
              <w:rPr>
                <w:rFonts w:ascii="Times New Roman" w:eastAsia="Calibri" w:hAnsi="Times New Roman" w:cs="Times New Roman"/>
                <w:lang w:val="en-SG"/>
              </w:rPr>
              <w:t>0.36</w:t>
            </w:r>
          </w:p>
        </w:tc>
        <w:tc>
          <w:tcPr>
            <w:tcW w:w="1455" w:type="dxa"/>
            <w:tcBorders>
              <w:top w:val="single" w:sz="6" w:space="0" w:color="auto"/>
              <w:left w:val="single" w:sz="6" w:space="0" w:color="auto"/>
              <w:bottom w:val="single" w:sz="6" w:space="0" w:color="auto"/>
              <w:right w:val="single" w:sz="6" w:space="0" w:color="auto"/>
            </w:tcBorders>
          </w:tcPr>
          <w:p w14:paraId="3A4F93FB" w14:textId="77777777" w:rsidR="00D60FEA" w:rsidRPr="009734F0" w:rsidRDefault="00D60FEA" w:rsidP="00D60FEA">
            <w:pPr>
              <w:jc w:val="center"/>
              <w:rPr>
                <w:rFonts w:ascii="Times New Roman" w:eastAsia="Calibri" w:hAnsi="Times New Roman" w:cs="Times New Roman"/>
              </w:rPr>
            </w:pPr>
            <w:r w:rsidRPr="009734F0">
              <w:rPr>
                <w:rFonts w:ascii="Times New Roman" w:eastAsia="Times New Roman" w:hAnsi="Times New Roman" w:cs="Times New Roman"/>
                <w:sz w:val="24"/>
                <w:szCs w:val="24"/>
                <w:lang w:val="en-SG"/>
              </w:rPr>
              <w:t>1</w:t>
            </w:r>
            <w:r w:rsidRPr="009734F0">
              <w:rPr>
                <w:rFonts w:ascii="Times New Roman" w:eastAsia="Calibri" w:hAnsi="Times New Roman" w:cs="Times New Roman"/>
                <w:lang w:val="en-SG"/>
              </w:rPr>
              <w:t>2.34</w:t>
            </w:r>
          </w:p>
        </w:tc>
        <w:tc>
          <w:tcPr>
            <w:tcW w:w="1455" w:type="dxa"/>
            <w:tcBorders>
              <w:top w:val="single" w:sz="6" w:space="0" w:color="auto"/>
              <w:left w:val="single" w:sz="6" w:space="0" w:color="auto"/>
              <w:bottom w:val="single" w:sz="6" w:space="0" w:color="auto"/>
              <w:right w:val="single" w:sz="6" w:space="0" w:color="auto"/>
            </w:tcBorders>
          </w:tcPr>
          <w:p w14:paraId="19ECDACE" w14:textId="77777777" w:rsidR="00D60FEA" w:rsidRPr="009734F0" w:rsidRDefault="00D60FEA" w:rsidP="00D60FEA">
            <w:pPr>
              <w:jc w:val="center"/>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-0.62</w:t>
            </w:r>
          </w:p>
        </w:tc>
      </w:tr>
    </w:tbl>
    <w:p w14:paraId="781F8694" w14:textId="5983948E" w:rsidR="00C1081C" w:rsidRDefault="7C83250E" w:rsidP="00D60FEA">
      <w:pPr>
        <w:ind w:right="-46" w:firstLine="360"/>
        <w:jc w:val="both"/>
        <w:rPr>
          <w:rFonts w:ascii="Times New Roman" w:eastAsia="Calibri" w:hAnsi="Times New Roman" w:cs="Times New Roman"/>
        </w:rPr>
      </w:pPr>
      <w:r w:rsidRPr="0002541F">
        <w:rPr>
          <w:rFonts w:ascii="Times New Roman" w:eastAsia="Calibri" w:hAnsi="Times New Roman" w:cs="Times New Roman"/>
          <w:sz w:val="24"/>
          <w:szCs w:val="24"/>
        </w:rPr>
        <w:t>For a given trading strategy, different trading timeframes can have different success. In this section, we randomly sample a period of USDBTC hourly data and compare the trading performance of our current best strategy based on the MACD indicator, trend and volatility. The preliminary results</w:t>
      </w:r>
      <w:r w:rsidR="00C1081C">
        <w:rPr>
          <w:rFonts w:ascii="Times New Roman" w:eastAsia="Calibri" w:hAnsi="Times New Roman" w:cs="Times New Roman"/>
          <w:sz w:val="24"/>
          <w:szCs w:val="24"/>
        </w:rPr>
        <w:t xml:space="preserve"> in Table 15.</w:t>
      </w:r>
      <w:r w:rsidRPr="0002541F">
        <w:rPr>
          <w:rFonts w:ascii="Times New Roman" w:eastAsia="Calibri" w:hAnsi="Times New Roman" w:cs="Times New Roman"/>
          <w:sz w:val="24"/>
          <w:szCs w:val="24"/>
        </w:rPr>
        <w:t xml:space="preserve"> showed that trading on the hourly timeframe strategy was significantly more profitable than the daily timeframe, with an average profitability of around 12% per long trade. The short trade performance on both timeframes were relatively similar, losing about 0.1% per trade on average. Having success at the lower timeframe indicates that the strategy has the potential to be highly profitable as it will be able to make more trades </w:t>
      </w:r>
      <w:r w:rsidR="0002541F" w:rsidRPr="0002541F">
        <w:rPr>
          <w:rFonts w:ascii="Times New Roman" w:eastAsia="Calibri" w:hAnsi="Times New Roman" w:cs="Times New Roman"/>
          <w:sz w:val="24"/>
          <w:szCs w:val="24"/>
        </w:rPr>
        <w:t>in each</w:t>
      </w:r>
      <w:r w:rsidRPr="0002541F">
        <w:rPr>
          <w:rFonts w:ascii="Times New Roman" w:eastAsia="Calibri" w:hAnsi="Times New Roman" w:cs="Times New Roman"/>
          <w:sz w:val="24"/>
          <w:szCs w:val="24"/>
        </w:rPr>
        <w:t xml:space="preserve"> </w:t>
      </w:r>
      <w:proofErr w:type="gramStart"/>
      <w:r w:rsidRPr="0002541F">
        <w:rPr>
          <w:rFonts w:ascii="Times New Roman" w:eastAsia="Calibri" w:hAnsi="Times New Roman" w:cs="Times New Roman"/>
          <w:sz w:val="24"/>
          <w:szCs w:val="24"/>
        </w:rPr>
        <w:t>period of time</w:t>
      </w:r>
      <w:proofErr w:type="gramEnd"/>
      <w:r w:rsidRPr="0002541F">
        <w:rPr>
          <w:rFonts w:ascii="Times New Roman" w:eastAsia="Calibri" w:hAnsi="Times New Roman" w:cs="Times New Roman"/>
          <w:sz w:val="24"/>
          <w:szCs w:val="24"/>
        </w:rPr>
        <w:t>. Additional research could be done to determine if the strategy still holds at the 1-minute, 15-minute and even the ticker level timeframe</w:t>
      </w:r>
      <w:r w:rsidRPr="009734F0">
        <w:rPr>
          <w:rFonts w:ascii="Times New Roman" w:eastAsia="Calibri" w:hAnsi="Times New Roman" w:cs="Times New Roman"/>
        </w:rPr>
        <w:t>.</w:t>
      </w:r>
    </w:p>
    <w:p w14:paraId="45A1C101" w14:textId="59283F9A" w:rsidR="00BC2569" w:rsidRPr="00F5377D" w:rsidRDefault="005035A6" w:rsidP="00F5377D">
      <w:pPr>
        <w:pStyle w:val="Heading2"/>
        <w:numPr>
          <w:ilvl w:val="1"/>
          <w:numId w:val="7"/>
        </w:numPr>
        <w:spacing w:line="360" w:lineRule="auto"/>
        <w:jc w:val="both"/>
        <w:rPr>
          <w:rFonts w:ascii="Times New Roman" w:hAnsi="Times New Roman" w:cs="Times New Roman"/>
          <w:b/>
          <w:bCs/>
          <w:color w:val="auto"/>
          <w:sz w:val="28"/>
          <w:szCs w:val="28"/>
          <w:lang w:val="en-SG"/>
        </w:rPr>
      </w:pPr>
      <w:r w:rsidRPr="005035A6">
        <w:rPr>
          <w:noProof/>
        </w:rPr>
        <w:drawing>
          <wp:anchor distT="0" distB="0" distL="114300" distR="114300" simplePos="0" relativeHeight="251720192" behindDoc="0" locked="0" layoutInCell="1" allowOverlap="1" wp14:anchorId="48736E17" wp14:editId="60DE98F5">
            <wp:simplePos x="0" y="0"/>
            <wp:positionH relativeFrom="column">
              <wp:posOffset>2352675</wp:posOffset>
            </wp:positionH>
            <wp:positionV relativeFrom="paragraph">
              <wp:posOffset>13970</wp:posOffset>
            </wp:positionV>
            <wp:extent cx="3676650" cy="4146550"/>
            <wp:effectExtent l="0" t="0" r="0"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8141"/>
                    <a:stretch/>
                  </pic:blipFill>
                  <pic:spPr bwMode="auto">
                    <a:xfrm>
                      <a:off x="0" y="0"/>
                      <a:ext cx="3676650" cy="4146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377D">
        <w:rPr>
          <w:rFonts w:ascii="Times New Roman" w:hAnsi="Times New Roman" w:cs="Times New Roman"/>
          <w:b/>
          <w:bCs/>
          <w:color w:val="auto"/>
          <w:sz w:val="28"/>
          <w:szCs w:val="28"/>
          <w:lang w:val="en-SG"/>
        </w:rPr>
        <w:t xml:space="preserve"> </w:t>
      </w:r>
      <w:r w:rsidR="00F5377D" w:rsidRPr="00F5377D">
        <w:rPr>
          <w:rFonts w:ascii="Times New Roman" w:hAnsi="Times New Roman" w:cs="Times New Roman"/>
          <w:b/>
          <w:bCs/>
          <w:color w:val="000000" w:themeColor="text1"/>
          <w:sz w:val="28"/>
          <w:szCs w:val="28"/>
          <w:lang w:val="en-SG"/>
        </w:rPr>
        <w:t xml:space="preserve">Trade </w:t>
      </w:r>
      <w:r w:rsidR="00BC2569" w:rsidRPr="00F5377D">
        <w:rPr>
          <w:rFonts w:ascii="Times New Roman" w:hAnsi="Times New Roman" w:cs="Times New Roman"/>
          <w:b/>
          <w:bCs/>
          <w:color w:val="000000" w:themeColor="text1"/>
          <w:sz w:val="28"/>
          <w:szCs w:val="28"/>
          <w:lang w:val="en-SG"/>
        </w:rPr>
        <w:t>Holding Times</w:t>
      </w:r>
    </w:p>
    <w:p w14:paraId="5F25A1ED" w14:textId="77777777" w:rsidR="005035A6" w:rsidRPr="005035A6" w:rsidRDefault="005035A6" w:rsidP="005035A6">
      <w:pPr>
        <w:ind w:right="-46" w:firstLine="360"/>
        <w:jc w:val="both"/>
        <w:rPr>
          <w:rFonts w:ascii="Times New Roman" w:hAnsi="Times New Roman" w:cs="Times New Roman"/>
        </w:rPr>
      </w:pPr>
      <w:r w:rsidRPr="005035A6">
        <w:rPr>
          <w:rFonts w:ascii="Times New Roman" w:hAnsi="Times New Roman" w:cs="Times New Roman"/>
          <w:lang w:val="en-SG"/>
        </w:rPr>
        <w:t xml:space="preserve">Exiting a trade is just as important entering a trade. For the trading strategies employed thus far, the holding time has been set to one day after the trade is made, however, given that the market takes time to respond to signals, it may be possible that a longer holding time can result in increased profits, although it is equally true that once a trade is held for too long, the conditions of the market may have changed beyond the expectations of the trading strategy. In this section, we conduct a preliminary study on the effects of holding on to the trade for different periods of time and determine its effect on profits. Note that the model being used in this section is the MACD trading strategy with only considerations for </w:t>
      </w:r>
      <w:r w:rsidRPr="005035A6">
        <w:rPr>
          <w:rFonts w:ascii="Times New Roman" w:hAnsi="Times New Roman" w:cs="Times New Roman"/>
          <w:i/>
          <w:iCs/>
          <w:lang w:val="en-SG"/>
        </w:rPr>
        <w:t xml:space="preserve">Price </w:t>
      </w:r>
      <w:proofErr w:type="gramStart"/>
      <w:r w:rsidRPr="005035A6">
        <w:rPr>
          <w:rFonts w:ascii="Times New Roman" w:hAnsi="Times New Roman" w:cs="Times New Roman"/>
          <w:i/>
          <w:iCs/>
          <w:lang w:val="en-SG"/>
        </w:rPr>
        <w:t>Relative</w:t>
      </w:r>
      <w:proofErr w:type="gramEnd"/>
      <w:r w:rsidRPr="005035A6">
        <w:rPr>
          <w:rFonts w:ascii="Times New Roman" w:hAnsi="Times New Roman" w:cs="Times New Roman"/>
          <w:i/>
          <w:iCs/>
          <w:lang w:val="en-SG"/>
        </w:rPr>
        <w:t xml:space="preserve"> Close-EMA200 Price Diff</w:t>
      </w:r>
      <w:r w:rsidRPr="005035A6">
        <w:rPr>
          <w:rFonts w:ascii="Times New Roman" w:hAnsi="Times New Roman" w:cs="Times New Roman"/>
          <w:lang w:val="en-SG"/>
        </w:rPr>
        <w:t xml:space="preserve">. This is because the earlier model allows for more trades and across more instruments, allowing for a better general understanding of the effects of extending the holding times. Based on the results from Table 16., it is obvious that the optimal </w:t>
      </w:r>
      <w:r w:rsidRPr="005035A6">
        <w:rPr>
          <w:rFonts w:ascii="Times New Roman" w:hAnsi="Times New Roman" w:cs="Times New Roman"/>
          <w:lang w:val="en-SG"/>
        </w:rPr>
        <w:lastRenderedPageBreak/>
        <w:t>holding time for the trades may not be 1 day, in this instance, for the specific strategy, increasing the holding time to 5 days increases average profits by 29.7% per trade, which is substantial. This confirms the criticality of considering holding times when applying a trading strategy.</w:t>
      </w:r>
    </w:p>
    <w:p w14:paraId="6E6977CB" w14:textId="77777777" w:rsidR="005035A6" w:rsidRPr="005035A6" w:rsidRDefault="005035A6" w:rsidP="005035A6">
      <w:pPr>
        <w:rPr>
          <w:lang w:val="en-SG"/>
        </w:rPr>
      </w:pPr>
    </w:p>
    <w:p w14:paraId="170327D5" w14:textId="19253A31" w:rsidR="00D043C0" w:rsidRPr="00BC2569" w:rsidRDefault="003520BE" w:rsidP="003E485F">
      <w:pPr>
        <w:pStyle w:val="Heading2"/>
        <w:numPr>
          <w:ilvl w:val="1"/>
          <w:numId w:val="7"/>
        </w:numPr>
        <w:spacing w:line="360" w:lineRule="auto"/>
        <w:jc w:val="both"/>
        <w:rPr>
          <w:rFonts w:ascii="Times New Roman" w:hAnsi="Times New Roman" w:cs="Times New Roman"/>
          <w:b/>
          <w:bCs/>
          <w:color w:val="auto"/>
          <w:sz w:val="28"/>
          <w:szCs w:val="28"/>
          <w:lang w:val="en-SG"/>
        </w:rPr>
      </w:pPr>
      <w:r>
        <w:rPr>
          <w:rFonts w:ascii="Times New Roman" w:hAnsi="Times New Roman" w:cs="Times New Roman"/>
          <w:b/>
          <w:bCs/>
          <w:color w:val="auto"/>
          <w:sz w:val="28"/>
          <w:szCs w:val="28"/>
          <w:lang w:val="en-SG"/>
        </w:rPr>
        <w:t>Alternative Cryptocurrency Markets</w:t>
      </w:r>
    </w:p>
    <w:p w14:paraId="4CACB0E5" w14:textId="492C4253" w:rsidR="00AA4241" w:rsidRPr="003E485F" w:rsidRDefault="007B65C8" w:rsidP="003E485F">
      <w:pPr>
        <w:ind w:firstLine="360"/>
        <w:jc w:val="both"/>
        <w:rPr>
          <w:rFonts w:ascii="Times New Roman" w:hAnsi="Times New Roman" w:cs="Times New Roman"/>
          <w:sz w:val="24"/>
          <w:szCs w:val="24"/>
        </w:rPr>
      </w:pPr>
      <w:r>
        <w:rPr>
          <w:rFonts w:ascii="Times New Roman" w:hAnsi="Times New Roman" w:cs="Times New Roman"/>
          <w:sz w:val="24"/>
          <w:szCs w:val="24"/>
        </w:rPr>
        <w:t xml:space="preserve">Cryptocurrencies outside of Bitcoin are potentially untouched markets for profit. </w:t>
      </w:r>
      <w:r w:rsidR="006F789C">
        <w:rPr>
          <w:rFonts w:ascii="Times New Roman" w:hAnsi="Times New Roman" w:cs="Times New Roman"/>
          <w:sz w:val="24"/>
          <w:szCs w:val="24"/>
        </w:rPr>
        <w:t xml:space="preserve">The best performing strategy was applied to </w:t>
      </w:r>
      <w:r w:rsidR="00E96349">
        <w:rPr>
          <w:rFonts w:ascii="Times New Roman" w:hAnsi="Times New Roman" w:cs="Times New Roman"/>
          <w:sz w:val="24"/>
          <w:szCs w:val="24"/>
        </w:rPr>
        <w:t>other major cryptocurrencies such as</w:t>
      </w:r>
      <w:r w:rsidR="006F789C">
        <w:rPr>
          <w:rFonts w:ascii="Times New Roman" w:hAnsi="Times New Roman" w:cs="Times New Roman"/>
          <w:sz w:val="24"/>
          <w:szCs w:val="24"/>
        </w:rPr>
        <w:t xml:space="preserve"> </w:t>
      </w:r>
      <w:r w:rsidR="00010A24">
        <w:rPr>
          <w:rFonts w:ascii="Times New Roman" w:hAnsi="Times New Roman" w:cs="Times New Roman"/>
          <w:sz w:val="24"/>
          <w:szCs w:val="24"/>
        </w:rPr>
        <w:t>Dogecoin</w:t>
      </w:r>
      <w:r w:rsidR="007C4D9D">
        <w:rPr>
          <w:rFonts w:ascii="Times New Roman" w:hAnsi="Times New Roman" w:cs="Times New Roman"/>
          <w:sz w:val="24"/>
          <w:szCs w:val="24"/>
        </w:rPr>
        <w:t xml:space="preserve"> (DOGE)</w:t>
      </w:r>
      <w:r w:rsidR="006F789C">
        <w:rPr>
          <w:rFonts w:ascii="Times New Roman" w:hAnsi="Times New Roman" w:cs="Times New Roman"/>
          <w:sz w:val="24"/>
          <w:szCs w:val="24"/>
        </w:rPr>
        <w:t xml:space="preserve">, </w:t>
      </w:r>
      <w:proofErr w:type="spellStart"/>
      <w:r w:rsidR="006F789C">
        <w:rPr>
          <w:rFonts w:ascii="Times New Roman" w:hAnsi="Times New Roman" w:cs="Times New Roman"/>
          <w:sz w:val="24"/>
          <w:szCs w:val="24"/>
        </w:rPr>
        <w:t>Binance</w:t>
      </w:r>
      <w:proofErr w:type="spellEnd"/>
      <w:r w:rsidR="006F789C">
        <w:rPr>
          <w:rFonts w:ascii="Times New Roman" w:hAnsi="Times New Roman" w:cs="Times New Roman"/>
          <w:sz w:val="24"/>
          <w:szCs w:val="24"/>
        </w:rPr>
        <w:t xml:space="preserve"> Coin</w:t>
      </w:r>
      <w:r w:rsidR="007C4D9D">
        <w:rPr>
          <w:rFonts w:ascii="Times New Roman" w:hAnsi="Times New Roman" w:cs="Times New Roman"/>
          <w:sz w:val="24"/>
          <w:szCs w:val="24"/>
        </w:rPr>
        <w:t xml:space="preserve"> (BNB)</w:t>
      </w:r>
      <w:r w:rsidR="00010A24">
        <w:rPr>
          <w:rFonts w:ascii="Times New Roman" w:hAnsi="Times New Roman" w:cs="Times New Roman"/>
          <w:sz w:val="24"/>
          <w:szCs w:val="24"/>
        </w:rPr>
        <w:t xml:space="preserve">, </w:t>
      </w:r>
      <w:r w:rsidR="006204FA">
        <w:rPr>
          <w:rFonts w:ascii="Times New Roman" w:hAnsi="Times New Roman" w:cs="Times New Roman"/>
          <w:sz w:val="24"/>
          <w:szCs w:val="24"/>
        </w:rPr>
        <w:t>Solana</w:t>
      </w:r>
      <w:r w:rsidR="007C4D9D">
        <w:rPr>
          <w:rFonts w:ascii="Times New Roman" w:hAnsi="Times New Roman" w:cs="Times New Roman"/>
          <w:sz w:val="24"/>
          <w:szCs w:val="24"/>
        </w:rPr>
        <w:t xml:space="preserve"> (SOL)</w:t>
      </w:r>
      <w:r w:rsidR="006204FA">
        <w:rPr>
          <w:rFonts w:ascii="Times New Roman" w:hAnsi="Times New Roman" w:cs="Times New Roman"/>
          <w:sz w:val="24"/>
          <w:szCs w:val="24"/>
        </w:rPr>
        <w:t xml:space="preserve">, </w:t>
      </w:r>
      <w:proofErr w:type="spellStart"/>
      <w:r w:rsidR="006204FA">
        <w:rPr>
          <w:rFonts w:ascii="Times New Roman" w:hAnsi="Times New Roman" w:cs="Times New Roman"/>
          <w:sz w:val="24"/>
          <w:szCs w:val="24"/>
        </w:rPr>
        <w:t>Cardano</w:t>
      </w:r>
      <w:proofErr w:type="spellEnd"/>
      <w:r w:rsidR="007C4D9D">
        <w:rPr>
          <w:rFonts w:ascii="Times New Roman" w:hAnsi="Times New Roman" w:cs="Times New Roman"/>
          <w:sz w:val="24"/>
          <w:szCs w:val="24"/>
        </w:rPr>
        <w:t xml:space="preserve"> (ADA)</w:t>
      </w:r>
      <w:r w:rsidR="006204FA">
        <w:rPr>
          <w:rFonts w:ascii="Times New Roman" w:hAnsi="Times New Roman" w:cs="Times New Roman"/>
          <w:sz w:val="24"/>
          <w:szCs w:val="24"/>
        </w:rPr>
        <w:t xml:space="preserve">, Ripple </w:t>
      </w:r>
      <w:r w:rsidR="007C4D9D">
        <w:rPr>
          <w:rFonts w:ascii="Times New Roman" w:hAnsi="Times New Roman" w:cs="Times New Roman"/>
          <w:sz w:val="24"/>
          <w:szCs w:val="24"/>
        </w:rPr>
        <w:t>(XRP)</w:t>
      </w:r>
      <w:r w:rsidR="008773D9">
        <w:rPr>
          <w:rFonts w:ascii="Times New Roman" w:hAnsi="Times New Roman" w:cs="Times New Roman"/>
          <w:sz w:val="24"/>
          <w:szCs w:val="24"/>
        </w:rPr>
        <w:t xml:space="preserve"> and Ethereum (ETH</w:t>
      </w:r>
      <w:r w:rsidR="000643C4">
        <w:rPr>
          <w:rFonts w:ascii="Times New Roman" w:hAnsi="Times New Roman" w:cs="Times New Roman"/>
          <w:sz w:val="24"/>
          <w:szCs w:val="24"/>
        </w:rPr>
        <w:t xml:space="preserve">). All the cryptocurrencies aside </w:t>
      </w:r>
      <w:r w:rsidR="006B439F">
        <w:rPr>
          <w:rFonts w:ascii="Times New Roman" w:hAnsi="Times New Roman" w:cs="Times New Roman"/>
          <w:sz w:val="24"/>
          <w:szCs w:val="24"/>
        </w:rPr>
        <w:t xml:space="preserve">from </w:t>
      </w:r>
      <w:r w:rsidR="000643C4">
        <w:rPr>
          <w:rFonts w:ascii="Times New Roman" w:hAnsi="Times New Roman" w:cs="Times New Roman"/>
          <w:sz w:val="24"/>
          <w:szCs w:val="24"/>
        </w:rPr>
        <w:t xml:space="preserve">SOL demonstrated profitability from the trading strategy, averaging </w:t>
      </w:r>
      <w:r w:rsidR="00365B70">
        <w:rPr>
          <w:rFonts w:ascii="Times New Roman" w:hAnsi="Times New Roman" w:cs="Times New Roman"/>
          <w:sz w:val="24"/>
          <w:szCs w:val="24"/>
        </w:rPr>
        <w:t>15.94</w:t>
      </w:r>
      <w:r w:rsidR="000643C4">
        <w:rPr>
          <w:rFonts w:ascii="Times New Roman" w:hAnsi="Times New Roman" w:cs="Times New Roman"/>
          <w:sz w:val="24"/>
          <w:szCs w:val="24"/>
        </w:rPr>
        <w:t>% profit per trade on average across all markets</w:t>
      </w:r>
      <w:r w:rsidR="00CC3BE0">
        <w:rPr>
          <w:rFonts w:ascii="Times New Roman" w:hAnsi="Times New Roman" w:cs="Times New Roman"/>
          <w:sz w:val="24"/>
          <w:szCs w:val="24"/>
        </w:rPr>
        <w:t>.</w:t>
      </w:r>
      <w:r w:rsidR="00365B70">
        <w:rPr>
          <w:rFonts w:ascii="Times New Roman" w:hAnsi="Times New Roman" w:cs="Times New Roman"/>
          <w:sz w:val="24"/>
          <w:szCs w:val="24"/>
        </w:rPr>
        <w:t xml:space="preserve"> The dramatic increase in profits is due largely to the change in holding time </w:t>
      </w:r>
      <w:r w:rsidR="000A36B2">
        <w:rPr>
          <w:rFonts w:ascii="Times New Roman" w:hAnsi="Times New Roman" w:cs="Times New Roman"/>
          <w:sz w:val="24"/>
          <w:szCs w:val="24"/>
        </w:rPr>
        <w:t>to 3 days as the previous analysis suggested.</w:t>
      </w:r>
      <w:r w:rsidR="00E668CD">
        <w:rPr>
          <w:rFonts w:ascii="Times New Roman" w:hAnsi="Times New Roman" w:cs="Times New Roman"/>
          <w:sz w:val="24"/>
          <w:szCs w:val="24"/>
        </w:rPr>
        <w:t xml:space="preserve"> When the exact same strategy is applied with a holding time of 1 day, the returns averaged at 8.34% per trade.</w:t>
      </w:r>
      <w:r w:rsidR="00CC3BE0">
        <w:rPr>
          <w:rFonts w:ascii="Times New Roman" w:hAnsi="Times New Roman" w:cs="Times New Roman"/>
          <w:sz w:val="24"/>
          <w:szCs w:val="24"/>
        </w:rPr>
        <w:t xml:space="preserve"> </w:t>
      </w:r>
      <w:r w:rsidR="00C45D49">
        <w:rPr>
          <w:rFonts w:ascii="Times New Roman" w:hAnsi="Times New Roman" w:cs="Times New Roman"/>
          <w:sz w:val="24"/>
          <w:szCs w:val="24"/>
        </w:rPr>
        <w:t xml:space="preserve">Using the extended holding strategy, </w:t>
      </w:r>
      <w:r w:rsidR="00CC3BE0">
        <w:rPr>
          <w:rFonts w:ascii="Times New Roman" w:hAnsi="Times New Roman" w:cs="Times New Roman"/>
          <w:sz w:val="24"/>
          <w:szCs w:val="24"/>
        </w:rPr>
        <w:t xml:space="preserve">BNB was found to have an average of </w:t>
      </w:r>
      <w:r w:rsidR="00FC5CA8">
        <w:rPr>
          <w:rFonts w:ascii="Times New Roman" w:hAnsi="Times New Roman" w:cs="Times New Roman"/>
          <w:sz w:val="24"/>
          <w:szCs w:val="24"/>
        </w:rPr>
        <w:t>7.</w:t>
      </w:r>
      <w:r w:rsidR="005A66B4">
        <w:rPr>
          <w:rFonts w:ascii="Times New Roman" w:hAnsi="Times New Roman" w:cs="Times New Roman"/>
          <w:sz w:val="24"/>
          <w:szCs w:val="24"/>
        </w:rPr>
        <w:t>86</w:t>
      </w:r>
      <w:r w:rsidR="00E12828">
        <w:rPr>
          <w:rFonts w:ascii="Times New Roman" w:hAnsi="Times New Roman" w:cs="Times New Roman"/>
          <w:sz w:val="24"/>
          <w:szCs w:val="24"/>
        </w:rPr>
        <w:t xml:space="preserve">% profit per long trade and an average </w:t>
      </w:r>
      <w:r w:rsidR="00B41A20">
        <w:rPr>
          <w:rFonts w:ascii="Times New Roman" w:hAnsi="Times New Roman" w:cs="Times New Roman"/>
          <w:sz w:val="24"/>
          <w:szCs w:val="24"/>
        </w:rPr>
        <w:t>6.</w:t>
      </w:r>
      <w:r w:rsidR="005A66B4">
        <w:rPr>
          <w:rFonts w:ascii="Times New Roman" w:hAnsi="Times New Roman" w:cs="Times New Roman"/>
          <w:sz w:val="24"/>
          <w:szCs w:val="24"/>
        </w:rPr>
        <w:t>21</w:t>
      </w:r>
      <w:r w:rsidR="00E12828">
        <w:rPr>
          <w:rFonts w:ascii="Times New Roman" w:hAnsi="Times New Roman" w:cs="Times New Roman"/>
          <w:sz w:val="24"/>
          <w:szCs w:val="24"/>
        </w:rPr>
        <w:t>% profit per short trade.</w:t>
      </w:r>
      <w:r w:rsidR="00784E7F">
        <w:rPr>
          <w:rFonts w:ascii="Times New Roman" w:hAnsi="Times New Roman" w:cs="Times New Roman"/>
          <w:sz w:val="24"/>
          <w:szCs w:val="24"/>
        </w:rPr>
        <w:t xml:space="preserve"> ADA </w:t>
      </w:r>
      <w:r w:rsidR="00B53382">
        <w:rPr>
          <w:rFonts w:ascii="Times New Roman" w:hAnsi="Times New Roman" w:cs="Times New Roman"/>
          <w:sz w:val="24"/>
          <w:szCs w:val="24"/>
        </w:rPr>
        <w:t>returned an average of</w:t>
      </w:r>
      <w:r w:rsidR="00784E7F">
        <w:rPr>
          <w:rFonts w:ascii="Times New Roman" w:hAnsi="Times New Roman" w:cs="Times New Roman"/>
          <w:sz w:val="24"/>
          <w:szCs w:val="24"/>
        </w:rPr>
        <w:t xml:space="preserve"> </w:t>
      </w:r>
      <w:r w:rsidR="00A33B41">
        <w:rPr>
          <w:rFonts w:ascii="Times New Roman" w:hAnsi="Times New Roman" w:cs="Times New Roman"/>
          <w:sz w:val="24"/>
          <w:szCs w:val="24"/>
        </w:rPr>
        <w:t>6.</w:t>
      </w:r>
      <w:r w:rsidR="00253E1E">
        <w:rPr>
          <w:rFonts w:ascii="Times New Roman" w:hAnsi="Times New Roman" w:cs="Times New Roman"/>
          <w:sz w:val="24"/>
          <w:szCs w:val="24"/>
        </w:rPr>
        <w:t>38</w:t>
      </w:r>
      <w:r w:rsidR="00A33B41">
        <w:rPr>
          <w:rFonts w:ascii="Times New Roman" w:hAnsi="Times New Roman" w:cs="Times New Roman"/>
          <w:sz w:val="24"/>
          <w:szCs w:val="24"/>
        </w:rPr>
        <w:t>% per short trade.</w:t>
      </w:r>
      <w:r w:rsidR="000B2FFE">
        <w:rPr>
          <w:rFonts w:ascii="Times New Roman" w:hAnsi="Times New Roman" w:cs="Times New Roman"/>
          <w:sz w:val="24"/>
          <w:szCs w:val="24"/>
        </w:rPr>
        <w:t xml:space="preserve"> ETH </w:t>
      </w:r>
      <w:r w:rsidR="00A33E41">
        <w:rPr>
          <w:rFonts w:ascii="Times New Roman" w:hAnsi="Times New Roman" w:cs="Times New Roman"/>
          <w:sz w:val="24"/>
          <w:szCs w:val="24"/>
        </w:rPr>
        <w:t xml:space="preserve">demonstrated great potential for both long and short trades, returning </w:t>
      </w:r>
      <w:r w:rsidR="0063226C">
        <w:rPr>
          <w:rFonts w:ascii="Times New Roman" w:hAnsi="Times New Roman" w:cs="Times New Roman"/>
          <w:sz w:val="24"/>
          <w:szCs w:val="24"/>
        </w:rPr>
        <w:t>11.5</w:t>
      </w:r>
      <w:r w:rsidR="001561E1">
        <w:rPr>
          <w:rFonts w:ascii="Times New Roman" w:hAnsi="Times New Roman" w:cs="Times New Roman"/>
          <w:sz w:val="24"/>
          <w:szCs w:val="24"/>
        </w:rPr>
        <w:t xml:space="preserve">% and </w:t>
      </w:r>
      <w:r w:rsidR="00D51FA0">
        <w:rPr>
          <w:rFonts w:ascii="Times New Roman" w:hAnsi="Times New Roman" w:cs="Times New Roman"/>
          <w:sz w:val="24"/>
          <w:szCs w:val="24"/>
        </w:rPr>
        <w:t>8.</w:t>
      </w:r>
      <w:r w:rsidR="00D90BDC">
        <w:rPr>
          <w:rFonts w:ascii="Times New Roman" w:hAnsi="Times New Roman" w:cs="Times New Roman"/>
          <w:sz w:val="24"/>
          <w:szCs w:val="24"/>
        </w:rPr>
        <w:t>73</w:t>
      </w:r>
      <w:r w:rsidR="001561E1">
        <w:rPr>
          <w:rFonts w:ascii="Times New Roman" w:hAnsi="Times New Roman" w:cs="Times New Roman"/>
          <w:sz w:val="24"/>
          <w:szCs w:val="24"/>
        </w:rPr>
        <w:t>% returns for each category respectively</w:t>
      </w:r>
      <w:r w:rsidR="00C9736A">
        <w:rPr>
          <w:rFonts w:ascii="Times New Roman" w:hAnsi="Times New Roman" w:cs="Times New Roman"/>
          <w:sz w:val="24"/>
          <w:szCs w:val="24"/>
        </w:rPr>
        <w:t>.</w:t>
      </w:r>
      <w:r w:rsidR="001561E1">
        <w:rPr>
          <w:rFonts w:ascii="Times New Roman" w:hAnsi="Times New Roman" w:cs="Times New Roman"/>
          <w:sz w:val="24"/>
          <w:szCs w:val="24"/>
        </w:rPr>
        <w:t xml:space="preserve"> Lastly, XRP demonstrated </w:t>
      </w:r>
      <w:r w:rsidR="00FB1AAF">
        <w:rPr>
          <w:rFonts w:ascii="Times New Roman" w:hAnsi="Times New Roman" w:cs="Times New Roman"/>
          <w:sz w:val="24"/>
          <w:szCs w:val="24"/>
        </w:rPr>
        <w:t xml:space="preserve">DOGE levels of profitability for long trades, at </w:t>
      </w:r>
      <w:r w:rsidR="00B60455">
        <w:rPr>
          <w:rFonts w:ascii="Times New Roman" w:hAnsi="Times New Roman" w:cs="Times New Roman"/>
          <w:sz w:val="24"/>
          <w:szCs w:val="24"/>
        </w:rPr>
        <w:t>8</w:t>
      </w:r>
      <w:r w:rsidR="00B53218">
        <w:rPr>
          <w:rFonts w:ascii="Times New Roman" w:hAnsi="Times New Roman" w:cs="Times New Roman"/>
          <w:sz w:val="24"/>
          <w:szCs w:val="24"/>
        </w:rPr>
        <w:t>3.0</w:t>
      </w:r>
      <w:r w:rsidR="00FB1AAF">
        <w:rPr>
          <w:rFonts w:ascii="Times New Roman" w:hAnsi="Times New Roman" w:cs="Times New Roman"/>
          <w:sz w:val="24"/>
          <w:szCs w:val="24"/>
        </w:rPr>
        <w:t>% per</w:t>
      </w:r>
      <w:r w:rsidR="004E2D32">
        <w:rPr>
          <w:rFonts w:ascii="Times New Roman" w:hAnsi="Times New Roman" w:cs="Times New Roman"/>
          <w:sz w:val="24"/>
          <w:szCs w:val="24"/>
        </w:rPr>
        <w:t xml:space="preserve"> long</w:t>
      </w:r>
      <w:r w:rsidR="00FB1AAF">
        <w:rPr>
          <w:rFonts w:ascii="Times New Roman" w:hAnsi="Times New Roman" w:cs="Times New Roman"/>
          <w:sz w:val="24"/>
          <w:szCs w:val="24"/>
        </w:rPr>
        <w:t xml:space="preserve"> trade</w:t>
      </w:r>
      <w:r w:rsidR="001F09A9">
        <w:rPr>
          <w:rFonts w:ascii="Times New Roman" w:hAnsi="Times New Roman" w:cs="Times New Roman"/>
          <w:sz w:val="24"/>
          <w:szCs w:val="24"/>
        </w:rPr>
        <w:t xml:space="preserve"> – which is a surprising result because it is a relatively stable cryptocurrency market</w:t>
      </w:r>
      <w:r w:rsidR="00153D96">
        <w:rPr>
          <w:rFonts w:ascii="Times New Roman" w:hAnsi="Times New Roman" w:cs="Times New Roman"/>
          <w:sz w:val="24"/>
          <w:szCs w:val="24"/>
        </w:rPr>
        <w:t>, while DOGE</w:t>
      </w:r>
      <w:r w:rsidR="008C6A73">
        <w:rPr>
          <w:rFonts w:ascii="Times New Roman" w:hAnsi="Times New Roman" w:cs="Times New Roman"/>
          <w:sz w:val="24"/>
          <w:szCs w:val="24"/>
        </w:rPr>
        <w:t xml:space="preserve"> returns improved significantly </w:t>
      </w:r>
      <w:r w:rsidR="004E2D32">
        <w:rPr>
          <w:rFonts w:ascii="Times New Roman" w:hAnsi="Times New Roman" w:cs="Times New Roman"/>
          <w:sz w:val="24"/>
          <w:szCs w:val="24"/>
        </w:rPr>
        <w:t>to 40.5% per long trade after increasing the holding time</w:t>
      </w:r>
      <w:r w:rsidR="001F09A9">
        <w:rPr>
          <w:rFonts w:ascii="Times New Roman" w:hAnsi="Times New Roman" w:cs="Times New Roman"/>
          <w:sz w:val="24"/>
          <w:szCs w:val="24"/>
        </w:rPr>
        <w:t>.</w:t>
      </w:r>
      <w:r w:rsidR="00C9736A">
        <w:rPr>
          <w:rFonts w:ascii="Times New Roman" w:hAnsi="Times New Roman" w:cs="Times New Roman"/>
          <w:sz w:val="24"/>
          <w:szCs w:val="24"/>
        </w:rPr>
        <w:t xml:space="preserve"> </w:t>
      </w:r>
      <w:r w:rsidR="00082D9D">
        <w:rPr>
          <w:rFonts w:ascii="Times New Roman" w:hAnsi="Times New Roman" w:cs="Times New Roman"/>
          <w:sz w:val="24"/>
          <w:szCs w:val="24"/>
        </w:rPr>
        <w:t>It was noted that the ADA long trades failed to trigger because the market did not trend upward strongly</w:t>
      </w:r>
      <w:r w:rsidR="00B07E2D">
        <w:rPr>
          <w:rFonts w:ascii="Times New Roman" w:hAnsi="Times New Roman" w:cs="Times New Roman"/>
          <w:sz w:val="24"/>
          <w:szCs w:val="24"/>
        </w:rPr>
        <w:t xml:space="preserve"> historically</w:t>
      </w:r>
      <w:r w:rsidR="00FA5326">
        <w:rPr>
          <w:rFonts w:ascii="Times New Roman" w:hAnsi="Times New Roman" w:cs="Times New Roman"/>
          <w:sz w:val="24"/>
          <w:szCs w:val="24"/>
        </w:rPr>
        <w:t xml:space="preserve">, </w:t>
      </w:r>
      <w:r w:rsidR="00E40D90">
        <w:rPr>
          <w:rFonts w:ascii="Times New Roman" w:hAnsi="Times New Roman" w:cs="Times New Roman"/>
          <w:sz w:val="24"/>
          <w:szCs w:val="24"/>
        </w:rPr>
        <w:t>hence potential trades did not meet the</w:t>
      </w:r>
      <w:r w:rsidR="00FA5326">
        <w:rPr>
          <w:rFonts w:ascii="Times New Roman" w:hAnsi="Times New Roman" w:cs="Times New Roman"/>
          <w:sz w:val="24"/>
          <w:szCs w:val="24"/>
        </w:rPr>
        <w:t xml:space="preserve"> </w:t>
      </w:r>
      <w:r w:rsidR="00170526" w:rsidRPr="00B07E2D">
        <w:rPr>
          <w:rFonts w:ascii="Times New Roman" w:hAnsi="Times New Roman" w:cs="Times New Roman"/>
          <w:i/>
          <w:iCs/>
          <w:sz w:val="24"/>
          <w:szCs w:val="24"/>
        </w:rPr>
        <w:t xml:space="preserve">Price </w:t>
      </w:r>
      <w:proofErr w:type="gramStart"/>
      <w:r w:rsidR="00170526" w:rsidRPr="00B07E2D">
        <w:rPr>
          <w:rFonts w:ascii="Times New Roman" w:hAnsi="Times New Roman" w:cs="Times New Roman"/>
          <w:i/>
          <w:iCs/>
          <w:sz w:val="24"/>
          <w:szCs w:val="24"/>
        </w:rPr>
        <w:t>Relative</w:t>
      </w:r>
      <w:proofErr w:type="gramEnd"/>
      <w:r w:rsidR="00170526" w:rsidRPr="00B07E2D">
        <w:rPr>
          <w:rFonts w:ascii="Times New Roman" w:hAnsi="Times New Roman" w:cs="Times New Roman"/>
          <w:i/>
          <w:iCs/>
          <w:sz w:val="24"/>
          <w:szCs w:val="24"/>
        </w:rPr>
        <w:t xml:space="preserve"> Close-EMA200 Price Diff</w:t>
      </w:r>
      <w:r w:rsidR="00170526">
        <w:rPr>
          <w:rFonts w:ascii="Times New Roman" w:hAnsi="Times New Roman" w:cs="Times New Roman"/>
          <w:i/>
          <w:iCs/>
          <w:sz w:val="24"/>
          <w:szCs w:val="24"/>
        </w:rPr>
        <w:t xml:space="preserve"> </w:t>
      </w:r>
      <w:r w:rsidR="00FA5326">
        <w:rPr>
          <w:rFonts w:ascii="Times New Roman" w:hAnsi="Times New Roman" w:cs="Times New Roman"/>
          <w:sz w:val="24"/>
          <w:szCs w:val="24"/>
        </w:rPr>
        <w:t xml:space="preserve">threshold </w:t>
      </w:r>
      <w:r w:rsidR="00B07E2D">
        <w:rPr>
          <w:rFonts w:ascii="Times New Roman" w:hAnsi="Times New Roman" w:cs="Times New Roman"/>
          <w:sz w:val="24"/>
          <w:szCs w:val="24"/>
        </w:rPr>
        <w:t>to make trades.</w:t>
      </w:r>
      <w:r w:rsidR="00FA5326">
        <w:rPr>
          <w:rFonts w:ascii="Times New Roman" w:hAnsi="Times New Roman" w:cs="Times New Roman"/>
          <w:i/>
          <w:iCs/>
          <w:sz w:val="24"/>
          <w:szCs w:val="24"/>
        </w:rPr>
        <w:t xml:space="preserve"> </w:t>
      </w:r>
      <w:r w:rsidR="00C9736A">
        <w:rPr>
          <w:rFonts w:ascii="Times New Roman" w:hAnsi="Times New Roman" w:cs="Times New Roman"/>
          <w:sz w:val="24"/>
          <w:szCs w:val="24"/>
        </w:rPr>
        <w:t>In the case of SOL,</w:t>
      </w:r>
      <w:r w:rsidR="00C32612">
        <w:rPr>
          <w:rFonts w:ascii="Times New Roman" w:hAnsi="Times New Roman" w:cs="Times New Roman"/>
          <w:sz w:val="24"/>
          <w:szCs w:val="24"/>
        </w:rPr>
        <w:t xml:space="preserve"> it only started trading in April 2020</w:t>
      </w:r>
      <w:r w:rsidR="000168CA">
        <w:rPr>
          <w:rFonts w:ascii="Times New Roman" w:hAnsi="Times New Roman" w:cs="Times New Roman"/>
          <w:sz w:val="24"/>
          <w:szCs w:val="24"/>
        </w:rPr>
        <w:t xml:space="preserve"> resulting in much fewer data points as compared to the other cryptocurrencies</w:t>
      </w:r>
      <w:r w:rsidR="00DF58C5">
        <w:rPr>
          <w:rFonts w:ascii="Times New Roman" w:hAnsi="Times New Roman" w:cs="Times New Roman"/>
          <w:sz w:val="24"/>
          <w:szCs w:val="24"/>
        </w:rPr>
        <w:t>,</w:t>
      </w:r>
      <w:r w:rsidR="000168CA">
        <w:rPr>
          <w:rFonts w:ascii="Times New Roman" w:hAnsi="Times New Roman" w:cs="Times New Roman"/>
          <w:sz w:val="24"/>
          <w:szCs w:val="24"/>
        </w:rPr>
        <w:t xml:space="preserve"> compounded with the re</w:t>
      </w:r>
      <w:r w:rsidR="00C9736A">
        <w:rPr>
          <w:rFonts w:ascii="Times New Roman" w:hAnsi="Times New Roman" w:cs="Times New Roman"/>
          <w:sz w:val="24"/>
          <w:szCs w:val="24"/>
        </w:rPr>
        <w:t>quirement for</w:t>
      </w:r>
      <w:r w:rsidR="00C32612">
        <w:rPr>
          <w:rFonts w:ascii="Times New Roman" w:hAnsi="Times New Roman" w:cs="Times New Roman"/>
          <w:sz w:val="24"/>
          <w:szCs w:val="24"/>
        </w:rPr>
        <w:t xml:space="preserve"> 200 periods to pass before</w:t>
      </w:r>
      <w:r w:rsidR="00C9736A">
        <w:rPr>
          <w:rFonts w:ascii="Times New Roman" w:hAnsi="Times New Roman" w:cs="Times New Roman"/>
          <w:sz w:val="24"/>
          <w:szCs w:val="24"/>
        </w:rPr>
        <w:t xml:space="preserve"> the 200EMA </w:t>
      </w:r>
      <w:r w:rsidR="00C32612">
        <w:rPr>
          <w:rFonts w:ascii="Times New Roman" w:hAnsi="Times New Roman" w:cs="Times New Roman"/>
          <w:sz w:val="24"/>
          <w:szCs w:val="24"/>
        </w:rPr>
        <w:t>generate</w:t>
      </w:r>
      <w:r w:rsidR="00506AD5">
        <w:rPr>
          <w:rFonts w:ascii="Times New Roman" w:hAnsi="Times New Roman" w:cs="Times New Roman"/>
          <w:sz w:val="24"/>
          <w:szCs w:val="24"/>
        </w:rPr>
        <w:t>s</w:t>
      </w:r>
      <w:r w:rsidR="00C32612">
        <w:rPr>
          <w:rFonts w:ascii="Times New Roman" w:hAnsi="Times New Roman" w:cs="Times New Roman"/>
          <w:sz w:val="24"/>
          <w:szCs w:val="24"/>
        </w:rPr>
        <w:t xml:space="preserve"> </w:t>
      </w:r>
      <w:r w:rsidR="00DF58C5">
        <w:rPr>
          <w:rFonts w:ascii="Times New Roman" w:hAnsi="Times New Roman" w:cs="Times New Roman"/>
          <w:sz w:val="24"/>
          <w:szCs w:val="24"/>
        </w:rPr>
        <w:t xml:space="preserve">readings, SOL </w:t>
      </w:r>
      <w:r w:rsidR="00B07E2D">
        <w:rPr>
          <w:rFonts w:ascii="Times New Roman" w:hAnsi="Times New Roman" w:cs="Times New Roman"/>
          <w:sz w:val="24"/>
          <w:szCs w:val="24"/>
        </w:rPr>
        <w:t>can</w:t>
      </w:r>
      <w:r w:rsidR="00DF58C5">
        <w:rPr>
          <w:rFonts w:ascii="Times New Roman" w:hAnsi="Times New Roman" w:cs="Times New Roman"/>
          <w:sz w:val="24"/>
          <w:szCs w:val="24"/>
        </w:rPr>
        <w:t xml:space="preserve"> </w:t>
      </w:r>
      <w:r w:rsidR="00506AD5">
        <w:rPr>
          <w:rFonts w:ascii="Times New Roman" w:hAnsi="Times New Roman" w:cs="Times New Roman"/>
          <w:sz w:val="24"/>
          <w:szCs w:val="24"/>
        </w:rPr>
        <w:t xml:space="preserve">be </w:t>
      </w:r>
      <w:r w:rsidR="00DF58C5">
        <w:rPr>
          <w:rFonts w:ascii="Times New Roman" w:hAnsi="Times New Roman" w:cs="Times New Roman"/>
          <w:sz w:val="24"/>
          <w:szCs w:val="24"/>
        </w:rPr>
        <w:t xml:space="preserve">treated as an empty dataset. </w:t>
      </w:r>
    </w:p>
    <w:p w14:paraId="2B29CB62" w14:textId="141FDE24" w:rsidR="0DC8DA7A" w:rsidRDefault="0DC8DA7A" w:rsidP="003E485F">
      <w:pPr>
        <w:pStyle w:val="Heading1"/>
        <w:numPr>
          <w:ilvl w:val="0"/>
          <w:numId w:val="7"/>
        </w:numPr>
        <w:spacing w:line="360" w:lineRule="auto"/>
        <w:rPr>
          <w:rFonts w:ascii="Times New Roman" w:hAnsi="Times New Roman" w:cs="Times New Roman"/>
          <w:b/>
          <w:bCs/>
          <w:color w:val="auto"/>
        </w:rPr>
      </w:pPr>
      <w:r w:rsidRPr="00D043C0">
        <w:rPr>
          <w:rFonts w:ascii="Times New Roman" w:hAnsi="Times New Roman" w:cs="Times New Roman"/>
          <w:b/>
          <w:bCs/>
          <w:color w:val="auto"/>
        </w:rPr>
        <w:t>Conclusion</w:t>
      </w:r>
    </w:p>
    <w:p w14:paraId="2A2B07E9" w14:textId="3AF2674D" w:rsidR="00B107AC" w:rsidRPr="004B6617" w:rsidRDefault="00F047DB" w:rsidP="001D247F">
      <w:pPr>
        <w:ind w:firstLine="360"/>
        <w:jc w:val="both"/>
        <w:rPr>
          <w:rFonts w:ascii="Times New Roman" w:hAnsi="Times New Roman" w:cs="Times New Roman"/>
          <w:sz w:val="24"/>
          <w:szCs w:val="24"/>
        </w:rPr>
      </w:pPr>
      <w:r w:rsidRPr="006141AB">
        <w:rPr>
          <w:rFonts w:ascii="Times New Roman" w:hAnsi="Times New Roman" w:cs="Times New Roman"/>
          <w:sz w:val="24"/>
          <w:szCs w:val="24"/>
        </w:rPr>
        <w:t xml:space="preserve">In this </w:t>
      </w:r>
      <w:r w:rsidR="00000B0E" w:rsidRPr="006141AB">
        <w:rPr>
          <w:rFonts w:ascii="Times New Roman" w:hAnsi="Times New Roman" w:cs="Times New Roman"/>
          <w:sz w:val="24"/>
          <w:szCs w:val="24"/>
        </w:rPr>
        <w:t>research</w:t>
      </w:r>
      <w:r w:rsidR="00AE5406" w:rsidRPr="006141AB">
        <w:rPr>
          <w:rFonts w:ascii="Times New Roman" w:hAnsi="Times New Roman" w:cs="Times New Roman"/>
          <w:sz w:val="24"/>
          <w:szCs w:val="24"/>
        </w:rPr>
        <w:t xml:space="preserve">, we have </w:t>
      </w:r>
      <w:r w:rsidR="00E907C3" w:rsidRPr="006141AB">
        <w:rPr>
          <w:rFonts w:ascii="Times New Roman" w:hAnsi="Times New Roman" w:cs="Times New Roman"/>
          <w:sz w:val="24"/>
          <w:szCs w:val="24"/>
        </w:rPr>
        <w:t>progressive</w:t>
      </w:r>
      <w:r w:rsidR="00FB73AC" w:rsidRPr="006141AB">
        <w:rPr>
          <w:rFonts w:ascii="Times New Roman" w:hAnsi="Times New Roman" w:cs="Times New Roman"/>
          <w:sz w:val="24"/>
          <w:szCs w:val="24"/>
        </w:rPr>
        <w:t>ly</w:t>
      </w:r>
      <w:r w:rsidR="00E907C3" w:rsidRPr="006141AB">
        <w:rPr>
          <w:rFonts w:ascii="Times New Roman" w:hAnsi="Times New Roman" w:cs="Times New Roman"/>
          <w:sz w:val="24"/>
          <w:szCs w:val="24"/>
        </w:rPr>
        <w:t xml:space="preserve"> </w:t>
      </w:r>
      <w:r w:rsidR="00015349" w:rsidRPr="006141AB">
        <w:rPr>
          <w:rFonts w:ascii="Times New Roman" w:hAnsi="Times New Roman" w:cs="Times New Roman"/>
          <w:sz w:val="24"/>
          <w:szCs w:val="24"/>
        </w:rPr>
        <w:t xml:space="preserve">developed </w:t>
      </w:r>
      <w:r w:rsidR="006141AB" w:rsidRPr="006141AB">
        <w:rPr>
          <w:rFonts w:ascii="Times New Roman" w:hAnsi="Times New Roman" w:cs="Times New Roman"/>
          <w:sz w:val="24"/>
          <w:szCs w:val="24"/>
        </w:rPr>
        <w:t>multiple</w:t>
      </w:r>
      <w:r w:rsidR="00FB73AC" w:rsidRPr="006141AB">
        <w:rPr>
          <w:rFonts w:ascii="Times New Roman" w:hAnsi="Times New Roman" w:cs="Times New Roman"/>
          <w:sz w:val="24"/>
          <w:szCs w:val="24"/>
        </w:rPr>
        <w:t xml:space="preserve"> ADL and ECM</w:t>
      </w:r>
      <w:r w:rsidR="00015349" w:rsidRPr="006141AB">
        <w:rPr>
          <w:rFonts w:ascii="Times New Roman" w:hAnsi="Times New Roman" w:cs="Times New Roman"/>
          <w:sz w:val="24"/>
          <w:szCs w:val="24"/>
        </w:rPr>
        <w:t xml:space="preserve"> time series models </w:t>
      </w:r>
      <w:r w:rsidR="00C62212" w:rsidRPr="006141AB">
        <w:rPr>
          <w:rFonts w:ascii="Times New Roman" w:hAnsi="Times New Roman" w:cs="Times New Roman"/>
          <w:sz w:val="24"/>
          <w:szCs w:val="24"/>
        </w:rPr>
        <w:t xml:space="preserve">to determine </w:t>
      </w:r>
      <w:r w:rsidR="009C19C5" w:rsidRPr="006141AB">
        <w:rPr>
          <w:rFonts w:ascii="Times New Roman" w:hAnsi="Times New Roman" w:cs="Times New Roman"/>
          <w:sz w:val="24"/>
          <w:szCs w:val="24"/>
        </w:rPr>
        <w:t>variables that are statistically significant to the profitability of trades</w:t>
      </w:r>
      <w:r w:rsidR="006141AB" w:rsidRPr="006141AB">
        <w:rPr>
          <w:rFonts w:ascii="Times New Roman" w:hAnsi="Times New Roman" w:cs="Times New Roman"/>
          <w:sz w:val="24"/>
          <w:szCs w:val="24"/>
        </w:rPr>
        <w:t xml:space="preserve">. </w:t>
      </w:r>
      <w:r w:rsidR="00114BF4">
        <w:rPr>
          <w:rFonts w:ascii="Times New Roman" w:hAnsi="Times New Roman" w:cs="Times New Roman"/>
          <w:sz w:val="24"/>
          <w:szCs w:val="24"/>
        </w:rPr>
        <w:t>Through Section 3, the</w:t>
      </w:r>
      <w:r w:rsidR="006141AB" w:rsidRPr="006141AB">
        <w:rPr>
          <w:rFonts w:ascii="Times New Roman" w:hAnsi="Times New Roman" w:cs="Times New Roman"/>
          <w:sz w:val="24"/>
          <w:szCs w:val="24"/>
        </w:rPr>
        <w:t xml:space="preserve"> process</w:t>
      </w:r>
      <w:r w:rsidR="006141AB">
        <w:rPr>
          <w:rFonts w:ascii="Times New Roman" w:hAnsi="Times New Roman" w:cs="Times New Roman"/>
          <w:sz w:val="24"/>
          <w:szCs w:val="24"/>
        </w:rPr>
        <w:t xml:space="preserve"> of ensuring that the variables make sense in the context of the objective (trade profitability)</w:t>
      </w:r>
      <w:r w:rsidR="00A850F1">
        <w:rPr>
          <w:rFonts w:ascii="Times New Roman" w:hAnsi="Times New Roman" w:cs="Times New Roman"/>
          <w:sz w:val="24"/>
          <w:szCs w:val="24"/>
        </w:rPr>
        <w:t xml:space="preserve">, and the process of exploring additional regressors </w:t>
      </w:r>
      <w:r w:rsidR="00223A0E">
        <w:rPr>
          <w:rFonts w:ascii="Times New Roman" w:hAnsi="Times New Roman" w:cs="Times New Roman"/>
          <w:sz w:val="24"/>
          <w:szCs w:val="24"/>
        </w:rPr>
        <w:t>(</w:t>
      </w:r>
      <w:r w:rsidR="00BD11B9">
        <w:rPr>
          <w:rFonts w:ascii="Times New Roman" w:hAnsi="Times New Roman" w:cs="Times New Roman"/>
          <w:sz w:val="24"/>
          <w:szCs w:val="24"/>
        </w:rPr>
        <w:t xml:space="preserve">modified terms, </w:t>
      </w:r>
      <w:r w:rsidR="00223A0E">
        <w:rPr>
          <w:rFonts w:ascii="Times New Roman" w:hAnsi="Times New Roman" w:cs="Times New Roman"/>
          <w:sz w:val="24"/>
          <w:szCs w:val="24"/>
        </w:rPr>
        <w:t xml:space="preserve">non-linear terms, interaction terms) </w:t>
      </w:r>
      <w:r w:rsidR="00A850F1">
        <w:rPr>
          <w:rFonts w:ascii="Times New Roman" w:hAnsi="Times New Roman" w:cs="Times New Roman"/>
          <w:sz w:val="24"/>
          <w:szCs w:val="24"/>
        </w:rPr>
        <w:t xml:space="preserve">that could improve the model </w:t>
      </w:r>
      <w:r w:rsidR="007205DF">
        <w:rPr>
          <w:rFonts w:ascii="Times New Roman" w:hAnsi="Times New Roman" w:cs="Times New Roman"/>
          <w:sz w:val="24"/>
          <w:szCs w:val="24"/>
        </w:rPr>
        <w:t xml:space="preserve">is critical in ensuring </w:t>
      </w:r>
      <w:r w:rsidR="007D6D40">
        <w:rPr>
          <w:rFonts w:ascii="Times New Roman" w:hAnsi="Times New Roman" w:cs="Times New Roman"/>
          <w:sz w:val="24"/>
          <w:szCs w:val="24"/>
        </w:rPr>
        <w:t xml:space="preserve">that </w:t>
      </w:r>
      <w:r w:rsidR="001C09E9">
        <w:rPr>
          <w:rFonts w:ascii="Times New Roman" w:hAnsi="Times New Roman" w:cs="Times New Roman"/>
          <w:sz w:val="24"/>
          <w:szCs w:val="24"/>
        </w:rPr>
        <w:t xml:space="preserve">regressors are </w:t>
      </w:r>
      <w:r w:rsidR="00C3503D">
        <w:rPr>
          <w:rFonts w:ascii="Times New Roman" w:hAnsi="Times New Roman" w:cs="Times New Roman"/>
          <w:sz w:val="24"/>
          <w:szCs w:val="24"/>
        </w:rPr>
        <w:t>properly represented.</w:t>
      </w:r>
      <w:r w:rsidR="00D11BD1">
        <w:rPr>
          <w:rFonts w:ascii="Times New Roman" w:hAnsi="Times New Roman" w:cs="Times New Roman"/>
          <w:sz w:val="24"/>
          <w:szCs w:val="24"/>
        </w:rPr>
        <w:t xml:space="preserve"> In this aspect, the price relativity of indicators played the biggest role by adjusting the indicators by the price at which the asset was worth at a given point in time. </w:t>
      </w:r>
      <w:r w:rsidR="00202153">
        <w:rPr>
          <w:rFonts w:ascii="Times New Roman" w:hAnsi="Times New Roman" w:cs="Times New Roman"/>
          <w:sz w:val="24"/>
          <w:szCs w:val="24"/>
        </w:rPr>
        <w:t>Following this</w:t>
      </w:r>
      <w:r w:rsidR="00662282">
        <w:rPr>
          <w:rFonts w:ascii="Times New Roman" w:hAnsi="Times New Roman" w:cs="Times New Roman"/>
          <w:sz w:val="24"/>
          <w:szCs w:val="24"/>
        </w:rPr>
        <w:t>,</w:t>
      </w:r>
      <w:r w:rsidR="00DF1DE5">
        <w:rPr>
          <w:rFonts w:ascii="Times New Roman" w:hAnsi="Times New Roman" w:cs="Times New Roman"/>
          <w:sz w:val="24"/>
          <w:szCs w:val="24"/>
        </w:rPr>
        <w:t xml:space="preserve"> in Section 4,</w:t>
      </w:r>
      <w:r w:rsidR="00202153">
        <w:rPr>
          <w:rFonts w:ascii="Times New Roman" w:hAnsi="Times New Roman" w:cs="Times New Roman"/>
          <w:sz w:val="24"/>
          <w:szCs w:val="24"/>
        </w:rPr>
        <w:t xml:space="preserve"> </w:t>
      </w:r>
      <w:r w:rsidR="00545C79">
        <w:rPr>
          <w:rFonts w:ascii="Times New Roman" w:hAnsi="Times New Roman" w:cs="Times New Roman"/>
          <w:sz w:val="24"/>
          <w:szCs w:val="24"/>
        </w:rPr>
        <w:t>we had a pool</w:t>
      </w:r>
      <w:r w:rsidR="001732D7">
        <w:rPr>
          <w:rFonts w:ascii="Times New Roman" w:hAnsi="Times New Roman" w:cs="Times New Roman"/>
          <w:sz w:val="24"/>
          <w:szCs w:val="24"/>
        </w:rPr>
        <w:t xml:space="preserve"> of indicators which we repeatedly tested for statistical significance with (</w:t>
      </w:r>
      <w:proofErr w:type="spellStart"/>
      <w:r w:rsidR="001732D7">
        <w:rPr>
          <w:rFonts w:ascii="Times New Roman" w:hAnsi="Times New Roman" w:cs="Times New Roman"/>
          <w:sz w:val="24"/>
          <w:szCs w:val="24"/>
        </w:rPr>
        <w:t>i</w:t>
      </w:r>
      <w:proofErr w:type="spellEnd"/>
      <w:r w:rsidR="001732D7">
        <w:rPr>
          <w:rFonts w:ascii="Times New Roman" w:hAnsi="Times New Roman" w:cs="Times New Roman"/>
          <w:sz w:val="24"/>
          <w:szCs w:val="24"/>
        </w:rPr>
        <w:t xml:space="preserve">) different models, (ii) different lags, (iii) different types of </w:t>
      </w:r>
      <w:r w:rsidR="001732D7" w:rsidRPr="004B6617">
        <w:rPr>
          <w:rFonts w:ascii="Times New Roman" w:hAnsi="Times New Roman" w:cs="Times New Roman"/>
          <w:sz w:val="24"/>
          <w:szCs w:val="24"/>
        </w:rPr>
        <w:t xml:space="preserve">instruments, </w:t>
      </w:r>
      <w:r w:rsidR="00C65951" w:rsidRPr="004B6617">
        <w:rPr>
          <w:rFonts w:ascii="Times New Roman" w:hAnsi="Times New Roman" w:cs="Times New Roman"/>
          <w:sz w:val="24"/>
          <w:szCs w:val="24"/>
        </w:rPr>
        <w:t xml:space="preserve">and considered </w:t>
      </w:r>
      <w:r w:rsidR="001732D7" w:rsidRPr="004B6617">
        <w:rPr>
          <w:rFonts w:ascii="Times New Roman" w:hAnsi="Times New Roman" w:cs="Times New Roman"/>
          <w:sz w:val="24"/>
          <w:szCs w:val="24"/>
        </w:rPr>
        <w:t xml:space="preserve">(iv) </w:t>
      </w:r>
      <w:r w:rsidR="00347F27" w:rsidRPr="004B6617">
        <w:rPr>
          <w:rFonts w:ascii="Times New Roman" w:hAnsi="Times New Roman" w:cs="Times New Roman"/>
          <w:sz w:val="24"/>
          <w:szCs w:val="24"/>
        </w:rPr>
        <w:t xml:space="preserve">the effects </w:t>
      </w:r>
      <w:r w:rsidR="007D7ECD" w:rsidRPr="004B6617">
        <w:rPr>
          <w:rFonts w:ascii="Times New Roman" w:hAnsi="Times New Roman" w:cs="Times New Roman"/>
          <w:sz w:val="24"/>
          <w:szCs w:val="24"/>
        </w:rPr>
        <w:t>of events that tend to have a large impact on price.</w:t>
      </w:r>
      <w:r w:rsidR="007F0537" w:rsidRPr="004B6617">
        <w:rPr>
          <w:rFonts w:ascii="Times New Roman" w:hAnsi="Times New Roman" w:cs="Times New Roman"/>
          <w:sz w:val="24"/>
          <w:szCs w:val="24"/>
        </w:rPr>
        <w:t xml:space="preserve"> We found that</w:t>
      </w:r>
      <w:r w:rsidR="007F2B94" w:rsidRPr="004B6617">
        <w:rPr>
          <w:rFonts w:ascii="Times New Roman" w:hAnsi="Times New Roman" w:cs="Times New Roman"/>
          <w:sz w:val="24"/>
          <w:szCs w:val="24"/>
        </w:rPr>
        <w:t xml:space="preserve"> hype, represented by</w:t>
      </w:r>
      <w:r w:rsidR="007F0537" w:rsidRPr="004B6617">
        <w:rPr>
          <w:rFonts w:ascii="Times New Roman" w:hAnsi="Times New Roman" w:cs="Times New Roman"/>
          <w:sz w:val="24"/>
          <w:szCs w:val="24"/>
        </w:rPr>
        <w:t xml:space="preserve"> </w:t>
      </w:r>
      <w:r w:rsidR="007F0537" w:rsidRPr="004B6617">
        <w:rPr>
          <w:rFonts w:ascii="Times New Roman" w:hAnsi="Times New Roman" w:cs="Times New Roman"/>
          <w:i/>
          <w:iCs/>
          <w:sz w:val="24"/>
          <w:szCs w:val="24"/>
        </w:rPr>
        <w:t xml:space="preserve">Google Trends </w:t>
      </w:r>
      <w:r w:rsidR="007F2B94" w:rsidRPr="004B6617">
        <w:rPr>
          <w:rFonts w:ascii="Times New Roman" w:hAnsi="Times New Roman" w:cs="Times New Roman"/>
          <w:sz w:val="24"/>
          <w:szCs w:val="24"/>
        </w:rPr>
        <w:t>and</w:t>
      </w:r>
      <w:r w:rsidR="007F0537" w:rsidRPr="004B6617">
        <w:rPr>
          <w:rFonts w:ascii="Times New Roman" w:hAnsi="Times New Roman" w:cs="Times New Roman"/>
          <w:sz w:val="24"/>
          <w:szCs w:val="24"/>
        </w:rPr>
        <w:t xml:space="preserve"> major Bitcoin events </w:t>
      </w:r>
      <w:r w:rsidR="00FC5E84" w:rsidRPr="004B6617">
        <w:rPr>
          <w:rFonts w:ascii="Times New Roman" w:hAnsi="Times New Roman" w:cs="Times New Roman"/>
          <w:sz w:val="24"/>
          <w:szCs w:val="24"/>
        </w:rPr>
        <w:t xml:space="preserve">were not statistically significant to the time series models despite the </w:t>
      </w:r>
      <w:r w:rsidR="000475A2" w:rsidRPr="004B6617">
        <w:rPr>
          <w:rFonts w:ascii="Times New Roman" w:hAnsi="Times New Roman" w:cs="Times New Roman"/>
          <w:sz w:val="24"/>
          <w:szCs w:val="24"/>
        </w:rPr>
        <w:t xml:space="preserve">observation </w:t>
      </w:r>
      <w:r w:rsidR="008E2CD6" w:rsidRPr="004B6617">
        <w:rPr>
          <w:rFonts w:ascii="Times New Roman" w:hAnsi="Times New Roman" w:cs="Times New Roman"/>
          <w:sz w:val="24"/>
          <w:szCs w:val="24"/>
        </w:rPr>
        <w:t xml:space="preserve">that </w:t>
      </w:r>
      <w:r w:rsidR="001533D4" w:rsidRPr="004B6617">
        <w:rPr>
          <w:rFonts w:ascii="Times New Roman" w:hAnsi="Times New Roman" w:cs="Times New Roman"/>
          <w:sz w:val="24"/>
          <w:szCs w:val="24"/>
        </w:rPr>
        <w:t xml:space="preserve">these </w:t>
      </w:r>
      <w:r w:rsidR="004572B5" w:rsidRPr="004B6617">
        <w:rPr>
          <w:rFonts w:ascii="Times New Roman" w:hAnsi="Times New Roman" w:cs="Times New Roman"/>
          <w:sz w:val="24"/>
          <w:szCs w:val="24"/>
        </w:rPr>
        <w:t xml:space="preserve">regressors seemed to </w:t>
      </w:r>
      <w:r w:rsidR="00103215" w:rsidRPr="004B6617">
        <w:rPr>
          <w:rFonts w:ascii="Times New Roman" w:hAnsi="Times New Roman" w:cs="Times New Roman"/>
          <w:sz w:val="24"/>
          <w:szCs w:val="24"/>
        </w:rPr>
        <w:t>influence</w:t>
      </w:r>
      <w:r w:rsidR="00705D1B" w:rsidRPr="004B6617">
        <w:rPr>
          <w:rFonts w:ascii="Times New Roman" w:hAnsi="Times New Roman" w:cs="Times New Roman"/>
          <w:sz w:val="24"/>
          <w:szCs w:val="24"/>
        </w:rPr>
        <w:t xml:space="preserve"> </w:t>
      </w:r>
      <w:r w:rsidR="00103215" w:rsidRPr="004B6617">
        <w:rPr>
          <w:rFonts w:ascii="Times New Roman" w:hAnsi="Times New Roman" w:cs="Times New Roman"/>
          <w:sz w:val="24"/>
          <w:szCs w:val="24"/>
        </w:rPr>
        <w:t xml:space="preserve">on </w:t>
      </w:r>
      <w:r w:rsidR="00705D1B" w:rsidRPr="004B6617">
        <w:rPr>
          <w:rFonts w:ascii="Times New Roman" w:hAnsi="Times New Roman" w:cs="Times New Roman"/>
          <w:sz w:val="24"/>
          <w:szCs w:val="24"/>
        </w:rPr>
        <w:t xml:space="preserve">price. </w:t>
      </w:r>
      <w:r w:rsidR="00F42F18" w:rsidRPr="004B6617">
        <w:rPr>
          <w:rFonts w:ascii="Times New Roman" w:hAnsi="Times New Roman" w:cs="Times New Roman"/>
          <w:sz w:val="24"/>
          <w:szCs w:val="24"/>
        </w:rPr>
        <w:t xml:space="preserve">Most importantly, we found that </w:t>
      </w:r>
      <w:r w:rsidR="00F42F18" w:rsidRPr="004B6617">
        <w:rPr>
          <w:rFonts w:ascii="Times New Roman" w:hAnsi="Times New Roman" w:cs="Times New Roman"/>
          <w:i/>
          <w:iCs/>
          <w:sz w:val="24"/>
          <w:szCs w:val="24"/>
        </w:rPr>
        <w:t xml:space="preserve">RSI, MACD Condition, Price </w:t>
      </w:r>
      <w:proofErr w:type="gramStart"/>
      <w:r w:rsidR="00F42F18" w:rsidRPr="004B6617">
        <w:rPr>
          <w:rFonts w:ascii="Times New Roman" w:hAnsi="Times New Roman" w:cs="Times New Roman"/>
          <w:i/>
          <w:iCs/>
          <w:sz w:val="24"/>
          <w:szCs w:val="24"/>
        </w:rPr>
        <w:t>Relative</w:t>
      </w:r>
      <w:proofErr w:type="gramEnd"/>
      <w:r w:rsidR="00F42F18" w:rsidRPr="004B6617">
        <w:rPr>
          <w:rFonts w:ascii="Times New Roman" w:hAnsi="Times New Roman" w:cs="Times New Roman"/>
          <w:i/>
          <w:iCs/>
          <w:sz w:val="24"/>
          <w:szCs w:val="24"/>
        </w:rPr>
        <w:t xml:space="preserve"> Close-EMA200 Price Diff </w:t>
      </w:r>
      <w:r w:rsidR="00F42F18" w:rsidRPr="004B6617">
        <w:rPr>
          <w:rFonts w:ascii="Times New Roman" w:hAnsi="Times New Roman" w:cs="Times New Roman"/>
          <w:sz w:val="24"/>
          <w:szCs w:val="24"/>
        </w:rPr>
        <w:t xml:space="preserve">and </w:t>
      </w:r>
      <w:r w:rsidR="00F42F18" w:rsidRPr="004B6617">
        <w:rPr>
          <w:rFonts w:ascii="Times New Roman" w:hAnsi="Times New Roman" w:cs="Times New Roman"/>
          <w:i/>
          <w:iCs/>
          <w:sz w:val="24"/>
          <w:szCs w:val="24"/>
        </w:rPr>
        <w:t>Price Relative ATR</w:t>
      </w:r>
      <w:r w:rsidR="00F42F18" w:rsidRPr="004B6617">
        <w:rPr>
          <w:rFonts w:ascii="Times New Roman" w:hAnsi="Times New Roman" w:cs="Times New Roman"/>
          <w:sz w:val="24"/>
          <w:szCs w:val="24"/>
        </w:rPr>
        <w:t xml:space="preserve"> were proven to be robustly significant across most of the above situations</w:t>
      </w:r>
      <w:r w:rsidR="00163DDC">
        <w:rPr>
          <w:rFonts w:ascii="Times New Roman" w:hAnsi="Times New Roman" w:cs="Times New Roman"/>
          <w:sz w:val="24"/>
          <w:szCs w:val="24"/>
        </w:rPr>
        <w:t>.</w:t>
      </w:r>
    </w:p>
    <w:p w14:paraId="3E390D67" w14:textId="29834381" w:rsidR="000168CA" w:rsidRDefault="006A23D5" w:rsidP="001D247F">
      <w:pPr>
        <w:ind w:firstLine="360"/>
        <w:jc w:val="both"/>
        <w:rPr>
          <w:rFonts w:ascii="Times New Roman" w:hAnsi="Times New Roman" w:cs="Times New Roman"/>
          <w:sz w:val="24"/>
          <w:szCs w:val="24"/>
        </w:rPr>
      </w:pPr>
      <w:r w:rsidRPr="004B6617">
        <w:rPr>
          <w:rFonts w:ascii="Times New Roman" w:hAnsi="Times New Roman" w:cs="Times New Roman"/>
          <w:sz w:val="24"/>
          <w:szCs w:val="24"/>
        </w:rPr>
        <w:lastRenderedPageBreak/>
        <w:t xml:space="preserve">Using the knowledge gleaned from the above process, a </w:t>
      </w:r>
      <w:r w:rsidR="00A520B2" w:rsidRPr="004B6617">
        <w:rPr>
          <w:rFonts w:ascii="Times New Roman" w:hAnsi="Times New Roman" w:cs="Times New Roman"/>
          <w:sz w:val="24"/>
          <w:szCs w:val="24"/>
        </w:rPr>
        <w:t xml:space="preserve">few </w:t>
      </w:r>
      <w:r w:rsidRPr="004B6617">
        <w:rPr>
          <w:rFonts w:ascii="Times New Roman" w:hAnsi="Times New Roman" w:cs="Times New Roman"/>
          <w:sz w:val="24"/>
          <w:szCs w:val="24"/>
        </w:rPr>
        <w:t>simpl</w:t>
      </w:r>
      <w:r w:rsidR="004F0CC9" w:rsidRPr="004B6617">
        <w:rPr>
          <w:rFonts w:ascii="Times New Roman" w:hAnsi="Times New Roman" w:cs="Times New Roman"/>
          <w:sz w:val="24"/>
          <w:szCs w:val="24"/>
        </w:rPr>
        <w:t>e and logical</w:t>
      </w:r>
      <w:r w:rsidR="00103215" w:rsidRPr="004B6617">
        <w:rPr>
          <w:rFonts w:ascii="Times New Roman" w:hAnsi="Times New Roman" w:cs="Times New Roman"/>
          <w:sz w:val="24"/>
          <w:szCs w:val="24"/>
        </w:rPr>
        <w:t xml:space="preserve"> trading strateg</w:t>
      </w:r>
      <w:r w:rsidR="00952A4D" w:rsidRPr="004B6617">
        <w:rPr>
          <w:rFonts w:ascii="Times New Roman" w:hAnsi="Times New Roman" w:cs="Times New Roman"/>
          <w:sz w:val="24"/>
          <w:szCs w:val="24"/>
        </w:rPr>
        <w:t>ies</w:t>
      </w:r>
      <w:r w:rsidR="00CF0BDA" w:rsidRPr="004B6617">
        <w:rPr>
          <w:rFonts w:ascii="Times New Roman" w:hAnsi="Times New Roman" w:cs="Times New Roman"/>
          <w:sz w:val="24"/>
          <w:szCs w:val="24"/>
        </w:rPr>
        <w:t xml:space="preserve"> </w:t>
      </w:r>
      <w:r w:rsidR="00952A4D" w:rsidRPr="004B6617">
        <w:rPr>
          <w:rFonts w:ascii="Times New Roman" w:hAnsi="Times New Roman" w:cs="Times New Roman"/>
          <w:sz w:val="24"/>
          <w:szCs w:val="24"/>
        </w:rPr>
        <w:t>were</w:t>
      </w:r>
      <w:r w:rsidR="00CF0BDA" w:rsidRPr="004B6617">
        <w:rPr>
          <w:rFonts w:ascii="Times New Roman" w:hAnsi="Times New Roman" w:cs="Times New Roman"/>
          <w:sz w:val="24"/>
          <w:szCs w:val="24"/>
        </w:rPr>
        <w:t xml:space="preserve"> developed using the </w:t>
      </w:r>
      <w:r w:rsidR="00C35D20" w:rsidRPr="004B6617">
        <w:rPr>
          <w:rFonts w:ascii="Times New Roman" w:hAnsi="Times New Roman" w:cs="Times New Roman"/>
          <w:sz w:val="24"/>
          <w:szCs w:val="24"/>
        </w:rPr>
        <w:t xml:space="preserve">chosen </w:t>
      </w:r>
      <w:r w:rsidR="002316C1" w:rsidRPr="004B6617">
        <w:rPr>
          <w:rFonts w:ascii="Times New Roman" w:hAnsi="Times New Roman" w:cs="Times New Roman"/>
          <w:sz w:val="24"/>
          <w:szCs w:val="24"/>
        </w:rPr>
        <w:t>technical indicators</w:t>
      </w:r>
      <w:r w:rsidR="00325D51" w:rsidRPr="004B6617">
        <w:rPr>
          <w:rFonts w:ascii="Times New Roman" w:hAnsi="Times New Roman" w:cs="Times New Roman"/>
          <w:sz w:val="24"/>
          <w:szCs w:val="24"/>
        </w:rPr>
        <w:t xml:space="preserve"> in Section </w:t>
      </w:r>
      <w:r w:rsidR="00982058">
        <w:rPr>
          <w:rFonts w:ascii="Times New Roman" w:hAnsi="Times New Roman" w:cs="Times New Roman"/>
          <w:sz w:val="24"/>
          <w:szCs w:val="24"/>
        </w:rPr>
        <w:t>5</w:t>
      </w:r>
      <w:r w:rsidR="002316C1" w:rsidRPr="004B6617">
        <w:rPr>
          <w:rFonts w:ascii="Times New Roman" w:hAnsi="Times New Roman" w:cs="Times New Roman"/>
          <w:sz w:val="24"/>
          <w:szCs w:val="24"/>
        </w:rPr>
        <w:t>.</w:t>
      </w:r>
      <w:r w:rsidR="001F4AC3" w:rsidRPr="004B6617">
        <w:rPr>
          <w:rFonts w:ascii="Times New Roman" w:hAnsi="Times New Roman" w:cs="Times New Roman"/>
          <w:sz w:val="24"/>
          <w:szCs w:val="24"/>
        </w:rPr>
        <w:t xml:space="preserve"> </w:t>
      </w:r>
      <w:r w:rsidR="00C35D20" w:rsidRPr="004B6617">
        <w:rPr>
          <w:rFonts w:ascii="Times New Roman" w:hAnsi="Times New Roman" w:cs="Times New Roman"/>
          <w:sz w:val="24"/>
          <w:szCs w:val="24"/>
        </w:rPr>
        <w:t>Since e</w:t>
      </w:r>
      <w:r w:rsidR="004506DB" w:rsidRPr="004B6617">
        <w:rPr>
          <w:rFonts w:ascii="Times New Roman" w:hAnsi="Times New Roman" w:cs="Times New Roman"/>
          <w:sz w:val="24"/>
          <w:szCs w:val="24"/>
        </w:rPr>
        <w:t>ach indicator was included with a specific intention</w:t>
      </w:r>
      <w:r w:rsidR="009A2072" w:rsidRPr="004B6617">
        <w:rPr>
          <w:rFonts w:ascii="Times New Roman" w:hAnsi="Times New Roman" w:cs="Times New Roman"/>
          <w:sz w:val="24"/>
          <w:szCs w:val="24"/>
        </w:rPr>
        <w:t xml:space="preserve"> from the start</w:t>
      </w:r>
      <w:r w:rsidR="00C35D20" w:rsidRPr="004B6617">
        <w:rPr>
          <w:rFonts w:ascii="Times New Roman" w:hAnsi="Times New Roman" w:cs="Times New Roman"/>
          <w:sz w:val="24"/>
          <w:szCs w:val="24"/>
        </w:rPr>
        <w:t xml:space="preserve">, </w:t>
      </w:r>
      <w:r w:rsidR="00CD1209" w:rsidRPr="004B6617">
        <w:rPr>
          <w:rFonts w:ascii="Times New Roman" w:hAnsi="Times New Roman" w:cs="Times New Roman"/>
          <w:sz w:val="24"/>
          <w:szCs w:val="24"/>
        </w:rPr>
        <w:t xml:space="preserve">the joint effects of these intentions </w:t>
      </w:r>
      <w:r w:rsidR="00243EA6" w:rsidRPr="004B6617">
        <w:rPr>
          <w:rFonts w:ascii="Times New Roman" w:hAnsi="Times New Roman" w:cs="Times New Roman"/>
          <w:sz w:val="24"/>
          <w:szCs w:val="24"/>
        </w:rPr>
        <w:t>allowed us to come up with trading strateg</w:t>
      </w:r>
      <w:r w:rsidR="00B50D74" w:rsidRPr="004B6617">
        <w:rPr>
          <w:rFonts w:ascii="Times New Roman" w:hAnsi="Times New Roman" w:cs="Times New Roman"/>
          <w:sz w:val="24"/>
          <w:szCs w:val="24"/>
        </w:rPr>
        <w:t>ies</w:t>
      </w:r>
      <w:r w:rsidR="00243EA6" w:rsidRPr="004B6617">
        <w:rPr>
          <w:rFonts w:ascii="Times New Roman" w:hAnsi="Times New Roman" w:cs="Times New Roman"/>
          <w:sz w:val="24"/>
          <w:szCs w:val="24"/>
        </w:rPr>
        <w:t xml:space="preserve"> relatively quickly</w:t>
      </w:r>
      <w:r w:rsidR="00F833CF" w:rsidRPr="004B6617">
        <w:rPr>
          <w:rFonts w:ascii="Times New Roman" w:hAnsi="Times New Roman" w:cs="Times New Roman"/>
          <w:sz w:val="24"/>
          <w:szCs w:val="24"/>
        </w:rPr>
        <w:t>.</w:t>
      </w:r>
      <w:r w:rsidR="00B50D74" w:rsidRPr="004B6617">
        <w:rPr>
          <w:rFonts w:ascii="Times New Roman" w:hAnsi="Times New Roman" w:cs="Times New Roman"/>
          <w:sz w:val="24"/>
          <w:szCs w:val="24"/>
        </w:rPr>
        <w:t xml:space="preserve"> The first strategy attempts</w:t>
      </w:r>
      <w:r w:rsidR="008A6E2B" w:rsidRPr="004B6617">
        <w:rPr>
          <w:rFonts w:ascii="Times New Roman" w:hAnsi="Times New Roman" w:cs="Times New Roman"/>
          <w:sz w:val="24"/>
          <w:szCs w:val="24"/>
        </w:rPr>
        <w:t xml:space="preserve"> to use</w:t>
      </w:r>
      <w:r w:rsidR="00F833CF" w:rsidRPr="004B6617">
        <w:rPr>
          <w:rFonts w:ascii="Times New Roman" w:hAnsi="Times New Roman" w:cs="Times New Roman"/>
          <w:sz w:val="24"/>
          <w:szCs w:val="24"/>
        </w:rPr>
        <w:t xml:space="preserve"> </w:t>
      </w:r>
      <w:r w:rsidR="00A362CF" w:rsidRPr="004B6617">
        <w:rPr>
          <w:rFonts w:ascii="Times New Roman" w:hAnsi="Times New Roman" w:cs="Times New Roman"/>
          <w:i/>
          <w:iCs/>
          <w:sz w:val="24"/>
          <w:szCs w:val="24"/>
        </w:rPr>
        <w:t xml:space="preserve">RSI </w:t>
      </w:r>
      <w:r w:rsidR="008A6E2B" w:rsidRPr="004B6617">
        <w:rPr>
          <w:rFonts w:ascii="Times New Roman" w:hAnsi="Times New Roman" w:cs="Times New Roman"/>
          <w:sz w:val="24"/>
          <w:szCs w:val="24"/>
        </w:rPr>
        <w:t>as a momentum indicator to make trades</w:t>
      </w:r>
      <w:r w:rsidR="00A362CF" w:rsidRPr="004B6617">
        <w:rPr>
          <w:rFonts w:ascii="Times New Roman" w:hAnsi="Times New Roman" w:cs="Times New Roman"/>
          <w:sz w:val="24"/>
          <w:szCs w:val="24"/>
        </w:rPr>
        <w:t xml:space="preserve">, </w:t>
      </w:r>
      <w:r w:rsidR="007A4D35" w:rsidRPr="004B6617">
        <w:rPr>
          <w:rFonts w:ascii="Times New Roman" w:hAnsi="Times New Roman" w:cs="Times New Roman"/>
          <w:sz w:val="24"/>
          <w:szCs w:val="24"/>
        </w:rPr>
        <w:t xml:space="preserve">it is important to note that while </w:t>
      </w:r>
      <w:r w:rsidR="007A4D35" w:rsidRPr="004B6617">
        <w:rPr>
          <w:rFonts w:ascii="Times New Roman" w:hAnsi="Times New Roman" w:cs="Times New Roman"/>
          <w:i/>
          <w:iCs/>
          <w:sz w:val="24"/>
          <w:szCs w:val="24"/>
        </w:rPr>
        <w:t xml:space="preserve">RSI </w:t>
      </w:r>
      <w:r w:rsidR="009401A3" w:rsidRPr="004B6617">
        <w:rPr>
          <w:rFonts w:ascii="Times New Roman" w:hAnsi="Times New Roman" w:cs="Times New Roman"/>
          <w:sz w:val="24"/>
          <w:szCs w:val="24"/>
        </w:rPr>
        <w:t xml:space="preserve">had statistical significance to profit levels, the trading strategy </w:t>
      </w:r>
      <w:r w:rsidR="00C22602" w:rsidRPr="004B6617">
        <w:rPr>
          <w:rFonts w:ascii="Times New Roman" w:hAnsi="Times New Roman" w:cs="Times New Roman"/>
          <w:sz w:val="24"/>
          <w:szCs w:val="24"/>
        </w:rPr>
        <w:t xml:space="preserve">based on </w:t>
      </w:r>
      <w:r w:rsidR="00C22602" w:rsidRPr="004B6617">
        <w:rPr>
          <w:rFonts w:ascii="Times New Roman" w:hAnsi="Times New Roman" w:cs="Times New Roman"/>
          <w:i/>
          <w:iCs/>
          <w:sz w:val="24"/>
          <w:szCs w:val="24"/>
        </w:rPr>
        <w:t>RSI</w:t>
      </w:r>
      <w:r w:rsidR="00B107AC" w:rsidRPr="004B6617">
        <w:rPr>
          <w:rFonts w:ascii="Times New Roman" w:hAnsi="Times New Roman" w:cs="Times New Roman"/>
          <w:sz w:val="24"/>
          <w:szCs w:val="24"/>
        </w:rPr>
        <w:t xml:space="preserve"> which is</w:t>
      </w:r>
      <w:r w:rsidR="00C95CD2" w:rsidRPr="004B6617">
        <w:rPr>
          <w:rFonts w:ascii="Times New Roman" w:hAnsi="Times New Roman" w:cs="Times New Roman"/>
          <w:sz w:val="24"/>
          <w:szCs w:val="24"/>
        </w:rPr>
        <w:t xml:space="preserve"> represented by </w:t>
      </w:r>
      <w:r w:rsidR="00C95CD2" w:rsidRPr="004B6617">
        <w:rPr>
          <w:rFonts w:ascii="Times New Roman" w:hAnsi="Times New Roman" w:cs="Times New Roman"/>
          <w:i/>
          <w:iCs/>
          <w:sz w:val="24"/>
          <w:szCs w:val="24"/>
        </w:rPr>
        <w:t>RSI Condition</w:t>
      </w:r>
      <w:r w:rsidR="003B38CE" w:rsidRPr="004B6617">
        <w:rPr>
          <w:rFonts w:ascii="Times New Roman" w:hAnsi="Times New Roman" w:cs="Times New Roman"/>
          <w:sz w:val="24"/>
          <w:szCs w:val="24"/>
        </w:rPr>
        <w:t xml:space="preserve"> was not statistically significant, indicating that it may not be </w:t>
      </w:r>
      <w:r w:rsidR="00C64838" w:rsidRPr="004B6617">
        <w:rPr>
          <w:rFonts w:ascii="Times New Roman" w:hAnsi="Times New Roman" w:cs="Times New Roman"/>
          <w:sz w:val="24"/>
          <w:szCs w:val="24"/>
        </w:rPr>
        <w:t>functional on</w:t>
      </w:r>
      <w:r w:rsidR="005062EF" w:rsidRPr="004B6617">
        <w:rPr>
          <w:rFonts w:ascii="Times New Roman" w:hAnsi="Times New Roman" w:cs="Times New Roman"/>
          <w:sz w:val="24"/>
          <w:szCs w:val="24"/>
        </w:rPr>
        <w:t xml:space="preserve"> its own. Hence</w:t>
      </w:r>
      <w:r w:rsidR="00047812" w:rsidRPr="004B6617">
        <w:rPr>
          <w:rFonts w:ascii="Times New Roman" w:hAnsi="Times New Roman" w:cs="Times New Roman"/>
          <w:sz w:val="24"/>
          <w:szCs w:val="24"/>
        </w:rPr>
        <w:t>,</w:t>
      </w:r>
      <w:r w:rsidR="005062EF" w:rsidRPr="004B6617">
        <w:rPr>
          <w:rFonts w:ascii="Times New Roman" w:hAnsi="Times New Roman" w:cs="Times New Roman"/>
          <w:sz w:val="24"/>
          <w:szCs w:val="24"/>
        </w:rPr>
        <w:t xml:space="preserve"> we combined it with </w:t>
      </w:r>
      <w:r w:rsidR="005062EF" w:rsidRPr="004B6617">
        <w:rPr>
          <w:rFonts w:ascii="Times New Roman" w:hAnsi="Times New Roman" w:cs="Times New Roman"/>
          <w:i/>
          <w:iCs/>
          <w:sz w:val="24"/>
          <w:szCs w:val="24"/>
        </w:rPr>
        <w:t>Trend</w:t>
      </w:r>
      <w:r w:rsidR="00047812" w:rsidRPr="004B6617">
        <w:rPr>
          <w:rFonts w:ascii="Times New Roman" w:hAnsi="Times New Roman" w:cs="Times New Roman"/>
          <w:sz w:val="24"/>
          <w:szCs w:val="24"/>
        </w:rPr>
        <w:t xml:space="preserve"> to quickly determine if making trades that followed the trend were useful and found that the </w:t>
      </w:r>
      <w:r w:rsidR="00771E92" w:rsidRPr="004B6617">
        <w:rPr>
          <w:rFonts w:ascii="Times New Roman" w:hAnsi="Times New Roman" w:cs="Times New Roman"/>
          <w:sz w:val="24"/>
          <w:szCs w:val="24"/>
        </w:rPr>
        <w:t>RSI strategy worked better w</w:t>
      </w:r>
      <w:r w:rsidR="003F1703" w:rsidRPr="004B6617">
        <w:rPr>
          <w:rFonts w:ascii="Times New Roman" w:hAnsi="Times New Roman" w:cs="Times New Roman"/>
          <w:sz w:val="24"/>
          <w:szCs w:val="24"/>
        </w:rPr>
        <w:t xml:space="preserve">hen the trades were made following the overall trend. We then took this a step further by using </w:t>
      </w:r>
      <w:r w:rsidR="003F1703" w:rsidRPr="004B6617">
        <w:rPr>
          <w:rFonts w:ascii="Times New Roman" w:hAnsi="Times New Roman" w:cs="Times New Roman"/>
          <w:i/>
          <w:iCs/>
          <w:sz w:val="24"/>
          <w:szCs w:val="24"/>
        </w:rPr>
        <w:t xml:space="preserve">Price </w:t>
      </w:r>
      <w:proofErr w:type="gramStart"/>
      <w:r w:rsidR="003F1703" w:rsidRPr="004B6617">
        <w:rPr>
          <w:rFonts w:ascii="Times New Roman" w:hAnsi="Times New Roman" w:cs="Times New Roman"/>
          <w:i/>
          <w:iCs/>
          <w:sz w:val="24"/>
          <w:szCs w:val="24"/>
        </w:rPr>
        <w:t>Relative</w:t>
      </w:r>
      <w:proofErr w:type="gramEnd"/>
      <w:r w:rsidR="003F1703" w:rsidRPr="004B6617">
        <w:rPr>
          <w:rFonts w:ascii="Times New Roman" w:hAnsi="Times New Roman" w:cs="Times New Roman"/>
          <w:i/>
          <w:iCs/>
          <w:sz w:val="24"/>
          <w:szCs w:val="24"/>
        </w:rPr>
        <w:t xml:space="preserve"> Close-EMA200 Price Diff </w:t>
      </w:r>
      <w:r w:rsidR="00615DFE" w:rsidRPr="004B6617">
        <w:rPr>
          <w:rFonts w:ascii="Times New Roman" w:hAnsi="Times New Roman" w:cs="Times New Roman"/>
          <w:sz w:val="24"/>
          <w:szCs w:val="24"/>
        </w:rPr>
        <w:t>to determine the strength of the trend, trading only when the trend is strong</w:t>
      </w:r>
      <w:r w:rsidR="00325D51" w:rsidRPr="004B6617">
        <w:rPr>
          <w:rFonts w:ascii="Times New Roman" w:hAnsi="Times New Roman" w:cs="Times New Roman"/>
          <w:sz w:val="24"/>
          <w:szCs w:val="24"/>
        </w:rPr>
        <w:t xml:space="preserve"> and this improved profitability further.</w:t>
      </w:r>
      <w:r w:rsidR="004B6617" w:rsidRPr="004B6617">
        <w:rPr>
          <w:rFonts w:ascii="Times New Roman" w:hAnsi="Times New Roman" w:cs="Times New Roman"/>
          <w:sz w:val="24"/>
          <w:szCs w:val="24"/>
        </w:rPr>
        <w:t xml:space="preserve"> </w:t>
      </w:r>
      <w:r w:rsidR="004B6617" w:rsidRPr="004B6617">
        <w:rPr>
          <w:rFonts w:ascii="Times New Roman" w:hAnsi="Times New Roman" w:cs="Times New Roman"/>
          <w:i/>
          <w:iCs/>
          <w:sz w:val="24"/>
          <w:szCs w:val="24"/>
        </w:rPr>
        <w:t>Price Relative ATR</w:t>
      </w:r>
      <w:r w:rsidR="00C634E0">
        <w:rPr>
          <w:rFonts w:ascii="Times New Roman" w:hAnsi="Times New Roman" w:cs="Times New Roman"/>
          <w:sz w:val="24"/>
          <w:szCs w:val="24"/>
        </w:rPr>
        <w:t>,</w:t>
      </w:r>
      <w:r w:rsidR="004B6617" w:rsidRPr="004B6617">
        <w:rPr>
          <w:rFonts w:ascii="Times New Roman" w:hAnsi="Times New Roman" w:cs="Times New Roman"/>
          <w:sz w:val="24"/>
          <w:szCs w:val="24"/>
        </w:rPr>
        <w:t xml:space="preserve"> which is a</w:t>
      </w:r>
      <w:r w:rsidR="004B6617">
        <w:rPr>
          <w:rFonts w:ascii="Times New Roman" w:hAnsi="Times New Roman" w:cs="Times New Roman"/>
          <w:sz w:val="24"/>
          <w:szCs w:val="24"/>
        </w:rPr>
        <w:t xml:space="preserve"> volatility indicator was then used to filter out trades during periods when the price was volatile</w:t>
      </w:r>
      <w:r w:rsidR="00070204">
        <w:rPr>
          <w:rFonts w:ascii="Times New Roman" w:hAnsi="Times New Roman" w:cs="Times New Roman"/>
          <w:sz w:val="24"/>
          <w:szCs w:val="24"/>
        </w:rPr>
        <w:t>, this was found to have a</w:t>
      </w:r>
      <w:r w:rsidR="00892794">
        <w:rPr>
          <w:rFonts w:ascii="Times New Roman" w:hAnsi="Times New Roman" w:cs="Times New Roman"/>
          <w:sz w:val="24"/>
          <w:szCs w:val="24"/>
        </w:rPr>
        <w:t xml:space="preserve"> further </w:t>
      </w:r>
      <w:r w:rsidR="00070204">
        <w:rPr>
          <w:rFonts w:ascii="Times New Roman" w:hAnsi="Times New Roman" w:cs="Times New Roman"/>
          <w:sz w:val="24"/>
          <w:szCs w:val="24"/>
        </w:rPr>
        <w:t xml:space="preserve"> positive impact on trade returns.</w:t>
      </w:r>
      <w:r w:rsidR="00892794">
        <w:rPr>
          <w:rFonts w:ascii="Times New Roman" w:hAnsi="Times New Roman" w:cs="Times New Roman"/>
          <w:sz w:val="24"/>
          <w:szCs w:val="24"/>
        </w:rPr>
        <w:t xml:space="preserve"> Having confirmed that the process of (</w:t>
      </w:r>
      <w:proofErr w:type="spellStart"/>
      <w:r w:rsidR="00892794">
        <w:rPr>
          <w:rFonts w:ascii="Times New Roman" w:hAnsi="Times New Roman" w:cs="Times New Roman"/>
          <w:sz w:val="24"/>
          <w:szCs w:val="24"/>
        </w:rPr>
        <w:t>i</w:t>
      </w:r>
      <w:proofErr w:type="spellEnd"/>
      <w:r w:rsidR="00892794">
        <w:rPr>
          <w:rFonts w:ascii="Times New Roman" w:hAnsi="Times New Roman" w:cs="Times New Roman"/>
          <w:sz w:val="24"/>
          <w:szCs w:val="24"/>
        </w:rPr>
        <w:t xml:space="preserve">) confirming the strength of the trend and aligning trades with the direction of the trend and (ii) avoiding trades during highly volatile periods was beneficial, we applied the same methodology to improving the </w:t>
      </w:r>
      <w:r w:rsidR="00892794">
        <w:rPr>
          <w:rFonts w:ascii="Times New Roman" w:hAnsi="Times New Roman" w:cs="Times New Roman"/>
          <w:i/>
          <w:iCs/>
          <w:sz w:val="24"/>
          <w:szCs w:val="24"/>
        </w:rPr>
        <w:t>MACD Condition</w:t>
      </w:r>
      <w:r w:rsidR="00892794">
        <w:rPr>
          <w:rFonts w:ascii="Times New Roman" w:hAnsi="Times New Roman" w:cs="Times New Roman"/>
          <w:sz w:val="24"/>
          <w:szCs w:val="24"/>
        </w:rPr>
        <w:t xml:space="preserve"> trading strategy </w:t>
      </w:r>
      <w:r w:rsidR="00906EBF">
        <w:rPr>
          <w:rFonts w:ascii="Times New Roman" w:hAnsi="Times New Roman" w:cs="Times New Roman"/>
          <w:sz w:val="24"/>
          <w:szCs w:val="24"/>
        </w:rPr>
        <w:t>and</w:t>
      </w:r>
      <w:r w:rsidR="00892794">
        <w:rPr>
          <w:rFonts w:ascii="Times New Roman" w:hAnsi="Times New Roman" w:cs="Times New Roman"/>
          <w:sz w:val="24"/>
          <w:szCs w:val="24"/>
        </w:rPr>
        <w:t xml:space="preserve"> </w:t>
      </w:r>
      <w:r w:rsidR="00906EBF">
        <w:rPr>
          <w:rFonts w:ascii="Times New Roman" w:hAnsi="Times New Roman" w:cs="Times New Roman"/>
          <w:sz w:val="24"/>
          <w:szCs w:val="24"/>
        </w:rPr>
        <w:t>received similarly</w:t>
      </w:r>
      <w:r w:rsidR="00892794">
        <w:rPr>
          <w:rFonts w:ascii="Times New Roman" w:hAnsi="Times New Roman" w:cs="Times New Roman"/>
          <w:sz w:val="24"/>
          <w:szCs w:val="24"/>
        </w:rPr>
        <w:t xml:space="preserve"> improved results.</w:t>
      </w:r>
    </w:p>
    <w:p w14:paraId="5067A9EB" w14:textId="5EFBD3A0" w:rsidR="00322125" w:rsidRDefault="004D7897" w:rsidP="001D247F">
      <w:pPr>
        <w:ind w:firstLine="360"/>
        <w:jc w:val="both"/>
        <w:rPr>
          <w:rFonts w:ascii="Times New Roman" w:hAnsi="Times New Roman" w:cs="Times New Roman"/>
          <w:sz w:val="24"/>
          <w:szCs w:val="24"/>
        </w:rPr>
      </w:pPr>
      <w:r>
        <w:rPr>
          <w:rFonts w:ascii="Times New Roman" w:hAnsi="Times New Roman" w:cs="Times New Roman"/>
          <w:sz w:val="24"/>
          <w:szCs w:val="24"/>
        </w:rPr>
        <w:t xml:space="preserve">Considering the above, </w:t>
      </w:r>
      <w:r w:rsidR="00503EBB">
        <w:rPr>
          <w:rFonts w:ascii="Times New Roman" w:hAnsi="Times New Roman" w:cs="Times New Roman"/>
          <w:sz w:val="24"/>
          <w:szCs w:val="24"/>
        </w:rPr>
        <w:t>time</w:t>
      </w:r>
      <w:r w:rsidR="0062447D">
        <w:rPr>
          <w:rFonts w:ascii="Times New Roman" w:hAnsi="Times New Roman" w:cs="Times New Roman"/>
          <w:sz w:val="24"/>
          <w:szCs w:val="24"/>
        </w:rPr>
        <w:t xml:space="preserve"> series models can be useful for identifying</w:t>
      </w:r>
      <w:r w:rsidR="00F56B40" w:rsidRPr="00F56B40">
        <w:rPr>
          <w:rFonts w:ascii="Times New Roman" w:hAnsi="Times New Roman" w:cs="Times New Roman"/>
          <w:sz w:val="24"/>
          <w:szCs w:val="24"/>
        </w:rPr>
        <w:t xml:space="preserve"> </w:t>
      </w:r>
      <w:r w:rsidR="00F56B40">
        <w:rPr>
          <w:rFonts w:ascii="Times New Roman" w:hAnsi="Times New Roman" w:cs="Times New Roman"/>
          <w:sz w:val="24"/>
          <w:szCs w:val="24"/>
        </w:rPr>
        <w:t>technical analysis</w:t>
      </w:r>
      <w:r w:rsidR="0062447D">
        <w:rPr>
          <w:rFonts w:ascii="Times New Roman" w:hAnsi="Times New Roman" w:cs="Times New Roman"/>
          <w:sz w:val="24"/>
          <w:szCs w:val="24"/>
        </w:rPr>
        <w:t xml:space="preserve"> indicators that affect trade profitability, and that </w:t>
      </w:r>
      <w:r w:rsidR="00F56B40">
        <w:rPr>
          <w:rFonts w:ascii="Times New Roman" w:hAnsi="Times New Roman" w:cs="Times New Roman"/>
          <w:sz w:val="24"/>
          <w:szCs w:val="24"/>
        </w:rPr>
        <w:t>these indicators can be used to</w:t>
      </w:r>
      <w:r w:rsidR="00C87A3F">
        <w:rPr>
          <w:rFonts w:ascii="Times New Roman" w:hAnsi="Times New Roman" w:cs="Times New Roman"/>
          <w:sz w:val="24"/>
          <w:szCs w:val="24"/>
        </w:rPr>
        <w:t xml:space="preserve"> construct profitable trading strategies.</w:t>
      </w:r>
      <w:r w:rsidR="003640EA">
        <w:rPr>
          <w:rFonts w:ascii="Times New Roman" w:hAnsi="Times New Roman" w:cs="Times New Roman"/>
          <w:sz w:val="24"/>
          <w:szCs w:val="24"/>
        </w:rPr>
        <w:t xml:space="preserve"> </w:t>
      </w:r>
      <w:r w:rsidR="00A81E42">
        <w:rPr>
          <w:rFonts w:ascii="Times New Roman" w:hAnsi="Times New Roman" w:cs="Times New Roman"/>
          <w:sz w:val="24"/>
          <w:szCs w:val="24"/>
        </w:rPr>
        <w:t>These strateg</w:t>
      </w:r>
      <w:r w:rsidR="00A16466">
        <w:rPr>
          <w:rFonts w:ascii="Times New Roman" w:hAnsi="Times New Roman" w:cs="Times New Roman"/>
          <w:sz w:val="24"/>
          <w:szCs w:val="24"/>
        </w:rPr>
        <w:t xml:space="preserve">ies can then be further improved by adjusting basic trading parameters such as the timeframe on which the trades are made and the </w:t>
      </w:r>
      <w:r w:rsidR="00A131D3">
        <w:rPr>
          <w:rFonts w:ascii="Times New Roman" w:hAnsi="Times New Roman" w:cs="Times New Roman"/>
          <w:sz w:val="24"/>
          <w:szCs w:val="24"/>
        </w:rPr>
        <w:t>holding time of each trade.</w:t>
      </w:r>
      <w:r w:rsidR="00160625">
        <w:rPr>
          <w:rFonts w:ascii="Times New Roman" w:hAnsi="Times New Roman" w:cs="Times New Roman"/>
          <w:sz w:val="24"/>
          <w:szCs w:val="24"/>
        </w:rPr>
        <w:t xml:space="preserve"> Note that because the RSI and MACD are momentum indicators used for swing trading </w:t>
      </w:r>
      <w:r w:rsidR="004D1464">
        <w:rPr>
          <w:rFonts w:ascii="Times New Roman" w:hAnsi="Times New Roman" w:cs="Times New Roman"/>
          <w:sz w:val="24"/>
          <w:szCs w:val="24"/>
        </w:rPr>
        <w:t xml:space="preserve">during trend reversals, </w:t>
      </w:r>
      <w:r w:rsidR="00BF749F">
        <w:rPr>
          <w:rFonts w:ascii="Times New Roman" w:hAnsi="Times New Roman" w:cs="Times New Roman"/>
          <w:sz w:val="24"/>
          <w:szCs w:val="24"/>
        </w:rPr>
        <w:t>during market crashes, the strategy remains entirely feasible</w:t>
      </w:r>
      <w:r w:rsidR="000E1639">
        <w:rPr>
          <w:rFonts w:ascii="Times New Roman" w:hAnsi="Times New Roman" w:cs="Times New Roman"/>
          <w:sz w:val="24"/>
          <w:szCs w:val="24"/>
        </w:rPr>
        <w:t xml:space="preserve"> – this is important to note because certain trading strategies assume that market prices only go up as is the case of what we have seen for cryptocurrency in recent times.</w:t>
      </w:r>
      <w:r w:rsidR="00DB57F3">
        <w:rPr>
          <w:rFonts w:ascii="Times New Roman" w:hAnsi="Times New Roman" w:cs="Times New Roman"/>
          <w:sz w:val="24"/>
          <w:szCs w:val="24"/>
        </w:rPr>
        <w:t xml:space="preserve"> </w:t>
      </w:r>
    </w:p>
    <w:p w14:paraId="24B91BD1" w14:textId="2B998A79" w:rsidR="2E7FAA36" w:rsidRPr="0002541F" w:rsidRDefault="00D90BEA" w:rsidP="0002541F">
      <w:pPr>
        <w:ind w:firstLine="360"/>
        <w:jc w:val="both"/>
        <w:rPr>
          <w:rFonts w:ascii="Times New Roman" w:hAnsi="Times New Roman" w:cs="Times New Roman"/>
          <w:sz w:val="24"/>
          <w:szCs w:val="24"/>
        </w:rPr>
      </w:pPr>
      <w:r>
        <w:rPr>
          <w:rFonts w:ascii="Times New Roman" w:hAnsi="Times New Roman" w:cs="Times New Roman"/>
          <w:sz w:val="24"/>
          <w:szCs w:val="24"/>
        </w:rPr>
        <w:t>Another</w:t>
      </w:r>
      <w:r w:rsidR="009A59B2">
        <w:rPr>
          <w:rFonts w:ascii="Times New Roman" w:hAnsi="Times New Roman" w:cs="Times New Roman"/>
          <w:sz w:val="24"/>
          <w:szCs w:val="24"/>
        </w:rPr>
        <w:t xml:space="preserve"> important point to note is that</w:t>
      </w:r>
      <w:r w:rsidR="00611D38">
        <w:rPr>
          <w:rFonts w:ascii="Times New Roman" w:hAnsi="Times New Roman" w:cs="Times New Roman"/>
          <w:sz w:val="24"/>
          <w:szCs w:val="24"/>
        </w:rPr>
        <w:t xml:space="preserve"> while the</w:t>
      </w:r>
      <w:r w:rsidR="00DB57F3">
        <w:rPr>
          <w:rFonts w:ascii="Times New Roman" w:hAnsi="Times New Roman" w:cs="Times New Roman"/>
          <w:sz w:val="24"/>
          <w:szCs w:val="24"/>
        </w:rPr>
        <w:t xml:space="preserve"> usage of </w:t>
      </w:r>
      <w:r>
        <w:rPr>
          <w:rFonts w:ascii="Times New Roman" w:hAnsi="Times New Roman" w:cs="Times New Roman"/>
          <w:sz w:val="24"/>
          <w:szCs w:val="24"/>
        </w:rPr>
        <w:t xml:space="preserve">indicators that indicate trend strength and market volatility, </w:t>
      </w:r>
      <w:r w:rsidR="00611D38">
        <w:rPr>
          <w:rFonts w:ascii="Times New Roman" w:hAnsi="Times New Roman" w:cs="Times New Roman"/>
          <w:sz w:val="24"/>
          <w:szCs w:val="24"/>
        </w:rPr>
        <w:t xml:space="preserve">appear to filter out poor trades, increasing trade quality and average returns, it also reduces the number of trades made. </w:t>
      </w:r>
      <w:r w:rsidR="00ED730D">
        <w:rPr>
          <w:rFonts w:ascii="Times New Roman" w:hAnsi="Times New Roman" w:cs="Times New Roman"/>
          <w:sz w:val="24"/>
          <w:szCs w:val="24"/>
        </w:rPr>
        <w:t>Finding the optimum point between trade quality and quantity is an aspect</w:t>
      </w:r>
      <w:r w:rsidR="00322125">
        <w:rPr>
          <w:rFonts w:ascii="Times New Roman" w:hAnsi="Times New Roman" w:cs="Times New Roman"/>
          <w:sz w:val="24"/>
          <w:szCs w:val="24"/>
        </w:rPr>
        <w:t xml:space="preserve"> of</w:t>
      </w:r>
      <w:r w:rsidR="00491394">
        <w:rPr>
          <w:rFonts w:ascii="Times New Roman" w:hAnsi="Times New Roman" w:cs="Times New Roman"/>
          <w:sz w:val="24"/>
          <w:szCs w:val="24"/>
        </w:rPr>
        <w:t xml:space="preserve"> th</w:t>
      </w:r>
      <w:r w:rsidR="00ED730D">
        <w:rPr>
          <w:rFonts w:ascii="Times New Roman" w:hAnsi="Times New Roman" w:cs="Times New Roman"/>
          <w:sz w:val="24"/>
          <w:szCs w:val="24"/>
        </w:rPr>
        <w:t>is</w:t>
      </w:r>
      <w:r w:rsidR="00491394">
        <w:rPr>
          <w:rFonts w:ascii="Times New Roman" w:hAnsi="Times New Roman" w:cs="Times New Roman"/>
          <w:sz w:val="24"/>
          <w:szCs w:val="24"/>
        </w:rPr>
        <w:t xml:space="preserve"> research </w:t>
      </w:r>
      <w:r w:rsidR="00E92A98">
        <w:rPr>
          <w:rFonts w:ascii="Times New Roman" w:hAnsi="Times New Roman" w:cs="Times New Roman"/>
          <w:sz w:val="24"/>
          <w:szCs w:val="24"/>
        </w:rPr>
        <w:t>that can be further develope</w:t>
      </w:r>
      <w:r w:rsidR="00ED730D">
        <w:rPr>
          <w:rFonts w:ascii="Times New Roman" w:hAnsi="Times New Roman" w:cs="Times New Roman"/>
          <w:sz w:val="24"/>
          <w:szCs w:val="24"/>
        </w:rPr>
        <w:t>d</w:t>
      </w:r>
      <w:r w:rsidR="00E777A6">
        <w:rPr>
          <w:rFonts w:ascii="Times New Roman" w:hAnsi="Times New Roman" w:cs="Times New Roman"/>
          <w:sz w:val="24"/>
          <w:szCs w:val="24"/>
        </w:rPr>
        <w:t xml:space="preserve">. </w:t>
      </w:r>
      <w:r w:rsidR="002B53ED">
        <w:rPr>
          <w:rFonts w:ascii="Times New Roman" w:hAnsi="Times New Roman" w:cs="Times New Roman"/>
          <w:sz w:val="24"/>
          <w:szCs w:val="24"/>
        </w:rPr>
        <w:t>Additionally, the variance in success of a trading strategy between different categories of markets – and even within instruments belonging to a same market category is significant</w:t>
      </w:r>
      <w:r w:rsidR="001C5E9F">
        <w:rPr>
          <w:rFonts w:ascii="Times New Roman" w:hAnsi="Times New Roman" w:cs="Times New Roman"/>
          <w:sz w:val="24"/>
          <w:szCs w:val="24"/>
        </w:rPr>
        <w:t>. I</w:t>
      </w:r>
      <w:r w:rsidR="002B53ED">
        <w:rPr>
          <w:rFonts w:ascii="Times New Roman" w:hAnsi="Times New Roman" w:cs="Times New Roman"/>
          <w:sz w:val="24"/>
          <w:szCs w:val="24"/>
        </w:rPr>
        <w:t xml:space="preserve">t appears that the </w:t>
      </w:r>
      <w:r w:rsidR="001C5E9F">
        <w:rPr>
          <w:rFonts w:ascii="Times New Roman" w:hAnsi="Times New Roman" w:cs="Times New Roman"/>
          <w:sz w:val="24"/>
          <w:szCs w:val="24"/>
        </w:rPr>
        <w:t>tendency for strong trends to occur in cryptocurrency markets is larger than in equities (SP500 and STI) and commodities (Oil and Gold) hence we see the reversal compounded with strong trend strategy conducting a higher quantity of trades at a higher quality when in the cryptocurrency market</w:t>
      </w:r>
      <w:r w:rsidR="002B53ED">
        <w:rPr>
          <w:rFonts w:ascii="Times New Roman" w:hAnsi="Times New Roman" w:cs="Times New Roman"/>
          <w:sz w:val="24"/>
          <w:szCs w:val="24"/>
        </w:rPr>
        <w:t>.</w:t>
      </w:r>
      <w:r w:rsidR="001C5E9F">
        <w:rPr>
          <w:rFonts w:ascii="Times New Roman" w:hAnsi="Times New Roman" w:cs="Times New Roman"/>
          <w:sz w:val="24"/>
          <w:szCs w:val="24"/>
        </w:rPr>
        <w:t xml:space="preserve"> This insight points towards the requirement for a careful selection of items in a trading portfolio that are specifically catered to a trading strategy.</w:t>
      </w:r>
      <w:r w:rsidR="002B53ED">
        <w:rPr>
          <w:rFonts w:ascii="Times New Roman" w:hAnsi="Times New Roman" w:cs="Times New Roman"/>
          <w:sz w:val="24"/>
          <w:szCs w:val="24"/>
        </w:rPr>
        <w:t xml:space="preserve"> </w:t>
      </w:r>
      <w:r w:rsidR="001C5E9F">
        <w:rPr>
          <w:rFonts w:ascii="Times New Roman" w:hAnsi="Times New Roman" w:cs="Times New Roman"/>
          <w:sz w:val="24"/>
          <w:szCs w:val="24"/>
        </w:rPr>
        <w:t>In sum</w:t>
      </w:r>
      <w:r w:rsidR="00E777A6">
        <w:rPr>
          <w:rFonts w:ascii="Times New Roman" w:hAnsi="Times New Roman" w:cs="Times New Roman"/>
          <w:sz w:val="24"/>
          <w:szCs w:val="24"/>
        </w:rPr>
        <w:t xml:space="preserve">, the ground has already been laid </w:t>
      </w:r>
      <w:r w:rsidR="00E162BF">
        <w:rPr>
          <w:rFonts w:ascii="Times New Roman" w:hAnsi="Times New Roman" w:cs="Times New Roman"/>
          <w:sz w:val="24"/>
          <w:szCs w:val="24"/>
        </w:rPr>
        <w:t xml:space="preserve">for demonstrating the effectiveness of using econometric analysis </w:t>
      </w:r>
      <w:r w:rsidR="00FE05EB">
        <w:rPr>
          <w:rFonts w:ascii="Times New Roman" w:hAnsi="Times New Roman" w:cs="Times New Roman"/>
          <w:sz w:val="24"/>
          <w:szCs w:val="24"/>
        </w:rPr>
        <w:t>to develop a trading strategy based on technical analysis, and we are excited to see</w:t>
      </w:r>
      <w:r w:rsidR="00C45DD4">
        <w:rPr>
          <w:rFonts w:ascii="Times New Roman" w:hAnsi="Times New Roman" w:cs="Times New Roman"/>
          <w:sz w:val="24"/>
          <w:szCs w:val="24"/>
        </w:rPr>
        <w:t xml:space="preserve"> these strategies applied under real market conditions.</w:t>
      </w:r>
    </w:p>
    <w:p w14:paraId="23163BBF" w14:textId="6CDA6759" w:rsidR="007E589F" w:rsidRPr="007E589F" w:rsidRDefault="66C910B9" w:rsidP="007E589F">
      <w:pPr>
        <w:pStyle w:val="Heading1"/>
        <w:spacing w:line="360" w:lineRule="auto"/>
        <w:rPr>
          <w:rFonts w:ascii="Times New Roman" w:hAnsi="Times New Roman" w:cs="Times New Roman"/>
          <w:b/>
          <w:bCs/>
          <w:color w:val="auto"/>
        </w:rPr>
      </w:pPr>
      <w:r w:rsidRPr="007E589F">
        <w:rPr>
          <w:rFonts w:ascii="Times New Roman" w:hAnsi="Times New Roman" w:cs="Times New Roman"/>
          <w:b/>
          <w:bCs/>
          <w:color w:val="auto"/>
        </w:rPr>
        <w:lastRenderedPageBreak/>
        <w:t>References</w:t>
      </w:r>
    </w:p>
    <w:p w14:paraId="078F2876" w14:textId="4B4EEFD1" w:rsidR="171C7FB0" w:rsidRDefault="171C7FB0" w:rsidP="55313EB9">
      <w:pPr>
        <w:rPr>
          <w:rFonts w:ascii="Times New Roman" w:eastAsia="Calibri" w:hAnsi="Times New Roman" w:cs="Times New Roman"/>
          <w:sz w:val="24"/>
          <w:szCs w:val="24"/>
          <w:lang w:val="en-SG"/>
        </w:rPr>
      </w:pPr>
      <w:r w:rsidRPr="55313EB9">
        <w:rPr>
          <w:rFonts w:ascii="Times New Roman" w:hAnsi="Times New Roman" w:cs="Times New Roman"/>
          <w:color w:val="2A2A2A"/>
          <w:sz w:val="24"/>
          <w:szCs w:val="24"/>
          <w:lang w:val="en-SG"/>
        </w:rPr>
        <w:t xml:space="preserve">[1] </w:t>
      </w:r>
      <w:r w:rsidR="676CA003" w:rsidRPr="55313EB9">
        <w:rPr>
          <w:rFonts w:ascii="Times New Roman" w:hAnsi="Times New Roman" w:cs="Times New Roman"/>
          <w:color w:val="2A2A2A"/>
          <w:sz w:val="24"/>
          <w:szCs w:val="24"/>
          <w:lang w:val="en-SG"/>
        </w:rPr>
        <w:t>Nakamoto, Satoshi. "Bitcoin: A peer-to-peer electronic cash system." Decentralized Business Review (2008): 21260.</w:t>
      </w:r>
    </w:p>
    <w:p w14:paraId="37E3F818" w14:textId="13C8ACB5" w:rsidR="66C910B9" w:rsidRPr="007E589F" w:rsidRDefault="66C910B9" w:rsidP="2E7FAA36">
      <w:pPr>
        <w:rPr>
          <w:rFonts w:ascii="Times New Roman" w:hAnsi="Times New Roman" w:cs="Times New Roman"/>
          <w:color w:val="2A2A2A"/>
          <w:sz w:val="24"/>
          <w:szCs w:val="24"/>
        </w:rPr>
      </w:pPr>
      <w:r w:rsidRPr="007E589F">
        <w:rPr>
          <w:rFonts w:ascii="Times New Roman" w:hAnsi="Times New Roman" w:cs="Times New Roman"/>
          <w:color w:val="2A2A2A"/>
          <w:sz w:val="24"/>
          <w:szCs w:val="24"/>
          <w:lang w:val="en-SG"/>
        </w:rPr>
        <w:t>[</w:t>
      </w:r>
      <w:r w:rsidR="090919DB" w:rsidRPr="007E589F">
        <w:rPr>
          <w:rFonts w:ascii="Times New Roman" w:hAnsi="Times New Roman" w:cs="Times New Roman"/>
          <w:color w:val="2A2A2A"/>
          <w:sz w:val="24"/>
          <w:szCs w:val="24"/>
          <w:lang w:val="en-SG"/>
        </w:rPr>
        <w:t>2</w:t>
      </w:r>
      <w:r w:rsidRPr="007E589F">
        <w:rPr>
          <w:rFonts w:ascii="Times New Roman" w:hAnsi="Times New Roman" w:cs="Times New Roman"/>
          <w:color w:val="2A2A2A"/>
          <w:sz w:val="24"/>
          <w:szCs w:val="24"/>
          <w:lang w:val="en-SG"/>
        </w:rPr>
        <w:t xml:space="preserve">] </w:t>
      </w:r>
      <w:r w:rsidR="04D72FCA" w:rsidRPr="55313EB9">
        <w:rPr>
          <w:rFonts w:ascii="Times New Roman" w:hAnsi="Times New Roman" w:cs="Times New Roman"/>
          <w:color w:val="2A2A2A"/>
          <w:sz w:val="24"/>
          <w:szCs w:val="24"/>
          <w:lang w:val="en-SG"/>
        </w:rPr>
        <w:t xml:space="preserve">Jena, </w:t>
      </w:r>
      <w:proofErr w:type="spellStart"/>
      <w:r w:rsidRPr="007E589F">
        <w:rPr>
          <w:rFonts w:ascii="Times New Roman" w:hAnsi="Times New Roman" w:cs="Times New Roman"/>
          <w:color w:val="2A2A2A"/>
          <w:sz w:val="24"/>
          <w:szCs w:val="24"/>
          <w:lang w:val="en-SG"/>
        </w:rPr>
        <w:t>Nihar</w:t>
      </w:r>
      <w:proofErr w:type="spellEnd"/>
      <w:r w:rsidRPr="007E589F">
        <w:rPr>
          <w:rFonts w:ascii="Times New Roman" w:hAnsi="Times New Roman" w:cs="Times New Roman"/>
          <w:color w:val="2A2A2A"/>
          <w:sz w:val="24"/>
          <w:szCs w:val="24"/>
          <w:lang w:val="en-SG"/>
        </w:rPr>
        <w:t xml:space="preserve"> Ranjan</w:t>
      </w:r>
      <w:r w:rsidR="04D72FCA" w:rsidRPr="55313EB9">
        <w:rPr>
          <w:rFonts w:ascii="Times New Roman" w:hAnsi="Times New Roman" w:cs="Times New Roman"/>
          <w:color w:val="2A2A2A"/>
          <w:sz w:val="24"/>
          <w:szCs w:val="24"/>
          <w:lang w:val="en-SG"/>
        </w:rPr>
        <w:t xml:space="preserve">, and </w:t>
      </w:r>
      <w:r w:rsidRPr="007E589F">
        <w:rPr>
          <w:rFonts w:ascii="Times New Roman" w:hAnsi="Times New Roman" w:cs="Times New Roman"/>
          <w:color w:val="2A2A2A"/>
          <w:sz w:val="24"/>
          <w:szCs w:val="24"/>
          <w:lang w:val="en-SG"/>
        </w:rPr>
        <w:t xml:space="preserve">Narayan Sethi. </w:t>
      </w:r>
      <w:r w:rsidR="04D72FCA" w:rsidRPr="55313EB9">
        <w:rPr>
          <w:rFonts w:ascii="Times New Roman" w:hAnsi="Times New Roman" w:cs="Times New Roman"/>
          <w:color w:val="2A2A2A"/>
          <w:sz w:val="24"/>
          <w:szCs w:val="24"/>
          <w:lang w:val="en-SG"/>
        </w:rPr>
        <w:t xml:space="preserve">"Foreign capital and growth nexus revisited: empirical evidence from South Asian countries." </w:t>
      </w:r>
      <w:r w:rsidRPr="007E589F">
        <w:rPr>
          <w:rFonts w:ascii="Times New Roman" w:hAnsi="Times New Roman" w:cs="Times New Roman"/>
          <w:color w:val="2A2A2A"/>
          <w:sz w:val="24"/>
          <w:szCs w:val="24"/>
          <w:lang w:val="en-SG"/>
        </w:rPr>
        <w:t>Transnational Corporations Review</w:t>
      </w:r>
      <w:r w:rsidR="04D72FCA" w:rsidRPr="55313EB9">
        <w:rPr>
          <w:rFonts w:ascii="Times New Roman" w:hAnsi="Times New Roman" w:cs="Times New Roman"/>
          <w:color w:val="2A2A2A"/>
          <w:sz w:val="24"/>
          <w:szCs w:val="24"/>
          <w:lang w:val="en-SG"/>
        </w:rPr>
        <w:t xml:space="preserve"> (2021): 1-24</w:t>
      </w:r>
      <w:r w:rsidRPr="007E589F">
        <w:rPr>
          <w:rFonts w:ascii="Times New Roman" w:hAnsi="Times New Roman" w:cs="Times New Roman"/>
          <w:color w:val="2A2A2A"/>
          <w:sz w:val="24"/>
          <w:szCs w:val="24"/>
          <w:lang w:val="en-SG"/>
        </w:rPr>
        <w:t>.</w:t>
      </w:r>
    </w:p>
    <w:p w14:paraId="2F7D5D6D" w14:textId="11FCB71F" w:rsidR="66C910B9" w:rsidRPr="007E589F" w:rsidRDefault="66C910B9" w:rsidP="2E7FAA36">
      <w:pPr>
        <w:rPr>
          <w:rFonts w:ascii="Times New Roman" w:hAnsi="Times New Roman" w:cs="Times New Roman"/>
          <w:color w:val="2A2A2A"/>
          <w:sz w:val="24"/>
          <w:szCs w:val="24"/>
        </w:rPr>
      </w:pPr>
      <w:r w:rsidRPr="007E589F">
        <w:rPr>
          <w:rFonts w:ascii="Times New Roman" w:hAnsi="Times New Roman" w:cs="Times New Roman"/>
          <w:color w:val="2A2A2A"/>
          <w:sz w:val="24"/>
          <w:szCs w:val="24"/>
          <w:lang w:val="en-SG"/>
        </w:rPr>
        <w:t>[</w:t>
      </w:r>
      <w:r w:rsidR="11EF70B9" w:rsidRPr="007E589F">
        <w:rPr>
          <w:rFonts w:ascii="Times New Roman" w:hAnsi="Times New Roman" w:cs="Times New Roman"/>
          <w:color w:val="2A2A2A"/>
          <w:sz w:val="24"/>
          <w:szCs w:val="24"/>
          <w:lang w:val="en-SG"/>
        </w:rPr>
        <w:t>3</w:t>
      </w:r>
      <w:r w:rsidRPr="007E589F">
        <w:rPr>
          <w:rFonts w:ascii="Times New Roman" w:hAnsi="Times New Roman" w:cs="Times New Roman"/>
          <w:color w:val="2A2A2A"/>
          <w:sz w:val="24"/>
          <w:szCs w:val="24"/>
          <w:lang w:val="en-SG"/>
        </w:rPr>
        <w:t xml:space="preserve">] </w:t>
      </w:r>
      <w:r w:rsidR="34DF1569" w:rsidRPr="55313EB9">
        <w:rPr>
          <w:rFonts w:ascii="Times New Roman" w:hAnsi="Times New Roman" w:cs="Times New Roman"/>
          <w:color w:val="2A2A2A"/>
          <w:sz w:val="24"/>
          <w:szCs w:val="24"/>
          <w:lang w:val="en-SG"/>
        </w:rPr>
        <w:t>Martin, Katie, and Robin Wigglesworth. "</w:t>
      </w:r>
      <w:r w:rsidRPr="007E589F">
        <w:rPr>
          <w:rFonts w:ascii="Times New Roman" w:hAnsi="Times New Roman" w:cs="Times New Roman"/>
          <w:color w:val="2A2A2A"/>
          <w:sz w:val="24"/>
          <w:szCs w:val="24"/>
          <w:lang w:val="en-SG"/>
        </w:rPr>
        <w:t>Rise of the retail army: the amateur traders transforming</w:t>
      </w:r>
      <w:r w:rsidR="34DF1569" w:rsidRPr="55313EB9">
        <w:rPr>
          <w:rFonts w:ascii="Times New Roman" w:hAnsi="Times New Roman" w:cs="Times New Roman"/>
          <w:color w:val="2A2A2A"/>
          <w:sz w:val="24"/>
          <w:szCs w:val="24"/>
          <w:lang w:val="en-SG"/>
        </w:rPr>
        <w:t xml:space="preserve"> markets." Financial Times (2021).</w:t>
      </w:r>
    </w:p>
    <w:p w14:paraId="11DC5A6C" w14:textId="2B905BB2" w:rsidR="66C910B9" w:rsidRPr="007E589F" w:rsidRDefault="66C910B9" w:rsidP="2E7FAA36">
      <w:pPr>
        <w:rPr>
          <w:rFonts w:ascii="Times New Roman" w:hAnsi="Times New Roman" w:cs="Times New Roman"/>
          <w:color w:val="2A2A2A"/>
          <w:sz w:val="24"/>
          <w:szCs w:val="24"/>
        </w:rPr>
      </w:pPr>
      <w:r w:rsidRPr="55313EB9">
        <w:rPr>
          <w:rFonts w:ascii="Times New Roman" w:hAnsi="Times New Roman" w:cs="Times New Roman"/>
          <w:color w:val="2A2A2A"/>
          <w:sz w:val="24"/>
          <w:szCs w:val="24"/>
          <w:lang w:val="en-SG"/>
        </w:rPr>
        <w:t>[</w:t>
      </w:r>
      <w:r w:rsidR="390D2CFC" w:rsidRPr="55313EB9">
        <w:rPr>
          <w:rFonts w:ascii="Times New Roman" w:hAnsi="Times New Roman" w:cs="Times New Roman"/>
          <w:color w:val="2A2A2A"/>
          <w:sz w:val="24"/>
          <w:szCs w:val="24"/>
          <w:lang w:val="en-SG"/>
        </w:rPr>
        <w:t>4</w:t>
      </w:r>
      <w:r w:rsidRPr="55313EB9">
        <w:rPr>
          <w:rFonts w:ascii="Times New Roman" w:hAnsi="Times New Roman" w:cs="Times New Roman"/>
          <w:color w:val="2A2A2A"/>
          <w:sz w:val="24"/>
          <w:szCs w:val="24"/>
          <w:lang w:val="en-SG"/>
        </w:rPr>
        <w:t xml:space="preserve">] </w:t>
      </w:r>
      <w:r w:rsidR="72B00E95" w:rsidRPr="55313EB9">
        <w:rPr>
          <w:rFonts w:ascii="Times New Roman" w:hAnsi="Times New Roman" w:cs="Times New Roman"/>
          <w:color w:val="2A2A2A"/>
          <w:sz w:val="24"/>
          <w:szCs w:val="24"/>
          <w:lang w:val="en-SG"/>
        </w:rPr>
        <w:t>Ben-</w:t>
      </w:r>
      <w:proofErr w:type="spellStart"/>
      <w:r w:rsidR="72B00E95" w:rsidRPr="55313EB9">
        <w:rPr>
          <w:rFonts w:ascii="Times New Roman" w:hAnsi="Times New Roman" w:cs="Times New Roman"/>
          <w:color w:val="2A2A2A"/>
          <w:sz w:val="24"/>
          <w:szCs w:val="24"/>
          <w:lang w:val="en-SG"/>
        </w:rPr>
        <w:t>Rephael</w:t>
      </w:r>
      <w:proofErr w:type="spellEnd"/>
      <w:r w:rsidR="72B00E95" w:rsidRPr="55313EB9">
        <w:rPr>
          <w:rFonts w:ascii="Times New Roman" w:hAnsi="Times New Roman" w:cs="Times New Roman"/>
          <w:color w:val="2A2A2A"/>
          <w:sz w:val="24"/>
          <w:szCs w:val="24"/>
          <w:lang w:val="en-SG"/>
        </w:rPr>
        <w:t xml:space="preserve">, </w:t>
      </w:r>
      <w:proofErr w:type="spellStart"/>
      <w:r w:rsidR="72B00E95" w:rsidRPr="55313EB9">
        <w:rPr>
          <w:rFonts w:ascii="Times New Roman" w:hAnsi="Times New Roman" w:cs="Times New Roman"/>
          <w:color w:val="2A2A2A"/>
          <w:sz w:val="24"/>
          <w:szCs w:val="24"/>
          <w:lang w:val="en-SG"/>
        </w:rPr>
        <w:t>Azi</w:t>
      </w:r>
      <w:proofErr w:type="spellEnd"/>
      <w:r w:rsidR="72B00E95" w:rsidRPr="55313EB9">
        <w:rPr>
          <w:rFonts w:ascii="Times New Roman" w:hAnsi="Times New Roman" w:cs="Times New Roman"/>
          <w:color w:val="2A2A2A"/>
          <w:sz w:val="24"/>
          <w:szCs w:val="24"/>
          <w:lang w:val="en-SG"/>
        </w:rPr>
        <w:t xml:space="preserve">, </w:t>
      </w:r>
      <w:proofErr w:type="spellStart"/>
      <w:r w:rsidR="72B00E95" w:rsidRPr="55313EB9">
        <w:rPr>
          <w:rFonts w:ascii="Times New Roman" w:hAnsi="Times New Roman" w:cs="Times New Roman"/>
          <w:color w:val="2A2A2A"/>
          <w:sz w:val="24"/>
          <w:szCs w:val="24"/>
          <w:lang w:val="en-SG"/>
        </w:rPr>
        <w:t>Zhi</w:t>
      </w:r>
      <w:proofErr w:type="spellEnd"/>
      <w:r w:rsidR="72B00E95" w:rsidRPr="55313EB9">
        <w:rPr>
          <w:rFonts w:ascii="Times New Roman" w:hAnsi="Times New Roman" w:cs="Times New Roman"/>
          <w:color w:val="2A2A2A"/>
          <w:sz w:val="24"/>
          <w:szCs w:val="24"/>
          <w:lang w:val="en-SG"/>
        </w:rPr>
        <w:t xml:space="preserve"> Da, and Ryan D. </w:t>
      </w:r>
      <w:proofErr w:type="spellStart"/>
      <w:r w:rsidR="72B00E95" w:rsidRPr="55313EB9">
        <w:rPr>
          <w:rFonts w:ascii="Times New Roman" w:hAnsi="Times New Roman" w:cs="Times New Roman"/>
          <w:color w:val="2A2A2A"/>
          <w:sz w:val="24"/>
          <w:szCs w:val="24"/>
          <w:lang w:val="en-SG"/>
        </w:rPr>
        <w:t>Israelsen</w:t>
      </w:r>
      <w:proofErr w:type="spellEnd"/>
      <w:r w:rsidR="72B00E95" w:rsidRPr="55313EB9">
        <w:rPr>
          <w:rFonts w:ascii="Times New Roman" w:hAnsi="Times New Roman" w:cs="Times New Roman"/>
          <w:color w:val="2A2A2A"/>
          <w:sz w:val="24"/>
          <w:szCs w:val="24"/>
          <w:lang w:val="en-SG"/>
        </w:rPr>
        <w:t>. "It depends on where you search: Institutional investor attention and underreaction to news." The Review of Financial Studies 30, no. 9 (2017): 3009-3047.</w:t>
      </w:r>
    </w:p>
    <w:p w14:paraId="6587BD70" w14:textId="32F1C3D9" w:rsidR="66C910B9" w:rsidRPr="007E589F" w:rsidRDefault="66C910B9" w:rsidP="2E7FAA36">
      <w:pPr>
        <w:rPr>
          <w:rFonts w:ascii="Times New Roman" w:hAnsi="Times New Roman" w:cs="Times New Roman"/>
          <w:color w:val="2A2A2A"/>
          <w:sz w:val="24"/>
          <w:szCs w:val="24"/>
        </w:rPr>
      </w:pPr>
      <w:r w:rsidRPr="007E589F">
        <w:rPr>
          <w:rFonts w:ascii="Times New Roman" w:hAnsi="Times New Roman" w:cs="Times New Roman"/>
          <w:color w:val="2A2A2A"/>
          <w:sz w:val="24"/>
          <w:szCs w:val="24"/>
          <w:lang w:val="en-SG"/>
        </w:rPr>
        <w:t>[</w:t>
      </w:r>
      <w:r w:rsidR="565EE479" w:rsidRPr="007E589F">
        <w:rPr>
          <w:rFonts w:ascii="Times New Roman" w:hAnsi="Times New Roman" w:cs="Times New Roman"/>
          <w:color w:val="2A2A2A"/>
          <w:sz w:val="24"/>
          <w:szCs w:val="24"/>
          <w:lang w:val="en-SG"/>
        </w:rPr>
        <w:t>5</w:t>
      </w:r>
      <w:r w:rsidRPr="007E589F">
        <w:rPr>
          <w:rFonts w:ascii="Times New Roman" w:hAnsi="Times New Roman" w:cs="Times New Roman"/>
          <w:color w:val="2A2A2A"/>
          <w:sz w:val="24"/>
          <w:szCs w:val="24"/>
          <w:lang w:val="en-SG"/>
        </w:rPr>
        <w:t xml:space="preserve">] </w:t>
      </w:r>
      <w:proofErr w:type="spellStart"/>
      <w:r w:rsidR="33724720" w:rsidRPr="55313EB9">
        <w:rPr>
          <w:rFonts w:ascii="Times New Roman" w:hAnsi="Times New Roman" w:cs="Times New Roman"/>
          <w:color w:val="2A2A2A"/>
          <w:sz w:val="24"/>
          <w:szCs w:val="24"/>
          <w:lang w:val="en-SG"/>
        </w:rPr>
        <w:t>Resta</w:t>
      </w:r>
      <w:proofErr w:type="spellEnd"/>
      <w:r w:rsidR="33724720" w:rsidRPr="55313EB9">
        <w:rPr>
          <w:rFonts w:ascii="Times New Roman" w:hAnsi="Times New Roman" w:cs="Times New Roman"/>
          <w:color w:val="2A2A2A"/>
          <w:sz w:val="24"/>
          <w:szCs w:val="24"/>
          <w:lang w:val="en-SG"/>
        </w:rPr>
        <w:t xml:space="preserve">, Marina, Paolo </w:t>
      </w:r>
      <w:proofErr w:type="spellStart"/>
      <w:r w:rsidR="33724720" w:rsidRPr="55313EB9">
        <w:rPr>
          <w:rFonts w:ascii="Times New Roman" w:hAnsi="Times New Roman" w:cs="Times New Roman"/>
          <w:color w:val="2A2A2A"/>
          <w:sz w:val="24"/>
          <w:szCs w:val="24"/>
          <w:lang w:val="en-SG"/>
        </w:rPr>
        <w:t>Pagnottoni</w:t>
      </w:r>
      <w:proofErr w:type="spellEnd"/>
      <w:r w:rsidR="33724720" w:rsidRPr="55313EB9">
        <w:rPr>
          <w:rFonts w:ascii="Times New Roman" w:hAnsi="Times New Roman" w:cs="Times New Roman"/>
          <w:color w:val="2A2A2A"/>
          <w:sz w:val="24"/>
          <w:szCs w:val="24"/>
          <w:lang w:val="en-SG"/>
        </w:rPr>
        <w:t xml:space="preserve">, and Maria Elena De </w:t>
      </w:r>
      <w:proofErr w:type="spellStart"/>
      <w:r w:rsidR="33724720" w:rsidRPr="55313EB9">
        <w:rPr>
          <w:rFonts w:ascii="Times New Roman" w:hAnsi="Times New Roman" w:cs="Times New Roman"/>
          <w:color w:val="2A2A2A"/>
          <w:sz w:val="24"/>
          <w:szCs w:val="24"/>
          <w:lang w:val="en-SG"/>
        </w:rPr>
        <w:t>Giuli</w:t>
      </w:r>
      <w:proofErr w:type="spellEnd"/>
      <w:r w:rsidR="33724720" w:rsidRPr="55313EB9">
        <w:rPr>
          <w:rFonts w:ascii="Times New Roman" w:hAnsi="Times New Roman" w:cs="Times New Roman"/>
          <w:color w:val="2A2A2A"/>
          <w:sz w:val="24"/>
          <w:szCs w:val="24"/>
          <w:lang w:val="en-SG"/>
        </w:rPr>
        <w:t>. "</w:t>
      </w:r>
      <w:r w:rsidRPr="007E589F">
        <w:rPr>
          <w:rFonts w:ascii="Times New Roman" w:hAnsi="Times New Roman" w:cs="Times New Roman"/>
          <w:color w:val="2A2A2A"/>
          <w:sz w:val="24"/>
          <w:szCs w:val="24"/>
          <w:lang w:val="en-SG"/>
        </w:rPr>
        <w:t>Technical Analysis on the Bitcoin Market: Trading Opportunities or Investors’ Pitfall</w:t>
      </w:r>
      <w:r w:rsidR="33724720" w:rsidRPr="55313EB9">
        <w:rPr>
          <w:rFonts w:ascii="Times New Roman" w:hAnsi="Times New Roman" w:cs="Times New Roman"/>
          <w:color w:val="2A2A2A"/>
          <w:sz w:val="24"/>
          <w:szCs w:val="24"/>
          <w:lang w:val="en-SG"/>
        </w:rPr>
        <w:t>?." Risks 8, no. 2 (2020): 44.</w:t>
      </w:r>
    </w:p>
    <w:p w14:paraId="7EE2BE43" w14:textId="5906E6F7" w:rsidR="66C910B9" w:rsidRPr="007E589F" w:rsidRDefault="66C910B9" w:rsidP="2E7FAA36">
      <w:pPr>
        <w:rPr>
          <w:rFonts w:ascii="Times New Roman" w:hAnsi="Times New Roman" w:cs="Times New Roman"/>
          <w:color w:val="2A2A2A"/>
          <w:sz w:val="24"/>
          <w:szCs w:val="24"/>
        </w:rPr>
      </w:pPr>
      <w:r w:rsidRPr="007E589F">
        <w:rPr>
          <w:rFonts w:ascii="Times New Roman" w:hAnsi="Times New Roman" w:cs="Times New Roman"/>
          <w:color w:val="2A2A2A"/>
          <w:sz w:val="24"/>
          <w:szCs w:val="24"/>
          <w:lang w:val="en-SG"/>
        </w:rPr>
        <w:t>[</w:t>
      </w:r>
      <w:r w:rsidR="7F0EBC85" w:rsidRPr="007E589F">
        <w:rPr>
          <w:rFonts w:ascii="Times New Roman" w:hAnsi="Times New Roman" w:cs="Times New Roman"/>
          <w:color w:val="2A2A2A"/>
          <w:sz w:val="24"/>
          <w:szCs w:val="24"/>
          <w:lang w:val="en-SG"/>
        </w:rPr>
        <w:t>6</w:t>
      </w:r>
      <w:r w:rsidRPr="007E589F">
        <w:rPr>
          <w:rFonts w:ascii="Times New Roman" w:hAnsi="Times New Roman" w:cs="Times New Roman"/>
          <w:color w:val="2A2A2A"/>
          <w:sz w:val="24"/>
          <w:szCs w:val="24"/>
          <w:lang w:val="en-SG"/>
        </w:rPr>
        <w:t>] Rao, Tushar</w:t>
      </w:r>
      <w:r w:rsidR="7E4555E4" w:rsidRPr="55313EB9">
        <w:rPr>
          <w:rFonts w:ascii="Times New Roman" w:hAnsi="Times New Roman" w:cs="Times New Roman"/>
          <w:color w:val="2A2A2A"/>
          <w:sz w:val="24"/>
          <w:szCs w:val="24"/>
          <w:lang w:val="en-SG"/>
        </w:rPr>
        <w:t xml:space="preserve">, </w:t>
      </w:r>
      <w:r w:rsidRPr="007E589F">
        <w:rPr>
          <w:rFonts w:ascii="Times New Roman" w:hAnsi="Times New Roman" w:cs="Times New Roman"/>
          <w:color w:val="2A2A2A"/>
          <w:sz w:val="24"/>
          <w:szCs w:val="24"/>
          <w:lang w:val="en-SG"/>
        </w:rPr>
        <w:t>and</w:t>
      </w:r>
      <w:r w:rsidR="7E4555E4" w:rsidRPr="55313EB9">
        <w:rPr>
          <w:rFonts w:ascii="Times New Roman" w:hAnsi="Times New Roman" w:cs="Times New Roman"/>
          <w:color w:val="2A2A2A"/>
          <w:sz w:val="24"/>
          <w:szCs w:val="24"/>
          <w:lang w:val="en-SG"/>
        </w:rPr>
        <w:t xml:space="preserve"> Saket </w:t>
      </w:r>
      <w:r w:rsidRPr="007E589F">
        <w:rPr>
          <w:rFonts w:ascii="Times New Roman" w:hAnsi="Times New Roman" w:cs="Times New Roman"/>
          <w:color w:val="2A2A2A"/>
          <w:sz w:val="24"/>
          <w:szCs w:val="24"/>
          <w:lang w:val="en-SG"/>
        </w:rPr>
        <w:t>Srivastava</w:t>
      </w:r>
      <w:r w:rsidR="7E4555E4" w:rsidRPr="55313EB9">
        <w:rPr>
          <w:rFonts w:ascii="Times New Roman" w:hAnsi="Times New Roman" w:cs="Times New Roman"/>
          <w:color w:val="2A2A2A"/>
          <w:sz w:val="24"/>
          <w:szCs w:val="24"/>
          <w:lang w:val="en-SG"/>
        </w:rPr>
        <w:t>. "</w:t>
      </w:r>
      <w:proofErr w:type="spellStart"/>
      <w:r w:rsidRPr="007E589F">
        <w:rPr>
          <w:rFonts w:ascii="Times New Roman" w:hAnsi="Times New Roman" w:cs="Times New Roman"/>
          <w:color w:val="2A2A2A"/>
          <w:sz w:val="24"/>
          <w:szCs w:val="24"/>
          <w:lang w:val="en-SG"/>
        </w:rPr>
        <w:t>Analyzing</w:t>
      </w:r>
      <w:proofErr w:type="spellEnd"/>
      <w:r w:rsidRPr="007E589F">
        <w:rPr>
          <w:rFonts w:ascii="Times New Roman" w:hAnsi="Times New Roman" w:cs="Times New Roman"/>
          <w:color w:val="2A2A2A"/>
          <w:sz w:val="24"/>
          <w:szCs w:val="24"/>
          <w:lang w:val="en-SG"/>
        </w:rPr>
        <w:t xml:space="preserve"> stock market movements using </w:t>
      </w:r>
      <w:r w:rsidR="7E4555E4" w:rsidRPr="55313EB9">
        <w:rPr>
          <w:rFonts w:ascii="Times New Roman" w:hAnsi="Times New Roman" w:cs="Times New Roman"/>
          <w:color w:val="2A2A2A"/>
          <w:sz w:val="24"/>
          <w:szCs w:val="24"/>
          <w:lang w:val="en-SG"/>
        </w:rPr>
        <w:t>twitter</w:t>
      </w:r>
      <w:r w:rsidRPr="007E589F">
        <w:rPr>
          <w:rFonts w:ascii="Times New Roman" w:hAnsi="Times New Roman" w:cs="Times New Roman"/>
          <w:color w:val="2A2A2A"/>
          <w:sz w:val="24"/>
          <w:szCs w:val="24"/>
          <w:lang w:val="en-SG"/>
        </w:rPr>
        <w:t xml:space="preserve"> sentiment analysis</w:t>
      </w:r>
      <w:r w:rsidR="7E4555E4" w:rsidRPr="55313EB9">
        <w:rPr>
          <w:rFonts w:ascii="Times New Roman" w:hAnsi="Times New Roman" w:cs="Times New Roman"/>
          <w:color w:val="2A2A2A"/>
          <w:sz w:val="24"/>
          <w:szCs w:val="24"/>
          <w:lang w:val="en-SG"/>
        </w:rPr>
        <w:t>." (2012): 119-123.</w:t>
      </w:r>
    </w:p>
    <w:p w14:paraId="25E81CAA" w14:textId="520F605B" w:rsidR="66C910B9" w:rsidRPr="007E589F" w:rsidRDefault="66C910B9" w:rsidP="2E7FAA36">
      <w:pPr>
        <w:rPr>
          <w:rFonts w:ascii="Times New Roman" w:hAnsi="Times New Roman" w:cs="Times New Roman"/>
          <w:color w:val="2A2A2A"/>
          <w:sz w:val="24"/>
          <w:szCs w:val="24"/>
        </w:rPr>
      </w:pPr>
      <w:r w:rsidRPr="007E589F">
        <w:rPr>
          <w:rFonts w:ascii="Times New Roman" w:hAnsi="Times New Roman" w:cs="Times New Roman"/>
          <w:color w:val="2A2A2A"/>
          <w:sz w:val="24"/>
          <w:szCs w:val="24"/>
          <w:lang w:val="en-SG"/>
        </w:rPr>
        <w:t>[</w:t>
      </w:r>
      <w:r w:rsidR="57E948AF" w:rsidRPr="007E589F">
        <w:rPr>
          <w:rFonts w:ascii="Times New Roman" w:hAnsi="Times New Roman" w:cs="Times New Roman"/>
          <w:color w:val="2A2A2A"/>
          <w:sz w:val="24"/>
          <w:szCs w:val="24"/>
          <w:lang w:val="en-SG"/>
        </w:rPr>
        <w:t>7</w:t>
      </w:r>
      <w:r w:rsidRPr="007E589F">
        <w:rPr>
          <w:rFonts w:ascii="Times New Roman" w:hAnsi="Times New Roman" w:cs="Times New Roman"/>
          <w:color w:val="2A2A2A"/>
          <w:sz w:val="24"/>
          <w:szCs w:val="24"/>
          <w:lang w:val="en-SG"/>
        </w:rPr>
        <w:t>] Dang, H. V., &amp; Lin, M. (2016). Herd mentality in the stock market: On the role of idiosyncratic participants with heterogeneous information. </w:t>
      </w:r>
      <w:r w:rsidRPr="007E589F">
        <w:rPr>
          <w:rFonts w:ascii="Times New Roman" w:hAnsi="Times New Roman" w:cs="Times New Roman"/>
          <w:i/>
          <w:color w:val="2A2A2A"/>
          <w:sz w:val="24"/>
          <w:szCs w:val="24"/>
          <w:lang w:val="en-SG"/>
        </w:rPr>
        <w:t>International Review of Financial Analysis</w:t>
      </w:r>
      <w:r w:rsidRPr="007E589F">
        <w:rPr>
          <w:rFonts w:ascii="Times New Roman" w:hAnsi="Times New Roman" w:cs="Times New Roman"/>
          <w:color w:val="2A2A2A"/>
          <w:sz w:val="24"/>
          <w:szCs w:val="24"/>
          <w:lang w:val="en-SG"/>
        </w:rPr>
        <w:t>, </w:t>
      </w:r>
      <w:r w:rsidRPr="007E589F">
        <w:rPr>
          <w:rFonts w:ascii="Times New Roman" w:hAnsi="Times New Roman" w:cs="Times New Roman"/>
          <w:i/>
          <w:color w:val="2A2A2A"/>
          <w:sz w:val="24"/>
          <w:szCs w:val="24"/>
          <w:lang w:val="en-SG"/>
        </w:rPr>
        <w:t>48</w:t>
      </w:r>
      <w:r w:rsidRPr="007E589F">
        <w:rPr>
          <w:rFonts w:ascii="Times New Roman" w:hAnsi="Times New Roman" w:cs="Times New Roman"/>
          <w:color w:val="2A2A2A"/>
          <w:sz w:val="24"/>
          <w:szCs w:val="24"/>
          <w:lang w:val="en-SG"/>
        </w:rPr>
        <w:t>, 247-260.</w:t>
      </w:r>
    </w:p>
    <w:p w14:paraId="13866738" w14:textId="511BC1CE" w:rsidR="66C910B9" w:rsidRPr="007E589F" w:rsidRDefault="66C910B9" w:rsidP="2E7FAA36">
      <w:pPr>
        <w:rPr>
          <w:rFonts w:ascii="Times New Roman" w:hAnsi="Times New Roman" w:cs="Times New Roman"/>
          <w:color w:val="2A2A2A"/>
          <w:sz w:val="24"/>
          <w:szCs w:val="24"/>
        </w:rPr>
      </w:pPr>
      <w:r w:rsidRPr="007E589F">
        <w:rPr>
          <w:rFonts w:ascii="Times New Roman" w:hAnsi="Times New Roman" w:cs="Times New Roman"/>
          <w:color w:val="2A2A2A"/>
          <w:sz w:val="24"/>
          <w:szCs w:val="24"/>
          <w:lang w:val="en-SG"/>
        </w:rPr>
        <w:t>[</w:t>
      </w:r>
      <w:r w:rsidR="0B85D16A" w:rsidRPr="007E589F">
        <w:rPr>
          <w:rFonts w:ascii="Times New Roman" w:hAnsi="Times New Roman" w:cs="Times New Roman"/>
          <w:color w:val="2A2A2A"/>
          <w:sz w:val="24"/>
          <w:szCs w:val="24"/>
          <w:lang w:val="en-SG"/>
        </w:rPr>
        <w:t>8</w:t>
      </w:r>
      <w:r w:rsidRPr="007E589F">
        <w:rPr>
          <w:rFonts w:ascii="Times New Roman" w:hAnsi="Times New Roman" w:cs="Times New Roman"/>
          <w:color w:val="2A2A2A"/>
          <w:sz w:val="24"/>
          <w:szCs w:val="24"/>
          <w:lang w:val="en-SG"/>
        </w:rPr>
        <w:t xml:space="preserve">] </w:t>
      </w:r>
      <w:proofErr w:type="spellStart"/>
      <w:r w:rsidRPr="007E589F">
        <w:rPr>
          <w:rFonts w:ascii="Times New Roman" w:hAnsi="Times New Roman" w:cs="Times New Roman"/>
          <w:color w:val="2A2A2A"/>
          <w:sz w:val="24"/>
          <w:szCs w:val="24"/>
          <w:lang w:val="en-SG"/>
        </w:rPr>
        <w:t>Shantha</w:t>
      </w:r>
      <w:proofErr w:type="spellEnd"/>
      <w:r w:rsidRPr="007E589F">
        <w:rPr>
          <w:rFonts w:ascii="Times New Roman" w:hAnsi="Times New Roman" w:cs="Times New Roman"/>
          <w:color w:val="2A2A2A"/>
          <w:sz w:val="24"/>
          <w:szCs w:val="24"/>
          <w:lang w:val="en-SG"/>
        </w:rPr>
        <w:t xml:space="preserve">, </w:t>
      </w:r>
      <w:proofErr w:type="spellStart"/>
      <w:r w:rsidRPr="007E589F">
        <w:rPr>
          <w:rFonts w:ascii="Times New Roman" w:hAnsi="Times New Roman" w:cs="Times New Roman"/>
          <w:color w:val="2A2A2A"/>
          <w:sz w:val="24"/>
          <w:szCs w:val="24"/>
          <w:lang w:val="en-SG"/>
        </w:rPr>
        <w:t>Kalugala</w:t>
      </w:r>
      <w:proofErr w:type="spellEnd"/>
      <w:r w:rsidRPr="007E589F">
        <w:rPr>
          <w:rFonts w:ascii="Times New Roman" w:hAnsi="Times New Roman" w:cs="Times New Roman"/>
          <w:color w:val="2A2A2A"/>
          <w:sz w:val="24"/>
          <w:szCs w:val="24"/>
          <w:lang w:val="en-SG"/>
        </w:rPr>
        <w:t xml:space="preserve"> </w:t>
      </w:r>
      <w:proofErr w:type="spellStart"/>
      <w:r w:rsidRPr="007E589F">
        <w:rPr>
          <w:rFonts w:ascii="Times New Roman" w:hAnsi="Times New Roman" w:cs="Times New Roman"/>
          <w:color w:val="2A2A2A"/>
          <w:sz w:val="24"/>
          <w:szCs w:val="24"/>
          <w:lang w:val="en-SG"/>
        </w:rPr>
        <w:t>Vidanalage</w:t>
      </w:r>
      <w:proofErr w:type="spellEnd"/>
      <w:r w:rsidRPr="007E589F">
        <w:rPr>
          <w:rFonts w:ascii="Times New Roman" w:hAnsi="Times New Roman" w:cs="Times New Roman"/>
          <w:color w:val="2A2A2A"/>
          <w:sz w:val="24"/>
          <w:szCs w:val="24"/>
          <w:lang w:val="en-SG"/>
        </w:rPr>
        <w:t xml:space="preserve"> </w:t>
      </w:r>
      <w:proofErr w:type="spellStart"/>
      <w:r w:rsidRPr="007E589F">
        <w:rPr>
          <w:rFonts w:ascii="Times New Roman" w:hAnsi="Times New Roman" w:cs="Times New Roman"/>
          <w:color w:val="2A2A2A"/>
          <w:sz w:val="24"/>
          <w:szCs w:val="24"/>
          <w:lang w:val="en-SG"/>
        </w:rPr>
        <w:t>Aruna</w:t>
      </w:r>
      <w:proofErr w:type="spellEnd"/>
      <w:r w:rsidRPr="007E589F">
        <w:rPr>
          <w:rFonts w:ascii="Times New Roman" w:hAnsi="Times New Roman" w:cs="Times New Roman"/>
          <w:color w:val="2A2A2A"/>
          <w:sz w:val="24"/>
          <w:szCs w:val="24"/>
          <w:lang w:val="en-SG"/>
        </w:rPr>
        <w:t>. "Shifts in herd mentality of investors in uncertain market conditions: new evidence in the context of a frontier stock market." </w:t>
      </w:r>
      <w:r w:rsidRPr="007E589F">
        <w:rPr>
          <w:rFonts w:ascii="Times New Roman" w:hAnsi="Times New Roman" w:cs="Times New Roman"/>
          <w:i/>
          <w:color w:val="2A2A2A"/>
          <w:sz w:val="24"/>
          <w:szCs w:val="24"/>
          <w:lang w:val="en-SG"/>
        </w:rPr>
        <w:t xml:space="preserve">Journal of Economics and </w:t>
      </w:r>
      <w:proofErr w:type="spellStart"/>
      <w:r w:rsidRPr="007E589F">
        <w:rPr>
          <w:rFonts w:ascii="Times New Roman" w:hAnsi="Times New Roman" w:cs="Times New Roman"/>
          <w:i/>
          <w:color w:val="2A2A2A"/>
          <w:sz w:val="24"/>
          <w:szCs w:val="24"/>
          <w:lang w:val="en-SG"/>
        </w:rPr>
        <w:t>Behavioral</w:t>
      </w:r>
      <w:proofErr w:type="spellEnd"/>
      <w:r w:rsidRPr="007E589F">
        <w:rPr>
          <w:rFonts w:ascii="Times New Roman" w:hAnsi="Times New Roman" w:cs="Times New Roman"/>
          <w:i/>
          <w:color w:val="2A2A2A"/>
          <w:sz w:val="24"/>
          <w:szCs w:val="24"/>
          <w:lang w:val="en-SG"/>
        </w:rPr>
        <w:t xml:space="preserve"> Studies</w:t>
      </w:r>
      <w:r w:rsidRPr="007E589F">
        <w:rPr>
          <w:rFonts w:ascii="Times New Roman" w:hAnsi="Times New Roman" w:cs="Times New Roman"/>
          <w:color w:val="2A2A2A"/>
          <w:sz w:val="24"/>
          <w:szCs w:val="24"/>
          <w:lang w:val="en-SG"/>
        </w:rPr>
        <w:t> 10, no. 3 (J) (2018): 203-219.</w:t>
      </w:r>
    </w:p>
    <w:p w14:paraId="3A141107" w14:textId="4600FAAE" w:rsidR="66C910B9" w:rsidRPr="007E589F" w:rsidRDefault="66C910B9" w:rsidP="2E7FAA36">
      <w:pPr>
        <w:rPr>
          <w:rFonts w:ascii="Times New Roman" w:hAnsi="Times New Roman" w:cs="Times New Roman"/>
          <w:color w:val="2A2A2A"/>
          <w:sz w:val="24"/>
          <w:szCs w:val="24"/>
        </w:rPr>
      </w:pPr>
      <w:r w:rsidRPr="007E589F">
        <w:rPr>
          <w:rFonts w:ascii="Times New Roman" w:hAnsi="Times New Roman" w:cs="Times New Roman"/>
          <w:color w:val="2A2A2A"/>
          <w:sz w:val="24"/>
          <w:szCs w:val="24"/>
          <w:lang w:val="en-SG"/>
        </w:rPr>
        <w:t>[</w:t>
      </w:r>
      <w:r w:rsidR="49E790D4" w:rsidRPr="007E589F">
        <w:rPr>
          <w:rFonts w:ascii="Times New Roman" w:hAnsi="Times New Roman" w:cs="Times New Roman"/>
          <w:color w:val="2A2A2A"/>
          <w:sz w:val="24"/>
          <w:szCs w:val="24"/>
          <w:lang w:val="en-SG"/>
        </w:rPr>
        <w:t>9</w:t>
      </w:r>
      <w:r w:rsidRPr="007E589F">
        <w:rPr>
          <w:rFonts w:ascii="Times New Roman" w:hAnsi="Times New Roman" w:cs="Times New Roman"/>
          <w:color w:val="2A2A2A"/>
          <w:sz w:val="24"/>
          <w:szCs w:val="24"/>
          <w:lang w:val="en-SG"/>
        </w:rPr>
        <w:t xml:space="preserve">] Ahmad, </w:t>
      </w:r>
      <w:proofErr w:type="spellStart"/>
      <w:r w:rsidRPr="007E589F">
        <w:rPr>
          <w:rFonts w:ascii="Times New Roman" w:hAnsi="Times New Roman" w:cs="Times New Roman"/>
          <w:color w:val="2A2A2A"/>
          <w:sz w:val="24"/>
          <w:szCs w:val="24"/>
          <w:lang w:val="en-SG"/>
        </w:rPr>
        <w:t>Moid</w:t>
      </w:r>
      <w:proofErr w:type="spellEnd"/>
      <w:r w:rsidRPr="007E589F">
        <w:rPr>
          <w:rFonts w:ascii="Times New Roman" w:hAnsi="Times New Roman" w:cs="Times New Roman"/>
          <w:color w:val="2A2A2A"/>
          <w:sz w:val="24"/>
          <w:szCs w:val="24"/>
          <w:lang w:val="en-SG"/>
        </w:rPr>
        <w:t xml:space="preserve"> U., and Athar Mahmood. "An empirical study on herd mentality in Indian investors." </w:t>
      </w:r>
      <w:r w:rsidRPr="007E589F">
        <w:rPr>
          <w:rFonts w:ascii="Times New Roman" w:hAnsi="Times New Roman" w:cs="Times New Roman"/>
          <w:i/>
          <w:color w:val="2A2A2A"/>
          <w:sz w:val="24"/>
          <w:szCs w:val="24"/>
          <w:lang w:val="en-SG"/>
        </w:rPr>
        <w:t>JIMS8M: The Journal of Indian Management &amp; Strategy</w:t>
      </w:r>
      <w:r w:rsidRPr="007E589F">
        <w:rPr>
          <w:rFonts w:ascii="Times New Roman" w:hAnsi="Times New Roman" w:cs="Times New Roman"/>
          <w:color w:val="2A2A2A"/>
          <w:sz w:val="24"/>
          <w:szCs w:val="24"/>
          <w:lang w:val="en-SG"/>
        </w:rPr>
        <w:t> 25, no. 3 (2020): 58-61.</w:t>
      </w:r>
    </w:p>
    <w:p w14:paraId="29F3FC49" w14:textId="6BACEB21" w:rsidR="66C910B9" w:rsidRPr="007E589F" w:rsidRDefault="66C910B9" w:rsidP="2E7FAA36">
      <w:pPr>
        <w:rPr>
          <w:rFonts w:ascii="Times New Roman" w:hAnsi="Times New Roman" w:cs="Times New Roman"/>
          <w:color w:val="2A2A2A"/>
          <w:sz w:val="24"/>
          <w:szCs w:val="24"/>
        </w:rPr>
      </w:pPr>
      <w:r w:rsidRPr="007E589F">
        <w:rPr>
          <w:rFonts w:ascii="Times New Roman" w:hAnsi="Times New Roman" w:cs="Times New Roman"/>
          <w:color w:val="2A2A2A"/>
          <w:sz w:val="24"/>
          <w:szCs w:val="24"/>
          <w:lang w:val="en-SG"/>
        </w:rPr>
        <w:t>[</w:t>
      </w:r>
      <w:r w:rsidR="1BDF435F" w:rsidRPr="007E589F">
        <w:rPr>
          <w:rFonts w:ascii="Times New Roman" w:hAnsi="Times New Roman" w:cs="Times New Roman"/>
          <w:color w:val="2A2A2A"/>
          <w:sz w:val="24"/>
          <w:szCs w:val="24"/>
          <w:lang w:val="en-SG"/>
        </w:rPr>
        <w:t>10</w:t>
      </w:r>
      <w:r w:rsidRPr="007E589F">
        <w:rPr>
          <w:rFonts w:ascii="Times New Roman" w:hAnsi="Times New Roman" w:cs="Times New Roman"/>
          <w:color w:val="2A2A2A"/>
          <w:sz w:val="24"/>
          <w:szCs w:val="24"/>
          <w:lang w:val="en-SG"/>
        </w:rPr>
        <w:t xml:space="preserve">] Putra, Aditya </w:t>
      </w:r>
      <w:proofErr w:type="spellStart"/>
      <w:r w:rsidRPr="007E589F">
        <w:rPr>
          <w:rFonts w:ascii="Times New Roman" w:hAnsi="Times New Roman" w:cs="Times New Roman"/>
          <w:color w:val="2A2A2A"/>
          <w:sz w:val="24"/>
          <w:szCs w:val="24"/>
          <w:lang w:val="en-SG"/>
        </w:rPr>
        <w:t>Andika</w:t>
      </w:r>
      <w:proofErr w:type="spellEnd"/>
      <w:r w:rsidRPr="007E589F">
        <w:rPr>
          <w:rFonts w:ascii="Times New Roman" w:hAnsi="Times New Roman" w:cs="Times New Roman"/>
          <w:color w:val="2A2A2A"/>
          <w:sz w:val="24"/>
          <w:szCs w:val="24"/>
          <w:lang w:val="en-SG"/>
        </w:rPr>
        <w:t xml:space="preserve">, </w:t>
      </w:r>
      <w:proofErr w:type="spellStart"/>
      <w:r w:rsidRPr="007E589F">
        <w:rPr>
          <w:rFonts w:ascii="Times New Roman" w:hAnsi="Times New Roman" w:cs="Times New Roman"/>
          <w:color w:val="2A2A2A"/>
          <w:sz w:val="24"/>
          <w:szCs w:val="24"/>
          <w:lang w:val="en-SG"/>
        </w:rPr>
        <w:t>Eko</w:t>
      </w:r>
      <w:proofErr w:type="spellEnd"/>
      <w:r w:rsidRPr="007E589F">
        <w:rPr>
          <w:rFonts w:ascii="Times New Roman" w:hAnsi="Times New Roman" w:cs="Times New Roman"/>
          <w:color w:val="2A2A2A"/>
          <w:sz w:val="24"/>
          <w:szCs w:val="24"/>
          <w:lang w:val="en-SG"/>
        </w:rPr>
        <w:t xml:space="preserve"> </w:t>
      </w:r>
      <w:proofErr w:type="spellStart"/>
      <w:r w:rsidRPr="007E589F">
        <w:rPr>
          <w:rFonts w:ascii="Times New Roman" w:hAnsi="Times New Roman" w:cs="Times New Roman"/>
          <w:color w:val="2A2A2A"/>
          <w:sz w:val="24"/>
          <w:szCs w:val="24"/>
          <w:lang w:val="en-SG"/>
        </w:rPr>
        <w:t>Rizkianto</w:t>
      </w:r>
      <w:proofErr w:type="spellEnd"/>
      <w:r w:rsidRPr="007E589F">
        <w:rPr>
          <w:rFonts w:ascii="Times New Roman" w:hAnsi="Times New Roman" w:cs="Times New Roman"/>
          <w:color w:val="2A2A2A"/>
          <w:sz w:val="24"/>
          <w:szCs w:val="24"/>
          <w:lang w:val="en-SG"/>
        </w:rPr>
        <w:t xml:space="preserve">, and </w:t>
      </w:r>
      <w:proofErr w:type="spellStart"/>
      <w:r w:rsidRPr="007E589F">
        <w:rPr>
          <w:rFonts w:ascii="Times New Roman" w:hAnsi="Times New Roman" w:cs="Times New Roman"/>
          <w:color w:val="2A2A2A"/>
          <w:sz w:val="24"/>
          <w:szCs w:val="24"/>
          <w:lang w:val="en-SG"/>
        </w:rPr>
        <w:t>Dony</w:t>
      </w:r>
      <w:proofErr w:type="spellEnd"/>
      <w:r w:rsidRPr="007E589F">
        <w:rPr>
          <w:rFonts w:ascii="Times New Roman" w:hAnsi="Times New Roman" w:cs="Times New Roman"/>
          <w:color w:val="2A2A2A"/>
          <w:sz w:val="24"/>
          <w:szCs w:val="24"/>
          <w:lang w:val="en-SG"/>
        </w:rPr>
        <w:t xml:space="preserve"> Abdul </w:t>
      </w:r>
      <w:proofErr w:type="spellStart"/>
      <w:r w:rsidRPr="007E589F">
        <w:rPr>
          <w:rFonts w:ascii="Times New Roman" w:hAnsi="Times New Roman" w:cs="Times New Roman"/>
          <w:color w:val="2A2A2A"/>
          <w:sz w:val="24"/>
          <w:szCs w:val="24"/>
          <w:lang w:val="en-SG"/>
        </w:rPr>
        <w:t>Chalid</w:t>
      </w:r>
      <w:proofErr w:type="spellEnd"/>
      <w:r w:rsidRPr="007E589F">
        <w:rPr>
          <w:rFonts w:ascii="Times New Roman" w:hAnsi="Times New Roman" w:cs="Times New Roman"/>
          <w:color w:val="2A2A2A"/>
          <w:sz w:val="24"/>
          <w:szCs w:val="24"/>
          <w:lang w:val="en-SG"/>
        </w:rPr>
        <w:t xml:space="preserve">. "The analysis of herding </w:t>
      </w:r>
      <w:proofErr w:type="spellStart"/>
      <w:r w:rsidRPr="007E589F">
        <w:rPr>
          <w:rFonts w:ascii="Times New Roman" w:hAnsi="Times New Roman" w:cs="Times New Roman"/>
          <w:color w:val="2A2A2A"/>
          <w:sz w:val="24"/>
          <w:szCs w:val="24"/>
          <w:lang w:val="en-SG"/>
        </w:rPr>
        <w:t>behavior</w:t>
      </w:r>
      <w:proofErr w:type="spellEnd"/>
      <w:r w:rsidRPr="007E589F">
        <w:rPr>
          <w:rFonts w:ascii="Times New Roman" w:hAnsi="Times New Roman" w:cs="Times New Roman"/>
          <w:color w:val="2A2A2A"/>
          <w:sz w:val="24"/>
          <w:szCs w:val="24"/>
          <w:lang w:val="en-SG"/>
        </w:rPr>
        <w:t xml:space="preserve"> in Indonesia and Singapore stock market." </w:t>
      </w:r>
      <w:r w:rsidRPr="007E589F">
        <w:rPr>
          <w:rFonts w:ascii="Times New Roman" w:hAnsi="Times New Roman" w:cs="Times New Roman"/>
          <w:i/>
          <w:color w:val="2A2A2A"/>
          <w:sz w:val="24"/>
          <w:szCs w:val="24"/>
          <w:lang w:val="en-SG"/>
        </w:rPr>
        <w:t>Advance in Economic, Business and Management Research</w:t>
      </w:r>
      <w:r w:rsidRPr="007E589F">
        <w:rPr>
          <w:rFonts w:ascii="Times New Roman" w:hAnsi="Times New Roman" w:cs="Times New Roman"/>
          <w:color w:val="2A2A2A"/>
          <w:sz w:val="24"/>
          <w:szCs w:val="24"/>
          <w:lang w:val="en-SG"/>
        </w:rPr>
        <w:t> 36 (2017): 197-205.</w:t>
      </w:r>
    </w:p>
    <w:p w14:paraId="2205614A" w14:textId="0B52B447" w:rsidR="66C910B9" w:rsidRPr="007E589F" w:rsidRDefault="66C910B9" w:rsidP="2E7FAA36">
      <w:pPr>
        <w:rPr>
          <w:rFonts w:ascii="Times New Roman" w:hAnsi="Times New Roman" w:cs="Times New Roman"/>
          <w:color w:val="2A2A2A"/>
          <w:sz w:val="24"/>
          <w:szCs w:val="24"/>
        </w:rPr>
      </w:pPr>
      <w:r w:rsidRPr="007E589F">
        <w:rPr>
          <w:rFonts w:ascii="Times New Roman" w:hAnsi="Times New Roman" w:cs="Times New Roman"/>
          <w:color w:val="2A2A2A"/>
          <w:sz w:val="24"/>
          <w:szCs w:val="24"/>
          <w:lang w:val="en-GB"/>
        </w:rPr>
        <w:t>[1</w:t>
      </w:r>
      <w:r w:rsidR="404E0F96" w:rsidRPr="007E589F">
        <w:rPr>
          <w:rFonts w:ascii="Times New Roman" w:hAnsi="Times New Roman" w:cs="Times New Roman"/>
          <w:color w:val="2A2A2A"/>
          <w:sz w:val="24"/>
          <w:szCs w:val="24"/>
          <w:lang w:val="en-GB"/>
        </w:rPr>
        <w:t>1</w:t>
      </w:r>
      <w:r w:rsidRPr="007E589F">
        <w:rPr>
          <w:rFonts w:ascii="Times New Roman" w:hAnsi="Times New Roman" w:cs="Times New Roman"/>
          <w:color w:val="2A2A2A"/>
          <w:sz w:val="24"/>
          <w:szCs w:val="24"/>
          <w:lang w:val="en-GB"/>
        </w:rPr>
        <w:t xml:space="preserve">] Huang, M.Y., Rojas, R.R. and Convery, P.D., 2020. Forecasting stock market movements using google trend searches. </w:t>
      </w:r>
      <w:r w:rsidRPr="007E589F">
        <w:rPr>
          <w:rFonts w:ascii="Times New Roman" w:hAnsi="Times New Roman" w:cs="Times New Roman"/>
          <w:i/>
          <w:color w:val="2A2A2A"/>
          <w:sz w:val="24"/>
          <w:szCs w:val="24"/>
          <w:lang w:val="en-GB"/>
        </w:rPr>
        <w:t>Empirical Economics</w:t>
      </w:r>
      <w:r w:rsidRPr="007E589F">
        <w:rPr>
          <w:rFonts w:ascii="Times New Roman" w:hAnsi="Times New Roman" w:cs="Times New Roman"/>
          <w:color w:val="2A2A2A"/>
          <w:sz w:val="24"/>
          <w:szCs w:val="24"/>
          <w:lang w:val="en-GB"/>
        </w:rPr>
        <w:t xml:space="preserve">, </w:t>
      </w:r>
      <w:r w:rsidRPr="007E589F">
        <w:rPr>
          <w:rFonts w:ascii="Times New Roman" w:hAnsi="Times New Roman" w:cs="Times New Roman"/>
          <w:i/>
          <w:color w:val="2A2A2A"/>
          <w:sz w:val="24"/>
          <w:szCs w:val="24"/>
          <w:lang w:val="en-GB"/>
        </w:rPr>
        <w:t>59</w:t>
      </w:r>
      <w:r w:rsidRPr="007E589F">
        <w:rPr>
          <w:rFonts w:ascii="Times New Roman" w:hAnsi="Times New Roman" w:cs="Times New Roman"/>
          <w:color w:val="2A2A2A"/>
          <w:sz w:val="24"/>
          <w:szCs w:val="24"/>
          <w:lang w:val="en-GB"/>
        </w:rPr>
        <w:t>(6), pp.2821-2839.</w:t>
      </w:r>
    </w:p>
    <w:p w14:paraId="23C091D7" w14:textId="68B676FE" w:rsidR="66C910B9" w:rsidRPr="007E589F" w:rsidRDefault="66C910B9" w:rsidP="2E7FAA36">
      <w:pPr>
        <w:rPr>
          <w:rFonts w:ascii="Times New Roman" w:hAnsi="Times New Roman" w:cs="Times New Roman"/>
          <w:color w:val="2A2A2A"/>
          <w:sz w:val="24"/>
          <w:szCs w:val="24"/>
        </w:rPr>
      </w:pPr>
      <w:r w:rsidRPr="007E589F">
        <w:rPr>
          <w:rFonts w:ascii="Times New Roman" w:hAnsi="Times New Roman" w:cs="Times New Roman"/>
          <w:color w:val="2A2A2A"/>
          <w:sz w:val="24"/>
          <w:szCs w:val="24"/>
          <w:lang w:val="en-GB"/>
        </w:rPr>
        <w:t>[1</w:t>
      </w:r>
      <w:r w:rsidR="04C64923" w:rsidRPr="007E589F">
        <w:rPr>
          <w:rFonts w:ascii="Times New Roman" w:hAnsi="Times New Roman" w:cs="Times New Roman"/>
          <w:color w:val="2A2A2A"/>
          <w:sz w:val="24"/>
          <w:szCs w:val="24"/>
          <w:lang w:val="en-GB"/>
        </w:rPr>
        <w:t>2</w:t>
      </w:r>
      <w:r w:rsidRPr="007E589F">
        <w:rPr>
          <w:rFonts w:ascii="Times New Roman" w:hAnsi="Times New Roman" w:cs="Times New Roman"/>
          <w:color w:val="2A2A2A"/>
          <w:sz w:val="24"/>
          <w:szCs w:val="24"/>
          <w:lang w:val="en-GB"/>
        </w:rPr>
        <w:t xml:space="preserve">] </w:t>
      </w:r>
      <w:proofErr w:type="spellStart"/>
      <w:r w:rsidRPr="007E589F">
        <w:rPr>
          <w:rFonts w:ascii="Times New Roman" w:hAnsi="Times New Roman" w:cs="Times New Roman"/>
          <w:color w:val="2A2A2A"/>
          <w:sz w:val="24"/>
          <w:szCs w:val="24"/>
          <w:lang w:val="en-GB"/>
        </w:rPr>
        <w:t>Anggraeni</w:t>
      </w:r>
      <w:proofErr w:type="spellEnd"/>
      <w:r w:rsidRPr="007E589F">
        <w:rPr>
          <w:rFonts w:ascii="Times New Roman" w:hAnsi="Times New Roman" w:cs="Times New Roman"/>
          <w:color w:val="2A2A2A"/>
          <w:sz w:val="24"/>
          <w:szCs w:val="24"/>
          <w:lang w:val="en-GB"/>
        </w:rPr>
        <w:t xml:space="preserve">, </w:t>
      </w:r>
      <w:proofErr w:type="spellStart"/>
      <w:r w:rsidRPr="007E589F">
        <w:rPr>
          <w:rFonts w:ascii="Times New Roman" w:hAnsi="Times New Roman" w:cs="Times New Roman"/>
          <w:color w:val="2A2A2A"/>
          <w:sz w:val="24"/>
          <w:szCs w:val="24"/>
          <w:lang w:val="en-GB"/>
        </w:rPr>
        <w:t>Wiwik</w:t>
      </w:r>
      <w:proofErr w:type="spellEnd"/>
      <w:r w:rsidRPr="007E589F">
        <w:rPr>
          <w:rFonts w:ascii="Times New Roman" w:hAnsi="Times New Roman" w:cs="Times New Roman"/>
          <w:color w:val="2A2A2A"/>
          <w:sz w:val="24"/>
          <w:szCs w:val="24"/>
          <w:lang w:val="en-GB"/>
        </w:rPr>
        <w:t xml:space="preserve">, and </w:t>
      </w:r>
      <w:proofErr w:type="spellStart"/>
      <w:r w:rsidRPr="007E589F">
        <w:rPr>
          <w:rFonts w:ascii="Times New Roman" w:hAnsi="Times New Roman" w:cs="Times New Roman"/>
          <w:color w:val="2A2A2A"/>
          <w:sz w:val="24"/>
          <w:szCs w:val="24"/>
          <w:lang w:val="en-GB"/>
        </w:rPr>
        <w:t>Laras</w:t>
      </w:r>
      <w:proofErr w:type="spellEnd"/>
      <w:r w:rsidRPr="007E589F">
        <w:rPr>
          <w:rFonts w:ascii="Times New Roman" w:hAnsi="Times New Roman" w:cs="Times New Roman"/>
          <w:color w:val="2A2A2A"/>
          <w:sz w:val="24"/>
          <w:szCs w:val="24"/>
          <w:lang w:val="en-GB"/>
        </w:rPr>
        <w:t xml:space="preserve"> </w:t>
      </w:r>
      <w:proofErr w:type="spellStart"/>
      <w:r w:rsidRPr="007E589F">
        <w:rPr>
          <w:rFonts w:ascii="Times New Roman" w:hAnsi="Times New Roman" w:cs="Times New Roman"/>
          <w:color w:val="2A2A2A"/>
          <w:sz w:val="24"/>
          <w:szCs w:val="24"/>
          <w:lang w:val="en-GB"/>
        </w:rPr>
        <w:t>Aristiani</w:t>
      </w:r>
      <w:proofErr w:type="spellEnd"/>
      <w:r w:rsidRPr="007E589F">
        <w:rPr>
          <w:rFonts w:ascii="Times New Roman" w:hAnsi="Times New Roman" w:cs="Times New Roman"/>
          <w:color w:val="2A2A2A"/>
          <w:sz w:val="24"/>
          <w:szCs w:val="24"/>
          <w:lang w:val="en-GB"/>
        </w:rPr>
        <w:t xml:space="preserve">. "Using Google Trend data in forecasting number of dengue fever cases with ARIMAX method case study: Surabaya, Indonesia." In </w:t>
      </w:r>
      <w:r w:rsidRPr="007E589F">
        <w:rPr>
          <w:rFonts w:ascii="Times New Roman" w:hAnsi="Times New Roman" w:cs="Times New Roman"/>
          <w:i/>
          <w:color w:val="2A2A2A"/>
          <w:sz w:val="24"/>
          <w:szCs w:val="24"/>
          <w:lang w:val="en-GB"/>
        </w:rPr>
        <w:t>2016 International Conference on Information &amp; Communication Technology and Systems (ICTS)</w:t>
      </w:r>
      <w:r w:rsidRPr="007E589F">
        <w:rPr>
          <w:rFonts w:ascii="Times New Roman" w:hAnsi="Times New Roman" w:cs="Times New Roman"/>
          <w:color w:val="2A2A2A"/>
          <w:sz w:val="24"/>
          <w:szCs w:val="24"/>
          <w:lang w:val="en-GB"/>
        </w:rPr>
        <w:t>, pp. 114-118. IEEE, 2016.</w:t>
      </w:r>
    </w:p>
    <w:p w14:paraId="1BBA426C" w14:textId="350E54D0" w:rsidR="66C910B9" w:rsidRPr="007E589F" w:rsidRDefault="66C910B9" w:rsidP="2E7FAA36">
      <w:pPr>
        <w:rPr>
          <w:rFonts w:ascii="Times New Roman" w:hAnsi="Times New Roman" w:cs="Times New Roman"/>
          <w:color w:val="2A2A2A"/>
          <w:sz w:val="24"/>
          <w:szCs w:val="24"/>
        </w:rPr>
      </w:pPr>
      <w:r w:rsidRPr="007E589F">
        <w:rPr>
          <w:rFonts w:ascii="Times New Roman" w:hAnsi="Times New Roman" w:cs="Times New Roman"/>
          <w:color w:val="2A2A2A"/>
          <w:sz w:val="24"/>
          <w:szCs w:val="24"/>
          <w:lang w:val="en-GB"/>
        </w:rPr>
        <w:t>[1</w:t>
      </w:r>
      <w:r w:rsidR="305B98DD" w:rsidRPr="007E589F">
        <w:rPr>
          <w:rFonts w:ascii="Times New Roman" w:hAnsi="Times New Roman" w:cs="Times New Roman"/>
          <w:color w:val="2A2A2A"/>
          <w:sz w:val="24"/>
          <w:szCs w:val="24"/>
          <w:lang w:val="en-GB"/>
        </w:rPr>
        <w:t>3</w:t>
      </w:r>
      <w:r w:rsidRPr="007E589F">
        <w:rPr>
          <w:rFonts w:ascii="Times New Roman" w:hAnsi="Times New Roman" w:cs="Times New Roman"/>
          <w:color w:val="2A2A2A"/>
          <w:sz w:val="24"/>
          <w:szCs w:val="24"/>
          <w:lang w:val="en-GB"/>
        </w:rPr>
        <w:t xml:space="preserve">] Sharma, </w:t>
      </w:r>
      <w:proofErr w:type="spellStart"/>
      <w:r w:rsidRPr="007E589F">
        <w:rPr>
          <w:rFonts w:ascii="Times New Roman" w:hAnsi="Times New Roman" w:cs="Times New Roman"/>
          <w:color w:val="2A2A2A"/>
          <w:sz w:val="24"/>
          <w:szCs w:val="24"/>
          <w:lang w:val="en-GB"/>
        </w:rPr>
        <w:t>Manik</w:t>
      </w:r>
      <w:proofErr w:type="spellEnd"/>
      <w:r w:rsidRPr="007E589F">
        <w:rPr>
          <w:rFonts w:ascii="Times New Roman" w:hAnsi="Times New Roman" w:cs="Times New Roman"/>
          <w:color w:val="2A2A2A"/>
          <w:sz w:val="24"/>
          <w:szCs w:val="24"/>
          <w:lang w:val="en-GB"/>
        </w:rPr>
        <w:t xml:space="preserve">, and </w:t>
      </w:r>
      <w:proofErr w:type="spellStart"/>
      <w:r w:rsidRPr="007E589F">
        <w:rPr>
          <w:rFonts w:ascii="Times New Roman" w:hAnsi="Times New Roman" w:cs="Times New Roman"/>
          <w:color w:val="2A2A2A"/>
          <w:sz w:val="24"/>
          <w:szCs w:val="24"/>
          <w:lang w:val="en-GB"/>
        </w:rPr>
        <w:t>Samriti</w:t>
      </w:r>
      <w:proofErr w:type="spellEnd"/>
      <w:r w:rsidRPr="007E589F">
        <w:rPr>
          <w:rFonts w:ascii="Times New Roman" w:hAnsi="Times New Roman" w:cs="Times New Roman"/>
          <w:color w:val="2A2A2A"/>
          <w:sz w:val="24"/>
          <w:szCs w:val="24"/>
          <w:lang w:val="en-GB"/>
        </w:rPr>
        <w:t xml:space="preserve"> Sharma. "The rising number of COVID-19 cases reflecting growing search trend and concern of people: a Google Trend analysis of eight major countries." </w:t>
      </w:r>
      <w:r w:rsidRPr="007E589F">
        <w:rPr>
          <w:rFonts w:ascii="Times New Roman" w:hAnsi="Times New Roman" w:cs="Times New Roman"/>
          <w:i/>
          <w:color w:val="2A2A2A"/>
          <w:sz w:val="24"/>
          <w:szCs w:val="24"/>
          <w:lang w:val="en-GB"/>
        </w:rPr>
        <w:t>Journal of Medical Systems</w:t>
      </w:r>
      <w:r w:rsidRPr="007E589F">
        <w:rPr>
          <w:rFonts w:ascii="Times New Roman" w:hAnsi="Times New Roman" w:cs="Times New Roman"/>
          <w:color w:val="2A2A2A"/>
          <w:sz w:val="24"/>
          <w:szCs w:val="24"/>
          <w:lang w:val="en-GB"/>
        </w:rPr>
        <w:t xml:space="preserve"> 44, no. 7 (2020): 1-3.</w:t>
      </w:r>
    </w:p>
    <w:p w14:paraId="01C6FD9A" w14:textId="37C47C8F" w:rsidR="3D28A193" w:rsidRDefault="3D28A193" w:rsidP="4C5DA1F6">
      <w:pPr>
        <w:rPr>
          <w:rFonts w:ascii="Times New Roman" w:hAnsi="Times New Roman" w:cs="Times New Roman"/>
          <w:color w:val="2A2A2A"/>
          <w:sz w:val="24"/>
          <w:szCs w:val="24"/>
          <w:lang w:val="en-GB"/>
        </w:rPr>
      </w:pPr>
      <w:r w:rsidRPr="7FE33209">
        <w:rPr>
          <w:rFonts w:ascii="Times New Roman" w:hAnsi="Times New Roman" w:cs="Times New Roman"/>
          <w:color w:val="2A2A2A"/>
          <w:sz w:val="24"/>
          <w:szCs w:val="24"/>
          <w:lang w:val="en-GB"/>
        </w:rPr>
        <w:lastRenderedPageBreak/>
        <w:t xml:space="preserve">[14] Gonzalez, Maria de la O., Francisco </w:t>
      </w:r>
      <w:proofErr w:type="spellStart"/>
      <w:r w:rsidRPr="7FE33209">
        <w:rPr>
          <w:rFonts w:ascii="Times New Roman" w:hAnsi="Times New Roman" w:cs="Times New Roman"/>
          <w:color w:val="2A2A2A"/>
          <w:sz w:val="24"/>
          <w:szCs w:val="24"/>
          <w:lang w:val="en-GB"/>
        </w:rPr>
        <w:t>Jareño</w:t>
      </w:r>
      <w:proofErr w:type="spellEnd"/>
      <w:r w:rsidRPr="7FE33209">
        <w:rPr>
          <w:rFonts w:ascii="Times New Roman" w:hAnsi="Times New Roman" w:cs="Times New Roman"/>
          <w:color w:val="2A2A2A"/>
          <w:sz w:val="24"/>
          <w:szCs w:val="24"/>
          <w:lang w:val="en-GB"/>
        </w:rPr>
        <w:t>, and Frank S. Skinner. "Nonlinear autoregressive distributed lag approach: An application on the connectedness between bitcoin returns and the other ten most relevant cryptocurrency returns." Mathematics 8, no. 5 (2020): 810.</w:t>
      </w:r>
    </w:p>
    <w:p w14:paraId="02BA4AF3" w14:textId="2392FC64" w:rsidR="52FABBF3" w:rsidRDefault="52FABBF3" w:rsidP="55313EB9">
      <w:pPr>
        <w:rPr>
          <w:rFonts w:ascii="Times New Roman" w:hAnsi="Times New Roman" w:cs="Times New Roman"/>
          <w:color w:val="2A2A2A"/>
          <w:sz w:val="24"/>
          <w:szCs w:val="24"/>
          <w:lang w:val="en-GB"/>
        </w:rPr>
      </w:pPr>
      <w:r w:rsidRPr="55313EB9">
        <w:rPr>
          <w:rFonts w:ascii="Times New Roman" w:hAnsi="Times New Roman" w:cs="Times New Roman"/>
          <w:color w:val="2A2A2A"/>
          <w:sz w:val="24"/>
          <w:szCs w:val="24"/>
          <w:lang w:val="en-GB"/>
        </w:rPr>
        <w:t xml:space="preserve">[15] </w:t>
      </w:r>
      <w:proofErr w:type="spellStart"/>
      <w:r w:rsidRPr="55313EB9">
        <w:rPr>
          <w:rFonts w:ascii="Times New Roman" w:hAnsi="Times New Roman" w:cs="Times New Roman"/>
          <w:color w:val="2A2A2A"/>
          <w:sz w:val="24"/>
          <w:szCs w:val="24"/>
          <w:lang w:val="en-GB"/>
        </w:rPr>
        <w:t>Rapach</w:t>
      </w:r>
      <w:proofErr w:type="spellEnd"/>
      <w:r w:rsidRPr="55313EB9">
        <w:rPr>
          <w:rFonts w:ascii="Times New Roman" w:hAnsi="Times New Roman" w:cs="Times New Roman"/>
          <w:color w:val="2A2A2A"/>
          <w:sz w:val="24"/>
          <w:szCs w:val="24"/>
          <w:lang w:val="en-GB"/>
        </w:rPr>
        <w:t xml:space="preserve">, David, and </w:t>
      </w:r>
      <w:proofErr w:type="spellStart"/>
      <w:r w:rsidRPr="55313EB9">
        <w:rPr>
          <w:rFonts w:ascii="Times New Roman" w:hAnsi="Times New Roman" w:cs="Times New Roman"/>
          <w:color w:val="2A2A2A"/>
          <w:sz w:val="24"/>
          <w:szCs w:val="24"/>
          <w:lang w:val="en-GB"/>
        </w:rPr>
        <w:t>Guofu</w:t>
      </w:r>
      <w:proofErr w:type="spellEnd"/>
      <w:r w:rsidRPr="55313EB9">
        <w:rPr>
          <w:rFonts w:ascii="Times New Roman" w:hAnsi="Times New Roman" w:cs="Times New Roman"/>
          <w:color w:val="2A2A2A"/>
          <w:sz w:val="24"/>
          <w:szCs w:val="24"/>
          <w:lang w:val="en-GB"/>
        </w:rPr>
        <w:t xml:space="preserve"> Zhou. "Forecasting stock returns." In Handbook of economic forecasting, vol. 2, pp. 328-383. Elsevier, 2013.</w:t>
      </w:r>
    </w:p>
    <w:p w14:paraId="3559333B" w14:textId="6A040955" w:rsidR="52FABBF3" w:rsidRDefault="52FABBF3" w:rsidP="55313EB9">
      <w:pPr>
        <w:rPr>
          <w:rFonts w:ascii="Times New Roman" w:hAnsi="Times New Roman" w:cs="Times New Roman"/>
          <w:color w:val="2A2A2A"/>
          <w:sz w:val="24"/>
          <w:szCs w:val="24"/>
          <w:lang w:val="en-GB"/>
        </w:rPr>
      </w:pPr>
      <w:r w:rsidRPr="55313EB9">
        <w:rPr>
          <w:rFonts w:ascii="Times New Roman" w:hAnsi="Times New Roman" w:cs="Times New Roman"/>
          <w:color w:val="2A2A2A"/>
          <w:sz w:val="24"/>
          <w:szCs w:val="24"/>
          <w:lang w:val="en-GB"/>
        </w:rPr>
        <w:t>[16] Chong, Terence Tai-Leung, and Wing-Kam Ng. "Technical analysis and the London stock exchange: testing the MACD and RSI rules using the FT30." Applied Economics Letters 15, no. 14 (2008): 1111-1114.</w:t>
      </w:r>
    </w:p>
    <w:p w14:paraId="21663E5F" w14:textId="5E241454" w:rsidR="496D086E" w:rsidRDefault="496D086E" w:rsidP="55313EB9">
      <w:pPr>
        <w:rPr>
          <w:rFonts w:ascii="Times New Roman" w:hAnsi="Times New Roman" w:cs="Times New Roman"/>
          <w:color w:val="2A2A2A"/>
          <w:sz w:val="24"/>
          <w:szCs w:val="24"/>
          <w:lang w:val="en-GB"/>
        </w:rPr>
      </w:pPr>
      <w:r w:rsidRPr="55313EB9">
        <w:rPr>
          <w:rFonts w:ascii="Times New Roman" w:hAnsi="Times New Roman" w:cs="Times New Roman"/>
          <w:color w:val="2A2A2A"/>
          <w:sz w:val="24"/>
          <w:szCs w:val="24"/>
          <w:lang w:val="en-GB"/>
        </w:rPr>
        <w:t>[17] Benton, P. Nick. "A mixed linear and non-linear logic: Proofs, terms and models." In International Workshop on Computer Science Logic, pp. 121-135. Springer, Berlin, Heidelberg, 1994.</w:t>
      </w:r>
    </w:p>
    <w:p w14:paraId="3043C104" w14:textId="58E857EC" w:rsidR="60B7B540" w:rsidRDefault="60B7B540" w:rsidP="55313EB9">
      <w:pPr>
        <w:rPr>
          <w:rFonts w:ascii="Times New Roman" w:hAnsi="Times New Roman" w:cs="Times New Roman"/>
          <w:color w:val="2A2A2A"/>
          <w:sz w:val="24"/>
          <w:szCs w:val="24"/>
          <w:lang w:val="en-GB"/>
        </w:rPr>
      </w:pPr>
      <w:r w:rsidRPr="55313EB9">
        <w:rPr>
          <w:rFonts w:ascii="Times New Roman" w:hAnsi="Times New Roman" w:cs="Times New Roman"/>
          <w:color w:val="2A2A2A"/>
          <w:sz w:val="24"/>
          <w:szCs w:val="24"/>
          <w:lang w:val="en-GB"/>
        </w:rPr>
        <w:t xml:space="preserve">[18] </w:t>
      </w:r>
      <w:proofErr w:type="spellStart"/>
      <w:r w:rsidRPr="55313EB9">
        <w:rPr>
          <w:rFonts w:ascii="Times New Roman" w:hAnsi="Times New Roman" w:cs="Times New Roman"/>
          <w:color w:val="2A2A2A"/>
          <w:sz w:val="24"/>
          <w:szCs w:val="24"/>
          <w:lang w:val="en-GB"/>
        </w:rPr>
        <w:t>Fama</w:t>
      </w:r>
      <w:proofErr w:type="spellEnd"/>
      <w:r w:rsidRPr="55313EB9">
        <w:rPr>
          <w:rFonts w:ascii="Times New Roman" w:hAnsi="Times New Roman" w:cs="Times New Roman"/>
          <w:color w:val="2A2A2A"/>
          <w:sz w:val="24"/>
          <w:szCs w:val="24"/>
          <w:lang w:val="en-GB"/>
        </w:rPr>
        <w:t>, Eugene F., and Michael R. Gibbons. "Inflation, real returns and capital investment." Journal of Monetary Economics 9, no. 3 (1982): 297-323.</w:t>
      </w:r>
    </w:p>
    <w:p w14:paraId="26CEB33B" w14:textId="5324973F" w:rsidR="60B7B540" w:rsidRDefault="60B7B540" w:rsidP="55313EB9">
      <w:pPr>
        <w:rPr>
          <w:rFonts w:ascii="Times New Roman" w:hAnsi="Times New Roman" w:cs="Times New Roman"/>
          <w:color w:val="2A2A2A"/>
          <w:sz w:val="24"/>
          <w:szCs w:val="24"/>
          <w:lang w:val="en-GB"/>
        </w:rPr>
      </w:pPr>
      <w:r w:rsidRPr="55313EB9">
        <w:rPr>
          <w:rFonts w:ascii="Times New Roman" w:hAnsi="Times New Roman" w:cs="Times New Roman"/>
          <w:color w:val="2A2A2A"/>
          <w:sz w:val="24"/>
          <w:szCs w:val="24"/>
          <w:lang w:val="en-GB"/>
        </w:rPr>
        <w:t xml:space="preserve">[19] Dixit, </w:t>
      </w:r>
      <w:proofErr w:type="spellStart"/>
      <w:r w:rsidRPr="55313EB9">
        <w:rPr>
          <w:rFonts w:ascii="Times New Roman" w:hAnsi="Times New Roman" w:cs="Times New Roman"/>
          <w:color w:val="2A2A2A"/>
          <w:sz w:val="24"/>
          <w:szCs w:val="24"/>
          <w:lang w:val="en-GB"/>
        </w:rPr>
        <w:t>Avinash</w:t>
      </w:r>
      <w:proofErr w:type="spellEnd"/>
      <w:r w:rsidRPr="55313EB9">
        <w:rPr>
          <w:rFonts w:ascii="Times New Roman" w:hAnsi="Times New Roman" w:cs="Times New Roman"/>
          <w:color w:val="2A2A2A"/>
          <w:sz w:val="24"/>
          <w:szCs w:val="24"/>
          <w:lang w:val="en-GB"/>
        </w:rPr>
        <w:t xml:space="preserve"> K., and Robert S. </w:t>
      </w:r>
      <w:proofErr w:type="spellStart"/>
      <w:r w:rsidRPr="55313EB9">
        <w:rPr>
          <w:rFonts w:ascii="Times New Roman" w:hAnsi="Times New Roman" w:cs="Times New Roman"/>
          <w:color w:val="2A2A2A"/>
          <w:sz w:val="24"/>
          <w:szCs w:val="24"/>
          <w:lang w:val="en-GB"/>
        </w:rPr>
        <w:t>Pindyck</w:t>
      </w:r>
      <w:proofErr w:type="spellEnd"/>
      <w:r w:rsidRPr="55313EB9">
        <w:rPr>
          <w:rFonts w:ascii="Times New Roman" w:hAnsi="Times New Roman" w:cs="Times New Roman"/>
          <w:color w:val="2A2A2A"/>
          <w:sz w:val="24"/>
          <w:szCs w:val="24"/>
          <w:lang w:val="en-GB"/>
        </w:rPr>
        <w:t>. "The options approach to capital investment." Real Options and Investment under Uncertainty-classical Readings and Recent Contributions. MIT Press, Cambridge 6 (1995).</w:t>
      </w:r>
    </w:p>
    <w:p w14:paraId="5FCBB800" w14:textId="195C98C0" w:rsidR="132F804C" w:rsidRDefault="132F804C" w:rsidP="55313EB9">
      <w:pPr>
        <w:rPr>
          <w:rFonts w:ascii="Times New Roman" w:hAnsi="Times New Roman" w:cs="Times New Roman"/>
          <w:color w:val="2A2A2A"/>
          <w:sz w:val="24"/>
          <w:szCs w:val="24"/>
          <w:lang w:val="en-GB"/>
        </w:rPr>
      </w:pPr>
      <w:r w:rsidRPr="55313EB9">
        <w:rPr>
          <w:rFonts w:ascii="Times New Roman" w:hAnsi="Times New Roman" w:cs="Times New Roman"/>
          <w:color w:val="2A2A2A"/>
          <w:sz w:val="24"/>
          <w:szCs w:val="24"/>
          <w:lang w:val="en-GB"/>
        </w:rPr>
        <w:t xml:space="preserve">[20] Davis, E. Philip, and Benn </w:t>
      </w:r>
      <w:proofErr w:type="spellStart"/>
      <w:r w:rsidRPr="55313EB9">
        <w:rPr>
          <w:rFonts w:ascii="Times New Roman" w:hAnsi="Times New Roman" w:cs="Times New Roman"/>
          <w:color w:val="2A2A2A"/>
          <w:sz w:val="24"/>
          <w:szCs w:val="24"/>
          <w:lang w:val="en-GB"/>
        </w:rPr>
        <w:t>Steil</w:t>
      </w:r>
      <w:proofErr w:type="spellEnd"/>
      <w:r w:rsidRPr="55313EB9">
        <w:rPr>
          <w:rFonts w:ascii="Times New Roman" w:hAnsi="Times New Roman" w:cs="Times New Roman"/>
          <w:color w:val="2A2A2A"/>
          <w:sz w:val="24"/>
          <w:szCs w:val="24"/>
          <w:lang w:val="en-GB"/>
        </w:rPr>
        <w:t>. Institutional investors. MIT press, 2004.</w:t>
      </w:r>
    </w:p>
    <w:p w14:paraId="2D4784F1" w14:textId="2B7F7DB5" w:rsidR="132F804C" w:rsidRDefault="132F804C" w:rsidP="55313EB9">
      <w:pPr>
        <w:rPr>
          <w:rFonts w:ascii="Times New Roman" w:hAnsi="Times New Roman" w:cs="Times New Roman"/>
          <w:color w:val="2A2A2A"/>
          <w:sz w:val="24"/>
          <w:szCs w:val="24"/>
          <w:lang w:val="en-GB"/>
        </w:rPr>
      </w:pPr>
      <w:r w:rsidRPr="55313EB9">
        <w:rPr>
          <w:rFonts w:ascii="Times New Roman" w:hAnsi="Times New Roman" w:cs="Times New Roman"/>
          <w:color w:val="2A2A2A"/>
          <w:sz w:val="24"/>
          <w:szCs w:val="24"/>
          <w:lang w:val="en-GB"/>
        </w:rPr>
        <w:t xml:space="preserve">[21] Agarwal, Vikas, Nicole M. </w:t>
      </w:r>
      <w:proofErr w:type="spellStart"/>
      <w:r w:rsidRPr="55313EB9">
        <w:rPr>
          <w:rFonts w:ascii="Times New Roman" w:hAnsi="Times New Roman" w:cs="Times New Roman"/>
          <w:color w:val="2A2A2A"/>
          <w:sz w:val="24"/>
          <w:szCs w:val="24"/>
          <w:lang w:val="en-GB"/>
        </w:rPr>
        <w:t>Boyson</w:t>
      </w:r>
      <w:proofErr w:type="spellEnd"/>
      <w:r w:rsidRPr="55313EB9">
        <w:rPr>
          <w:rFonts w:ascii="Times New Roman" w:hAnsi="Times New Roman" w:cs="Times New Roman"/>
          <w:color w:val="2A2A2A"/>
          <w:sz w:val="24"/>
          <w:szCs w:val="24"/>
          <w:lang w:val="en-GB"/>
        </w:rPr>
        <w:t>, and Narayan Y. Naik. "Hedge funds for retail investors? An examination of hedged mutual funds." Journal of Financial and Quantitative Analysis 44, no. 2 (2009): 273-305.</w:t>
      </w:r>
    </w:p>
    <w:p w14:paraId="12B29EF3" w14:textId="022A1DDF" w:rsidR="7FE33209" w:rsidRDefault="7FE33209" w:rsidP="7FE33209">
      <w:pPr>
        <w:rPr>
          <w:rFonts w:ascii="Times New Roman" w:hAnsi="Times New Roman" w:cs="Times New Roman"/>
          <w:color w:val="2A2A2A"/>
          <w:sz w:val="24"/>
          <w:szCs w:val="24"/>
          <w:lang w:val="en-GB"/>
        </w:rPr>
      </w:pPr>
    </w:p>
    <w:p w14:paraId="798CF23E" w14:textId="445BFB1C" w:rsidR="00935611" w:rsidRDefault="00935611">
      <w:pPr>
        <w:rPr>
          <w:rFonts w:ascii="Times New Roman" w:hAnsi="Times New Roman" w:cs="Times New Roman"/>
        </w:rPr>
      </w:pPr>
      <w:r>
        <w:rPr>
          <w:rFonts w:ascii="Times New Roman" w:hAnsi="Times New Roman" w:cs="Times New Roman"/>
        </w:rPr>
        <w:br w:type="page"/>
      </w:r>
    </w:p>
    <w:p w14:paraId="2BE77919" w14:textId="3BD1347E" w:rsidR="00935611" w:rsidRPr="0024761B" w:rsidRDefault="00935611" w:rsidP="2E7FAA36">
      <w:pPr>
        <w:rPr>
          <w:rFonts w:ascii="Times New Roman" w:hAnsi="Times New Roman" w:cs="Times New Roman"/>
          <w:b/>
          <w:bCs/>
        </w:rPr>
      </w:pPr>
      <w:r w:rsidRPr="0024761B">
        <w:rPr>
          <w:rFonts w:ascii="Times New Roman" w:hAnsi="Times New Roman" w:cs="Times New Roman"/>
          <w:b/>
          <w:bCs/>
        </w:rPr>
        <w:lastRenderedPageBreak/>
        <w:t xml:space="preserve">Annex A – </w:t>
      </w:r>
      <w:r w:rsidRPr="0024761B">
        <w:rPr>
          <w:rFonts w:ascii="Times New Roman" w:eastAsia="Times New Roman" w:hAnsi="Times New Roman" w:cs="Times New Roman"/>
          <w:b/>
          <w:bCs/>
          <w:sz w:val="24"/>
          <w:szCs w:val="24"/>
          <w:lang w:val="en-SG"/>
        </w:rPr>
        <w:t>Popular Technical Indicators (Formula and Application)</w:t>
      </w:r>
    </w:p>
    <w:tbl>
      <w:tblPr>
        <w:tblW w:w="10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1"/>
        <w:gridCol w:w="5673"/>
        <w:gridCol w:w="2929"/>
      </w:tblGrid>
      <w:tr w:rsidR="00935611" w:rsidRPr="009734F0" w14:paraId="18B12F01" w14:textId="77777777" w:rsidTr="0058494C">
        <w:trPr>
          <w:trHeight w:val="229"/>
        </w:trPr>
        <w:tc>
          <w:tcPr>
            <w:tcW w:w="10003" w:type="dxa"/>
            <w:gridSpan w:val="3"/>
            <w:shd w:val="clear" w:color="auto" w:fill="F2F2F2" w:themeFill="background1" w:themeFillShade="F2"/>
          </w:tcPr>
          <w:p w14:paraId="3172B5B2" w14:textId="63D7A96D" w:rsidR="00935611" w:rsidRPr="009734F0" w:rsidRDefault="00935611" w:rsidP="0058494C">
            <w:pPr>
              <w:jc w:val="center"/>
              <w:rPr>
                <w:rFonts w:ascii="Times New Roman" w:eastAsia="Times New Roman" w:hAnsi="Times New Roman" w:cs="Times New Roman"/>
                <w:b/>
                <w:bCs/>
                <w:sz w:val="24"/>
                <w:szCs w:val="24"/>
              </w:rPr>
            </w:pPr>
            <w:r w:rsidRPr="009734F0">
              <w:rPr>
                <w:rFonts w:ascii="Times New Roman" w:eastAsia="Times New Roman" w:hAnsi="Times New Roman" w:cs="Times New Roman"/>
                <w:sz w:val="24"/>
                <w:szCs w:val="24"/>
                <w:lang w:val="en-SG"/>
              </w:rPr>
              <w:t>Popular Technical Indicators (Formula and Application)</w:t>
            </w:r>
          </w:p>
        </w:tc>
      </w:tr>
      <w:tr w:rsidR="00935611" w:rsidRPr="009734F0" w14:paraId="6E017C5A" w14:textId="77777777" w:rsidTr="0058494C">
        <w:trPr>
          <w:trHeight w:val="182"/>
        </w:trPr>
        <w:tc>
          <w:tcPr>
            <w:tcW w:w="1401" w:type="dxa"/>
          </w:tcPr>
          <w:p w14:paraId="6064FBD3" w14:textId="77777777" w:rsidR="00935611" w:rsidRPr="00CC749E" w:rsidRDefault="00935611" w:rsidP="0058494C">
            <w:pPr>
              <w:jc w:val="both"/>
              <w:rPr>
                <w:rFonts w:ascii="Times New Roman" w:eastAsia="Times New Roman" w:hAnsi="Times New Roman" w:cs="Times New Roman"/>
                <w:sz w:val="20"/>
                <w:szCs w:val="20"/>
              </w:rPr>
            </w:pPr>
            <w:r w:rsidRPr="00CC749E">
              <w:rPr>
                <w:rFonts w:ascii="Times New Roman" w:eastAsia="Times New Roman" w:hAnsi="Times New Roman" w:cs="Times New Roman"/>
                <w:sz w:val="20"/>
                <w:szCs w:val="20"/>
                <w:lang w:val="en-SG"/>
              </w:rPr>
              <w:t>Name</w:t>
            </w:r>
          </w:p>
        </w:tc>
        <w:tc>
          <w:tcPr>
            <w:tcW w:w="5673" w:type="dxa"/>
          </w:tcPr>
          <w:p w14:paraId="1D1DABEA" w14:textId="77777777" w:rsidR="00935611" w:rsidRPr="00CC749E" w:rsidRDefault="00935611" w:rsidP="0058494C">
            <w:pPr>
              <w:jc w:val="both"/>
              <w:rPr>
                <w:rFonts w:ascii="Times New Roman" w:eastAsia="Times New Roman" w:hAnsi="Times New Roman" w:cs="Times New Roman"/>
                <w:b/>
                <w:bCs/>
                <w:sz w:val="20"/>
                <w:szCs w:val="20"/>
              </w:rPr>
            </w:pPr>
            <w:r w:rsidRPr="00CC749E">
              <w:rPr>
                <w:rFonts w:ascii="Times New Roman" w:eastAsia="Times New Roman" w:hAnsi="Times New Roman" w:cs="Times New Roman"/>
                <w:b/>
                <w:bCs/>
                <w:sz w:val="20"/>
                <w:szCs w:val="20"/>
                <w:lang w:val="en-SG"/>
              </w:rPr>
              <w:t>Formula</w:t>
            </w:r>
          </w:p>
        </w:tc>
        <w:tc>
          <w:tcPr>
            <w:tcW w:w="2929" w:type="dxa"/>
          </w:tcPr>
          <w:p w14:paraId="1658F6D1" w14:textId="77777777" w:rsidR="00935611" w:rsidRPr="00CC749E" w:rsidRDefault="00935611" w:rsidP="0058494C">
            <w:pPr>
              <w:jc w:val="both"/>
              <w:rPr>
                <w:rFonts w:ascii="Times New Roman" w:eastAsia="Times New Roman" w:hAnsi="Times New Roman" w:cs="Times New Roman"/>
                <w:b/>
                <w:bCs/>
                <w:sz w:val="20"/>
                <w:szCs w:val="20"/>
              </w:rPr>
            </w:pPr>
            <w:r w:rsidRPr="00CC749E">
              <w:rPr>
                <w:rFonts w:ascii="Times New Roman" w:eastAsia="Times New Roman" w:hAnsi="Times New Roman" w:cs="Times New Roman"/>
                <w:b/>
                <w:bCs/>
                <w:sz w:val="20"/>
                <w:szCs w:val="20"/>
                <w:lang w:val="en-SG"/>
              </w:rPr>
              <w:t>Application</w:t>
            </w:r>
          </w:p>
        </w:tc>
      </w:tr>
      <w:tr w:rsidR="00935611" w:rsidRPr="009734F0" w14:paraId="5453768E" w14:textId="77777777" w:rsidTr="0058494C">
        <w:trPr>
          <w:trHeight w:val="1893"/>
        </w:trPr>
        <w:tc>
          <w:tcPr>
            <w:tcW w:w="1401" w:type="dxa"/>
          </w:tcPr>
          <w:p w14:paraId="4A0C6D06" w14:textId="77777777" w:rsidR="00935611" w:rsidRPr="009734F0" w:rsidRDefault="00935611" w:rsidP="0058494C">
            <w:pPr>
              <w:jc w:val="both"/>
              <w:rPr>
                <w:rFonts w:ascii="Times New Roman" w:eastAsia="Times New Roman" w:hAnsi="Times New Roman" w:cs="Times New Roman"/>
                <w:b/>
                <w:bCs/>
                <w:sz w:val="20"/>
                <w:szCs w:val="20"/>
              </w:rPr>
            </w:pPr>
            <w:r w:rsidRPr="009734F0">
              <w:rPr>
                <w:rFonts w:ascii="Times New Roman" w:eastAsia="Times New Roman" w:hAnsi="Times New Roman" w:cs="Times New Roman"/>
                <w:sz w:val="20"/>
                <w:szCs w:val="20"/>
                <w:lang w:val="en-SG"/>
              </w:rPr>
              <w:t>Average True Range (ATR)</w:t>
            </w:r>
          </w:p>
        </w:tc>
        <w:tc>
          <w:tcPr>
            <w:tcW w:w="5673" w:type="dxa"/>
          </w:tcPr>
          <w:p w14:paraId="59BF6169" w14:textId="77777777" w:rsidR="00935611" w:rsidRPr="009734F0" w:rsidRDefault="00935611" w:rsidP="0058494C">
            <w:pPr>
              <w:jc w:val="both"/>
              <w:rPr>
                <w:rFonts w:ascii="Times New Roman" w:eastAsia="Times New Roman" w:hAnsi="Times New Roman" w:cs="Times New Roman"/>
                <w:sz w:val="20"/>
                <w:szCs w:val="20"/>
              </w:rPr>
            </w:pPr>
            <w:r w:rsidRPr="009734F0">
              <w:rPr>
                <w:rFonts w:ascii="Times New Roman" w:hAnsi="Times New Roman" w:cs="Times New Roman"/>
                <w:noProof/>
                <w:shd w:val="clear" w:color="auto" w:fill="E6E6E6"/>
              </w:rPr>
              <w:drawing>
                <wp:inline distT="0" distB="0" distL="0" distR="0" wp14:anchorId="43BE4B8E" wp14:editId="76656C69">
                  <wp:extent cx="2714625" cy="1143000"/>
                  <wp:effectExtent l="0" t="0" r="0" b="0"/>
                  <wp:docPr id="102888049" name="Picture 10288804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8049" name="Picture 102888049" descr="Text, let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4625" cy="1143000"/>
                          </a:xfrm>
                          <a:prstGeom prst="rect">
                            <a:avLst/>
                          </a:prstGeom>
                        </pic:spPr>
                      </pic:pic>
                    </a:graphicData>
                  </a:graphic>
                </wp:inline>
              </w:drawing>
            </w:r>
          </w:p>
        </w:tc>
        <w:tc>
          <w:tcPr>
            <w:tcW w:w="2929" w:type="dxa"/>
          </w:tcPr>
          <w:p w14:paraId="1E08D802" w14:textId="77777777" w:rsidR="00935611" w:rsidRPr="009734F0" w:rsidRDefault="00935611" w:rsidP="0058494C">
            <w:pPr>
              <w:jc w:val="both"/>
              <w:rPr>
                <w:rFonts w:ascii="Times New Roman" w:eastAsia="Times New Roman" w:hAnsi="Times New Roman" w:cs="Times New Roman"/>
                <w:sz w:val="20"/>
                <w:szCs w:val="20"/>
              </w:rPr>
            </w:pPr>
            <w:r w:rsidRPr="009734F0">
              <w:rPr>
                <w:rFonts w:ascii="Times New Roman" w:eastAsia="Times New Roman" w:hAnsi="Times New Roman" w:cs="Times New Roman"/>
                <w:sz w:val="20"/>
                <w:szCs w:val="20"/>
                <w:lang w:val="en-SG"/>
              </w:rPr>
              <w:t>Measures the daily volatility of an asset. The indicator does not indicate the price direction; rather it is used primarily to measure volatility caused by gaps and limit up or down moves.</w:t>
            </w:r>
          </w:p>
        </w:tc>
      </w:tr>
      <w:tr w:rsidR="00935611" w:rsidRPr="009734F0" w14:paraId="7C83DB08" w14:textId="77777777" w:rsidTr="0058494C">
        <w:trPr>
          <w:trHeight w:val="2237"/>
        </w:trPr>
        <w:tc>
          <w:tcPr>
            <w:tcW w:w="1401" w:type="dxa"/>
          </w:tcPr>
          <w:p w14:paraId="20F7F769" w14:textId="77777777" w:rsidR="00935611" w:rsidRPr="009734F0" w:rsidRDefault="00935611" w:rsidP="0058494C">
            <w:pPr>
              <w:jc w:val="both"/>
              <w:rPr>
                <w:rFonts w:ascii="Times New Roman" w:eastAsia="Times New Roman" w:hAnsi="Times New Roman" w:cs="Times New Roman"/>
                <w:b/>
                <w:bCs/>
                <w:sz w:val="20"/>
                <w:szCs w:val="20"/>
              </w:rPr>
            </w:pPr>
            <w:r w:rsidRPr="009734F0">
              <w:rPr>
                <w:rFonts w:ascii="Times New Roman" w:eastAsia="Times New Roman" w:hAnsi="Times New Roman" w:cs="Times New Roman"/>
                <w:sz w:val="20"/>
                <w:szCs w:val="20"/>
                <w:lang w:val="en-SG"/>
              </w:rPr>
              <w:t>Bollinger Band (BB)</w:t>
            </w:r>
          </w:p>
        </w:tc>
        <w:tc>
          <w:tcPr>
            <w:tcW w:w="5673" w:type="dxa"/>
          </w:tcPr>
          <w:p w14:paraId="63DB381B" w14:textId="77777777" w:rsidR="00935611" w:rsidRPr="009734F0" w:rsidRDefault="00935611" w:rsidP="0058494C">
            <w:pPr>
              <w:jc w:val="both"/>
              <w:rPr>
                <w:rFonts w:ascii="Times New Roman" w:eastAsia="Times New Roman" w:hAnsi="Times New Roman" w:cs="Times New Roman"/>
                <w:sz w:val="20"/>
                <w:szCs w:val="20"/>
              </w:rPr>
            </w:pPr>
            <w:r w:rsidRPr="009734F0">
              <w:rPr>
                <w:rFonts w:ascii="Times New Roman" w:hAnsi="Times New Roman" w:cs="Times New Roman"/>
                <w:noProof/>
                <w:shd w:val="clear" w:color="auto" w:fill="E6E6E6"/>
              </w:rPr>
              <w:drawing>
                <wp:inline distT="0" distB="0" distL="0" distR="0" wp14:anchorId="2BFCF294" wp14:editId="21F2EA1D">
                  <wp:extent cx="3086100" cy="1847850"/>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6100" cy="1847850"/>
                          </a:xfrm>
                          <a:prstGeom prst="rect">
                            <a:avLst/>
                          </a:prstGeom>
                        </pic:spPr>
                      </pic:pic>
                    </a:graphicData>
                  </a:graphic>
                </wp:inline>
              </w:drawing>
            </w:r>
          </w:p>
        </w:tc>
        <w:tc>
          <w:tcPr>
            <w:tcW w:w="2929" w:type="dxa"/>
          </w:tcPr>
          <w:p w14:paraId="6C045027" w14:textId="77777777" w:rsidR="00935611" w:rsidRPr="009734F0" w:rsidRDefault="00935611" w:rsidP="0058494C">
            <w:pPr>
              <w:jc w:val="both"/>
              <w:rPr>
                <w:rFonts w:ascii="Times New Roman" w:eastAsia="Times New Roman" w:hAnsi="Times New Roman" w:cs="Times New Roman"/>
                <w:sz w:val="20"/>
                <w:szCs w:val="20"/>
              </w:rPr>
            </w:pPr>
            <w:r w:rsidRPr="009734F0">
              <w:rPr>
                <w:rFonts w:ascii="Times New Roman" w:eastAsia="Times New Roman" w:hAnsi="Times New Roman" w:cs="Times New Roman"/>
                <w:sz w:val="20"/>
                <w:szCs w:val="20"/>
                <w:lang w:val="en-SG"/>
              </w:rPr>
              <w:t>The closer prices move to the upper band, the more overbought the market, and the closer the prices move to the lower band, the more oversold the market.</w:t>
            </w:r>
          </w:p>
        </w:tc>
      </w:tr>
      <w:tr w:rsidR="00935611" w:rsidRPr="009734F0" w14:paraId="53A037AB" w14:textId="77777777" w:rsidTr="0058494C">
        <w:trPr>
          <w:trHeight w:val="1709"/>
        </w:trPr>
        <w:tc>
          <w:tcPr>
            <w:tcW w:w="1401" w:type="dxa"/>
          </w:tcPr>
          <w:p w14:paraId="6976AD47" w14:textId="77777777" w:rsidR="00935611" w:rsidRPr="009734F0" w:rsidRDefault="00935611" w:rsidP="0058494C">
            <w:pPr>
              <w:jc w:val="both"/>
              <w:rPr>
                <w:rFonts w:ascii="Times New Roman" w:eastAsia="Times New Roman" w:hAnsi="Times New Roman" w:cs="Times New Roman"/>
                <w:b/>
                <w:bCs/>
                <w:sz w:val="20"/>
                <w:szCs w:val="20"/>
              </w:rPr>
            </w:pPr>
            <w:r w:rsidRPr="009734F0">
              <w:rPr>
                <w:rFonts w:ascii="Times New Roman" w:eastAsia="Times New Roman" w:hAnsi="Times New Roman" w:cs="Times New Roman"/>
                <w:sz w:val="20"/>
                <w:szCs w:val="20"/>
                <w:lang w:val="en-SG"/>
              </w:rPr>
              <w:t>Exponential Moving Average (EMA)</w:t>
            </w:r>
          </w:p>
        </w:tc>
        <w:tc>
          <w:tcPr>
            <w:tcW w:w="5673" w:type="dxa"/>
          </w:tcPr>
          <w:p w14:paraId="08E261E0" w14:textId="77777777" w:rsidR="00935611" w:rsidRPr="009734F0" w:rsidRDefault="00935611" w:rsidP="0058494C">
            <w:pPr>
              <w:jc w:val="both"/>
              <w:rPr>
                <w:rFonts w:ascii="Times New Roman" w:eastAsia="Times New Roman" w:hAnsi="Times New Roman" w:cs="Times New Roman"/>
                <w:sz w:val="24"/>
                <w:szCs w:val="24"/>
              </w:rPr>
            </w:pPr>
            <w:r w:rsidRPr="009734F0">
              <w:rPr>
                <w:rFonts w:ascii="Times New Roman" w:hAnsi="Times New Roman" w:cs="Times New Roman"/>
                <w:noProof/>
                <w:shd w:val="clear" w:color="auto" w:fill="E6E6E6"/>
              </w:rPr>
              <w:drawing>
                <wp:inline distT="0" distB="0" distL="0" distR="0" wp14:anchorId="7F0C25E9" wp14:editId="10175183">
                  <wp:extent cx="3305175" cy="1257300"/>
                  <wp:effectExtent l="0" t="0" r="0" b="0"/>
                  <wp:docPr id="2" name="Picture 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05175" cy="1257300"/>
                          </a:xfrm>
                          <a:prstGeom prst="rect">
                            <a:avLst/>
                          </a:prstGeom>
                        </pic:spPr>
                      </pic:pic>
                    </a:graphicData>
                  </a:graphic>
                </wp:inline>
              </w:drawing>
            </w:r>
          </w:p>
        </w:tc>
        <w:tc>
          <w:tcPr>
            <w:tcW w:w="2929" w:type="dxa"/>
          </w:tcPr>
          <w:p w14:paraId="6FD1831F" w14:textId="77777777" w:rsidR="00935611" w:rsidRPr="009734F0" w:rsidRDefault="00935611" w:rsidP="0058494C">
            <w:pPr>
              <w:jc w:val="both"/>
              <w:rPr>
                <w:rFonts w:ascii="Times New Roman" w:eastAsia="Times New Roman" w:hAnsi="Times New Roman" w:cs="Times New Roman"/>
                <w:sz w:val="20"/>
                <w:szCs w:val="20"/>
              </w:rPr>
            </w:pPr>
            <w:r w:rsidRPr="009734F0">
              <w:rPr>
                <w:rFonts w:ascii="Times New Roman" w:eastAsia="Times New Roman" w:hAnsi="Times New Roman" w:cs="Times New Roman"/>
                <w:sz w:val="20"/>
                <w:szCs w:val="20"/>
                <w:lang w:val="en-SG"/>
              </w:rPr>
              <w:t>The 200-day EMA is used as an indicator for long-term trends. When a stock price crosses its 200-day moving average, it is a technical signal that a trend reversal has occurred.</w:t>
            </w:r>
          </w:p>
        </w:tc>
      </w:tr>
      <w:tr w:rsidR="00935611" w:rsidRPr="009734F0" w14:paraId="320D7088" w14:textId="77777777" w:rsidTr="0058494C">
        <w:trPr>
          <w:trHeight w:val="745"/>
        </w:trPr>
        <w:tc>
          <w:tcPr>
            <w:tcW w:w="1401" w:type="dxa"/>
          </w:tcPr>
          <w:p w14:paraId="44847B41" w14:textId="77777777" w:rsidR="00935611" w:rsidRPr="009734F0" w:rsidRDefault="00935611" w:rsidP="0058494C">
            <w:pPr>
              <w:jc w:val="both"/>
              <w:rPr>
                <w:rFonts w:ascii="Times New Roman" w:eastAsia="Times New Roman" w:hAnsi="Times New Roman" w:cs="Times New Roman"/>
                <w:b/>
                <w:bCs/>
                <w:sz w:val="20"/>
                <w:szCs w:val="20"/>
              </w:rPr>
            </w:pPr>
            <w:r w:rsidRPr="009734F0">
              <w:rPr>
                <w:rFonts w:ascii="Times New Roman" w:eastAsia="Times New Roman" w:hAnsi="Times New Roman" w:cs="Times New Roman"/>
                <w:sz w:val="20"/>
                <w:szCs w:val="20"/>
                <w:lang w:val="en-SG"/>
              </w:rPr>
              <w:t>Moving Average Convergence Divergence (MACD)</w:t>
            </w:r>
          </w:p>
        </w:tc>
        <w:tc>
          <w:tcPr>
            <w:tcW w:w="5673" w:type="dxa"/>
          </w:tcPr>
          <w:p w14:paraId="2979482D" w14:textId="77777777" w:rsidR="00935611" w:rsidRPr="009734F0" w:rsidRDefault="00935611" w:rsidP="0058494C">
            <w:pPr>
              <w:jc w:val="both"/>
              <w:rPr>
                <w:rFonts w:ascii="Times New Roman" w:eastAsia="Times New Roman" w:hAnsi="Times New Roman" w:cs="Times New Roman"/>
                <w:sz w:val="20"/>
                <w:szCs w:val="20"/>
              </w:rPr>
            </w:pPr>
            <w:r w:rsidRPr="009734F0">
              <w:rPr>
                <w:rFonts w:ascii="Times New Roman" w:hAnsi="Times New Roman" w:cs="Times New Roman"/>
                <w:noProof/>
                <w:shd w:val="clear" w:color="auto" w:fill="E6E6E6"/>
              </w:rPr>
              <w:drawing>
                <wp:inline distT="0" distB="0" distL="0" distR="0" wp14:anchorId="699EB76C" wp14:editId="08EFAA37">
                  <wp:extent cx="2857500"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7500" cy="209550"/>
                          </a:xfrm>
                          <a:prstGeom prst="rect">
                            <a:avLst/>
                          </a:prstGeom>
                        </pic:spPr>
                      </pic:pic>
                    </a:graphicData>
                  </a:graphic>
                </wp:inline>
              </w:drawing>
            </w:r>
          </w:p>
          <w:p w14:paraId="2CD2BED7" w14:textId="77777777" w:rsidR="00935611" w:rsidRPr="009734F0" w:rsidRDefault="00935611" w:rsidP="0058494C">
            <w:pPr>
              <w:jc w:val="both"/>
              <w:rPr>
                <w:rFonts w:ascii="Times New Roman" w:eastAsia="Times New Roman" w:hAnsi="Times New Roman" w:cs="Times New Roman"/>
                <w:sz w:val="24"/>
                <w:szCs w:val="24"/>
              </w:rPr>
            </w:pPr>
            <w:r w:rsidRPr="009734F0">
              <w:rPr>
                <w:rFonts w:ascii="Times New Roman" w:eastAsia="Times New Roman" w:hAnsi="Times New Roman" w:cs="Times New Roman"/>
                <w:sz w:val="24"/>
                <w:szCs w:val="24"/>
                <w:lang w:val="en-SG"/>
              </w:rPr>
              <w:t>Signal Line = MACD 9-Period EMA</w:t>
            </w:r>
          </w:p>
        </w:tc>
        <w:tc>
          <w:tcPr>
            <w:tcW w:w="2929" w:type="dxa"/>
          </w:tcPr>
          <w:p w14:paraId="2BF00570" w14:textId="77777777" w:rsidR="00935611" w:rsidRPr="009734F0" w:rsidRDefault="00935611" w:rsidP="0058494C">
            <w:pPr>
              <w:jc w:val="both"/>
              <w:rPr>
                <w:rFonts w:ascii="Times New Roman" w:eastAsia="Times New Roman" w:hAnsi="Times New Roman" w:cs="Times New Roman"/>
                <w:sz w:val="20"/>
                <w:szCs w:val="20"/>
              </w:rPr>
            </w:pPr>
            <w:r w:rsidRPr="009734F0">
              <w:rPr>
                <w:rFonts w:ascii="Times New Roman" w:eastAsia="Times New Roman" w:hAnsi="Times New Roman" w:cs="Times New Roman"/>
                <w:sz w:val="20"/>
                <w:szCs w:val="20"/>
                <w:lang w:val="en-SG"/>
              </w:rPr>
              <w:t>Traders may buy the instrument when the MACD crosses above its signal line and sell the security when the MACD crosses below the signal line.</w:t>
            </w:r>
          </w:p>
        </w:tc>
      </w:tr>
      <w:tr w:rsidR="00935611" w:rsidRPr="009734F0" w14:paraId="5AE5FA40" w14:textId="77777777" w:rsidTr="0058494C">
        <w:trPr>
          <w:trHeight w:val="1893"/>
        </w:trPr>
        <w:tc>
          <w:tcPr>
            <w:tcW w:w="1401" w:type="dxa"/>
          </w:tcPr>
          <w:p w14:paraId="48A2D8E3" w14:textId="77777777" w:rsidR="00935611" w:rsidRPr="009734F0" w:rsidRDefault="00935611" w:rsidP="0058494C">
            <w:pPr>
              <w:jc w:val="both"/>
              <w:rPr>
                <w:rFonts w:ascii="Times New Roman" w:eastAsia="Times New Roman" w:hAnsi="Times New Roman" w:cs="Times New Roman"/>
                <w:b/>
                <w:bCs/>
                <w:sz w:val="20"/>
                <w:szCs w:val="20"/>
              </w:rPr>
            </w:pPr>
            <w:r w:rsidRPr="009734F0">
              <w:rPr>
                <w:rFonts w:ascii="Times New Roman" w:eastAsia="Times New Roman" w:hAnsi="Times New Roman" w:cs="Times New Roman"/>
                <w:sz w:val="20"/>
                <w:szCs w:val="20"/>
                <w:lang w:val="en-SG"/>
              </w:rPr>
              <w:t>Relative Strength Index</w:t>
            </w:r>
          </w:p>
          <w:p w14:paraId="2A67613F" w14:textId="77777777" w:rsidR="00935611" w:rsidRPr="009734F0" w:rsidRDefault="00935611" w:rsidP="0058494C">
            <w:pPr>
              <w:jc w:val="both"/>
              <w:rPr>
                <w:rFonts w:ascii="Times New Roman" w:eastAsia="Times New Roman" w:hAnsi="Times New Roman" w:cs="Times New Roman"/>
                <w:b/>
                <w:bCs/>
                <w:sz w:val="20"/>
                <w:szCs w:val="20"/>
              </w:rPr>
            </w:pPr>
            <w:r w:rsidRPr="009734F0">
              <w:rPr>
                <w:rFonts w:ascii="Times New Roman" w:eastAsia="Times New Roman" w:hAnsi="Times New Roman" w:cs="Times New Roman"/>
                <w:sz w:val="20"/>
                <w:szCs w:val="20"/>
                <w:lang w:val="en-SG"/>
              </w:rPr>
              <w:t>(RSI)</w:t>
            </w:r>
          </w:p>
        </w:tc>
        <w:tc>
          <w:tcPr>
            <w:tcW w:w="5673" w:type="dxa"/>
          </w:tcPr>
          <w:p w14:paraId="5B0A6D20" w14:textId="77777777" w:rsidR="00935611" w:rsidRPr="009734F0" w:rsidRDefault="00935611" w:rsidP="0058494C">
            <w:pPr>
              <w:jc w:val="both"/>
              <w:rPr>
                <w:rFonts w:ascii="Times New Roman" w:eastAsia="Times New Roman" w:hAnsi="Times New Roman" w:cs="Times New Roman"/>
                <w:sz w:val="20"/>
                <w:szCs w:val="20"/>
              </w:rPr>
            </w:pPr>
            <w:r w:rsidRPr="009734F0">
              <w:rPr>
                <w:rFonts w:ascii="Times New Roman" w:hAnsi="Times New Roman" w:cs="Times New Roman"/>
                <w:noProof/>
                <w:shd w:val="clear" w:color="auto" w:fill="E6E6E6"/>
              </w:rPr>
              <w:drawing>
                <wp:inline distT="0" distB="0" distL="0" distR="0" wp14:anchorId="6D61BCBF" wp14:editId="5992D123">
                  <wp:extent cx="2257425" cy="438150"/>
                  <wp:effectExtent l="0" t="0" r="0" b="0"/>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57425" cy="438150"/>
                          </a:xfrm>
                          <a:prstGeom prst="rect">
                            <a:avLst/>
                          </a:prstGeom>
                        </pic:spPr>
                      </pic:pic>
                    </a:graphicData>
                  </a:graphic>
                </wp:inline>
              </w:drawing>
            </w:r>
          </w:p>
          <w:p w14:paraId="3A094A27" w14:textId="77777777" w:rsidR="00935611" w:rsidRPr="009734F0" w:rsidRDefault="00935611" w:rsidP="0058494C">
            <w:pPr>
              <w:jc w:val="both"/>
              <w:rPr>
                <w:rFonts w:ascii="Times New Roman" w:eastAsia="Times New Roman" w:hAnsi="Times New Roman" w:cs="Times New Roman"/>
                <w:sz w:val="24"/>
                <w:szCs w:val="24"/>
              </w:rPr>
            </w:pPr>
            <w:r w:rsidRPr="009734F0">
              <w:rPr>
                <w:rFonts w:ascii="Times New Roman" w:hAnsi="Times New Roman" w:cs="Times New Roman"/>
                <w:noProof/>
                <w:shd w:val="clear" w:color="auto" w:fill="E6E6E6"/>
              </w:rPr>
              <w:drawing>
                <wp:inline distT="0" distB="0" distL="0" distR="0" wp14:anchorId="706E1F54" wp14:editId="4BB4BDC5">
                  <wp:extent cx="3524250" cy="457200"/>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24250" cy="457200"/>
                          </a:xfrm>
                          <a:prstGeom prst="rect">
                            <a:avLst/>
                          </a:prstGeom>
                        </pic:spPr>
                      </pic:pic>
                    </a:graphicData>
                  </a:graphic>
                </wp:inline>
              </w:drawing>
            </w:r>
          </w:p>
        </w:tc>
        <w:tc>
          <w:tcPr>
            <w:tcW w:w="2929" w:type="dxa"/>
          </w:tcPr>
          <w:p w14:paraId="116E98BB" w14:textId="77777777" w:rsidR="00935611" w:rsidRPr="009734F0" w:rsidRDefault="00935611" w:rsidP="0058494C">
            <w:pPr>
              <w:jc w:val="both"/>
              <w:rPr>
                <w:rFonts w:ascii="Times New Roman" w:eastAsia="Times New Roman" w:hAnsi="Times New Roman" w:cs="Times New Roman"/>
                <w:sz w:val="20"/>
                <w:szCs w:val="20"/>
              </w:rPr>
            </w:pPr>
            <w:r w:rsidRPr="009734F0">
              <w:rPr>
                <w:rFonts w:ascii="Times New Roman" w:eastAsia="Times New Roman" w:hAnsi="Times New Roman" w:cs="Times New Roman"/>
                <w:sz w:val="20"/>
                <w:szCs w:val="20"/>
                <w:lang w:val="en-SG"/>
              </w:rPr>
              <w:t>RSI values of 70 or above indicate an instrument is overvalued and primed for a trend reversal. An RSI reading of 30 or below indicates an undervalued condition.</w:t>
            </w:r>
          </w:p>
        </w:tc>
      </w:tr>
    </w:tbl>
    <w:p w14:paraId="290B4C16" w14:textId="702B557B" w:rsidR="0024761B" w:rsidRDefault="0024761B" w:rsidP="2E7FAA36">
      <w:pPr>
        <w:rPr>
          <w:rFonts w:ascii="Times New Roman" w:hAnsi="Times New Roman" w:cs="Times New Roman"/>
        </w:rPr>
      </w:pPr>
    </w:p>
    <w:p w14:paraId="497B502F" w14:textId="77777777" w:rsidR="0024761B" w:rsidRDefault="0024761B">
      <w:pPr>
        <w:rPr>
          <w:rFonts w:ascii="Times New Roman" w:hAnsi="Times New Roman" w:cs="Times New Roman"/>
        </w:rPr>
      </w:pPr>
      <w:r>
        <w:rPr>
          <w:rFonts w:ascii="Times New Roman" w:hAnsi="Times New Roman" w:cs="Times New Roman"/>
        </w:rPr>
        <w:lastRenderedPageBreak/>
        <w:br w:type="page"/>
      </w:r>
    </w:p>
    <w:p w14:paraId="3101300E" w14:textId="5803C359" w:rsidR="008D1D77" w:rsidRPr="0009053E" w:rsidRDefault="0024761B" w:rsidP="2E7FAA36">
      <w:pPr>
        <w:rPr>
          <w:rFonts w:ascii="Times New Roman" w:hAnsi="Times New Roman" w:cs="Times New Roman"/>
          <w:b/>
          <w:bCs/>
        </w:rPr>
      </w:pPr>
      <w:r w:rsidRPr="0024761B">
        <w:rPr>
          <w:rFonts w:ascii="Times New Roman" w:hAnsi="Times New Roman" w:cs="Times New Roman"/>
          <w:b/>
          <w:bCs/>
        </w:rPr>
        <w:lastRenderedPageBreak/>
        <w:t>Annex B – Robustness Checks</w:t>
      </w:r>
      <w:r w:rsidR="0009053E">
        <w:rPr>
          <w:rFonts w:ascii="Times New Roman" w:hAnsi="Times New Roman" w:cs="Times New Roman"/>
          <w:b/>
          <w:bCs/>
        </w:rPr>
        <w:t xml:space="preserve"> </w:t>
      </w:r>
    </w:p>
    <w:p w14:paraId="4591CCCD" w14:textId="77777777" w:rsidR="008D1D77" w:rsidRPr="008D1D77" w:rsidRDefault="008D1D77" w:rsidP="008D1D77">
      <w:pPr>
        <w:spacing w:after="0"/>
        <w:ind w:right="-46"/>
        <w:textAlignment w:val="baseline"/>
        <w:rPr>
          <w:rFonts w:ascii="Times New Roman" w:hAnsi="Times New Roman" w:cs="Times New Roman"/>
          <w:b/>
          <w:bCs/>
          <w:sz w:val="24"/>
          <w:szCs w:val="24"/>
        </w:rPr>
      </w:pPr>
      <w:r w:rsidRPr="008D1D77">
        <w:rPr>
          <w:rFonts w:ascii="Times New Roman" w:hAnsi="Times New Roman" w:cs="Times New Roman"/>
          <w:b/>
          <w:bCs/>
          <w:sz w:val="24"/>
          <w:szCs w:val="24"/>
        </w:rPr>
        <w:t>Effect of Google Trends</w:t>
      </w:r>
    </w:p>
    <w:p w14:paraId="056ABDE7" w14:textId="77777777" w:rsidR="008D1D77" w:rsidRPr="008D1D77" w:rsidRDefault="008D1D77" w:rsidP="008D1D77">
      <w:pPr>
        <w:spacing w:after="0"/>
        <w:ind w:right="-46"/>
        <w:textAlignment w:val="baseline"/>
        <w:rPr>
          <w:rFonts w:ascii="Times New Roman" w:hAnsi="Times New Roman" w:cs="Times New Roman"/>
          <w:b/>
          <w:sz w:val="24"/>
          <w:szCs w:val="24"/>
          <w:lang w:eastAsia="zh-CN"/>
        </w:rPr>
      </w:pPr>
    </w:p>
    <w:p w14:paraId="6B03E9D5" w14:textId="77777777" w:rsidR="008D1D77" w:rsidRPr="008D1D77" w:rsidRDefault="008D1D77" w:rsidP="008D1D77">
      <w:pPr>
        <w:ind w:firstLine="360"/>
        <w:jc w:val="both"/>
        <w:rPr>
          <w:rFonts w:ascii="Times New Roman" w:hAnsi="Times New Roman" w:cs="Times New Roman"/>
          <w:sz w:val="24"/>
          <w:szCs w:val="24"/>
        </w:rPr>
      </w:pPr>
      <w:r w:rsidRPr="008D1D77">
        <w:rPr>
          <w:rFonts w:ascii="Times New Roman" w:hAnsi="Times New Roman" w:cs="Times New Roman"/>
          <w:sz w:val="24"/>
          <w:szCs w:val="24"/>
        </w:rPr>
        <w:t>The term "herd mentality" [6] refers to a phenomenon where people join groups and follow the actions of others under the assumption that other individuals have already done their research. Herd instincts are common in all aspects of society, even within the financial sectors, where investors follow what they perceive other investors rather than rely on their own analysis. Researchers have conducted empirical studies [6,7,8,9] to demonstrate that the investors may have a "herd mentality" when making investment decisions, i.e., other investors' actions may affect one investor's own decision. For example, if one investor finds that many people (e.g., their friends) on the Internet are discussing cryptocurrency, they are more likely to start investing in cryptocurrency.</w:t>
      </w:r>
    </w:p>
    <w:p w14:paraId="102E82F3" w14:textId="77777777" w:rsidR="008D1D77" w:rsidRPr="008D1D77" w:rsidRDefault="008D1D77" w:rsidP="008D1D77">
      <w:pPr>
        <w:ind w:firstLine="360"/>
        <w:jc w:val="both"/>
        <w:rPr>
          <w:rFonts w:ascii="Times New Roman" w:hAnsi="Times New Roman" w:cs="Times New Roman"/>
          <w:sz w:val="24"/>
          <w:szCs w:val="24"/>
        </w:rPr>
      </w:pPr>
      <w:r w:rsidRPr="008D1D77">
        <w:rPr>
          <w:rFonts w:ascii="Times New Roman" w:hAnsi="Times New Roman" w:cs="Times New Roman"/>
          <w:sz w:val="24"/>
          <w:szCs w:val="24"/>
        </w:rPr>
        <w:t xml:space="preserve">In the current society </w:t>
      </w:r>
      <w:proofErr w:type="gramStart"/>
      <w:r w:rsidRPr="008D1D77">
        <w:rPr>
          <w:rFonts w:ascii="Times New Roman" w:hAnsi="Times New Roman" w:cs="Times New Roman"/>
          <w:sz w:val="24"/>
          <w:szCs w:val="24"/>
        </w:rPr>
        <w:t>where</w:t>
      </w:r>
      <w:proofErr w:type="gramEnd"/>
      <w:r w:rsidRPr="008D1D77">
        <w:rPr>
          <w:rFonts w:ascii="Times New Roman" w:hAnsi="Times New Roman" w:cs="Times New Roman"/>
          <w:sz w:val="24"/>
          <w:szCs w:val="24"/>
        </w:rPr>
        <w:t xml:space="preserve"> social media is so well-developed, investors are not only affected by people around them (e.g., friends or colleagues), they all receive instant information from the Internet or social media. Suppose investors see that people on the Internet are all talking about Bitcoin. In that case, they may not be able to resist the temptation to search Bitcoin and seek potential investment opportunities. Google is currently one of the most widely used search engines in most of the countries in the world. Google trends are some aggregated data showing that how frequently Google users search certain keywords. Such data can be used to understand and predict financial [10] and even public health events [11]. For example, researchers use the abnormal increase of Google search trends of keywords like "headache", "cough", etc., to estimate whether Covid-19 has been spread in certain regions [1].</w:t>
      </w:r>
    </w:p>
    <w:p w14:paraId="63624D69" w14:textId="77777777" w:rsidR="008D1D77" w:rsidRPr="008D1D77" w:rsidRDefault="008D1D77" w:rsidP="008D1D77">
      <w:pPr>
        <w:ind w:firstLine="360"/>
        <w:jc w:val="both"/>
        <w:rPr>
          <w:rFonts w:ascii="Times New Roman" w:eastAsia="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t xml:space="preserve">In this section, we plan to analyze whether Google Trends data can help our model perform the changes in Bitcoin price. The following two intuitions motivate us to perform such an analysis. On the one hand, Google Trends, to some extent, can reflect the new investors into the cryptocurrency market. A surge in the frequency of a cryptocurrency-related keyword being searched can mean that more investors are paying attention to it, and as a result, they may eventually become investors, which leads to a rise in the Bitcoin price. On the other side, Google Trends may reflect some important </w:t>
      </w:r>
      <w:proofErr w:type="spellStart"/>
      <w:r w:rsidRPr="008D1D77">
        <w:rPr>
          <w:rFonts w:ascii="Times New Roman" w:eastAsia="Times New Roman" w:hAnsi="Times New Roman" w:cs="Times New Roman"/>
          <w:sz w:val="24"/>
          <w:szCs w:val="24"/>
          <w:lang w:eastAsia="zh-CN"/>
        </w:rPr>
        <w:t>evens</w:t>
      </w:r>
      <w:proofErr w:type="spellEnd"/>
      <w:r w:rsidRPr="008D1D77">
        <w:rPr>
          <w:rFonts w:ascii="Times New Roman" w:eastAsia="Times New Roman" w:hAnsi="Times New Roman" w:cs="Times New Roman"/>
          <w:sz w:val="24"/>
          <w:szCs w:val="24"/>
          <w:lang w:eastAsia="zh-CN"/>
        </w:rPr>
        <w:t xml:space="preserve"> in cryptocurrency investments. For example, big companies announce that they accept Bitcoin for payment or the reward for mining bitcoin transactions is cut in half (Bitcoin halving events).</w:t>
      </w:r>
    </w:p>
    <w:p w14:paraId="4D40AAA2" w14:textId="77777777" w:rsidR="008D1D77" w:rsidRPr="008D1D77" w:rsidRDefault="008D1D77" w:rsidP="008D1D77">
      <w:pPr>
        <w:keepNext/>
        <w:jc w:val="both"/>
        <w:rPr>
          <w:rFonts w:ascii="Times New Roman" w:hAnsi="Times New Roman" w:cs="Times New Roman"/>
          <w:sz w:val="24"/>
          <w:szCs w:val="24"/>
        </w:rPr>
      </w:pPr>
      <w:r w:rsidRPr="008D1D77">
        <w:rPr>
          <w:rFonts w:ascii="Times New Roman" w:eastAsia="Times New Roman" w:hAnsi="Times New Roman" w:cs="Times New Roman"/>
          <w:noProof/>
          <w:sz w:val="24"/>
          <w:szCs w:val="24"/>
          <w:lang w:eastAsia="zh-CN"/>
        </w:rPr>
        <w:lastRenderedPageBreak/>
        <w:drawing>
          <wp:inline distT="0" distB="0" distL="0" distR="0" wp14:anchorId="57C0D15F" wp14:editId="1B2D036E">
            <wp:extent cx="5731510" cy="1570990"/>
            <wp:effectExtent l="0" t="0" r="0" b="3810"/>
            <wp:docPr id="20" name="Picture 20"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char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570990"/>
                    </a:xfrm>
                    <a:prstGeom prst="rect">
                      <a:avLst/>
                    </a:prstGeom>
                  </pic:spPr>
                </pic:pic>
              </a:graphicData>
            </a:graphic>
          </wp:inline>
        </w:drawing>
      </w:r>
    </w:p>
    <w:p w14:paraId="44DEDB7F" w14:textId="56AB545E" w:rsidR="008D1D77" w:rsidRPr="008D1D77" w:rsidRDefault="008D1D77" w:rsidP="008D1D77">
      <w:pPr>
        <w:jc w:val="both"/>
        <w:rPr>
          <w:rFonts w:ascii="Times New Roman" w:eastAsia="Times New Roman" w:hAnsi="Times New Roman" w:cs="Times New Roman"/>
          <w:sz w:val="24"/>
          <w:szCs w:val="24"/>
          <w:lang w:eastAsia="zh-CN"/>
        </w:rPr>
      </w:pPr>
      <w:r w:rsidRPr="008D1D77">
        <w:rPr>
          <w:rFonts w:ascii="Times New Roman" w:hAnsi="Times New Roman" w:cs="Times New Roman"/>
          <w:sz w:val="24"/>
          <w:szCs w:val="24"/>
        </w:rPr>
        <w:t xml:space="preserve">Figure </w:t>
      </w:r>
      <w:r w:rsidRPr="008D1D77">
        <w:rPr>
          <w:rFonts w:ascii="Times New Roman" w:hAnsi="Times New Roman" w:cs="Times New Roman"/>
          <w:sz w:val="24"/>
          <w:szCs w:val="24"/>
        </w:rPr>
        <w:fldChar w:fldCharType="begin"/>
      </w:r>
      <w:r w:rsidRPr="008D1D77">
        <w:rPr>
          <w:rFonts w:ascii="Times New Roman" w:hAnsi="Times New Roman" w:cs="Times New Roman"/>
          <w:sz w:val="24"/>
          <w:szCs w:val="24"/>
        </w:rPr>
        <w:instrText xml:space="preserve"> SEQ Figure \* ARABIC </w:instrText>
      </w:r>
      <w:r w:rsidRPr="008D1D77">
        <w:rPr>
          <w:rFonts w:ascii="Times New Roman" w:hAnsi="Times New Roman" w:cs="Times New Roman"/>
          <w:sz w:val="24"/>
          <w:szCs w:val="24"/>
        </w:rPr>
        <w:fldChar w:fldCharType="separate"/>
      </w:r>
      <w:r w:rsidR="003E0C43">
        <w:rPr>
          <w:rFonts w:ascii="Times New Roman" w:hAnsi="Times New Roman" w:cs="Times New Roman"/>
          <w:noProof/>
          <w:sz w:val="24"/>
          <w:szCs w:val="24"/>
        </w:rPr>
        <w:t>2</w:t>
      </w:r>
      <w:r w:rsidRPr="008D1D77">
        <w:rPr>
          <w:rFonts w:ascii="Times New Roman" w:hAnsi="Times New Roman" w:cs="Times New Roman"/>
          <w:sz w:val="24"/>
          <w:szCs w:val="24"/>
        </w:rPr>
        <w:fldChar w:fldCharType="end"/>
      </w:r>
      <w:r w:rsidRPr="008D1D77">
        <w:rPr>
          <w:rFonts w:ascii="Times New Roman" w:hAnsi="Times New Roman" w:cs="Times New Roman"/>
          <w:sz w:val="24"/>
          <w:szCs w:val="24"/>
        </w:rPr>
        <w:t xml:space="preserve"> The trends of how frequently the keyword "bitcoin" is searched in the past five years. The data is collected worldwide and normalized.</w:t>
      </w:r>
    </w:p>
    <w:p w14:paraId="34977E64" w14:textId="77777777" w:rsidR="008D1D77" w:rsidRPr="008D1D77" w:rsidRDefault="008D1D77" w:rsidP="008D1D77">
      <w:pPr>
        <w:keepNext/>
        <w:jc w:val="both"/>
        <w:rPr>
          <w:rFonts w:ascii="Times New Roman" w:hAnsi="Times New Roman" w:cs="Times New Roman"/>
          <w:sz w:val="24"/>
          <w:szCs w:val="24"/>
        </w:rPr>
      </w:pPr>
      <w:r w:rsidRPr="008D1D77">
        <w:rPr>
          <w:rFonts w:ascii="Times New Roman" w:eastAsia="Times New Roman" w:hAnsi="Times New Roman" w:cs="Times New Roman"/>
          <w:noProof/>
          <w:sz w:val="24"/>
          <w:szCs w:val="24"/>
          <w:lang w:eastAsia="zh-CN"/>
        </w:rPr>
        <w:drawing>
          <wp:inline distT="0" distB="0" distL="0" distR="0" wp14:anchorId="28E9453D" wp14:editId="18120A6E">
            <wp:extent cx="5731510" cy="1431290"/>
            <wp:effectExtent l="0" t="0" r="0" b="381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431290"/>
                    </a:xfrm>
                    <a:prstGeom prst="rect">
                      <a:avLst/>
                    </a:prstGeom>
                  </pic:spPr>
                </pic:pic>
              </a:graphicData>
            </a:graphic>
          </wp:inline>
        </w:drawing>
      </w:r>
    </w:p>
    <w:p w14:paraId="32D88158" w14:textId="1858DC3F" w:rsidR="008D1D77" w:rsidRPr="008D1D77" w:rsidRDefault="008D1D77" w:rsidP="008D1D77">
      <w:pPr>
        <w:jc w:val="both"/>
        <w:rPr>
          <w:rFonts w:ascii="Times New Roman" w:eastAsia="Times New Roman" w:hAnsi="Times New Roman" w:cs="Times New Roman"/>
          <w:sz w:val="24"/>
          <w:szCs w:val="24"/>
          <w:lang w:eastAsia="zh-CN"/>
        </w:rPr>
      </w:pPr>
      <w:r w:rsidRPr="008D1D77">
        <w:rPr>
          <w:rFonts w:ascii="Times New Roman" w:hAnsi="Times New Roman" w:cs="Times New Roman"/>
          <w:sz w:val="24"/>
          <w:szCs w:val="24"/>
        </w:rPr>
        <w:t xml:space="preserve">Figure </w:t>
      </w:r>
      <w:r w:rsidRPr="008D1D77">
        <w:rPr>
          <w:rFonts w:ascii="Times New Roman" w:hAnsi="Times New Roman" w:cs="Times New Roman"/>
          <w:sz w:val="24"/>
          <w:szCs w:val="24"/>
        </w:rPr>
        <w:fldChar w:fldCharType="begin"/>
      </w:r>
      <w:r w:rsidRPr="008D1D77">
        <w:rPr>
          <w:rFonts w:ascii="Times New Roman" w:hAnsi="Times New Roman" w:cs="Times New Roman"/>
          <w:sz w:val="24"/>
          <w:szCs w:val="24"/>
        </w:rPr>
        <w:instrText xml:space="preserve"> SEQ Figure \* ARABIC </w:instrText>
      </w:r>
      <w:r w:rsidRPr="008D1D77">
        <w:rPr>
          <w:rFonts w:ascii="Times New Roman" w:hAnsi="Times New Roman" w:cs="Times New Roman"/>
          <w:sz w:val="24"/>
          <w:szCs w:val="24"/>
        </w:rPr>
        <w:fldChar w:fldCharType="separate"/>
      </w:r>
      <w:r w:rsidR="003E0C43">
        <w:rPr>
          <w:rFonts w:ascii="Times New Roman" w:hAnsi="Times New Roman" w:cs="Times New Roman"/>
          <w:noProof/>
          <w:sz w:val="24"/>
          <w:szCs w:val="24"/>
        </w:rPr>
        <w:t>3</w:t>
      </w:r>
      <w:r w:rsidRPr="008D1D77">
        <w:rPr>
          <w:rFonts w:ascii="Times New Roman" w:hAnsi="Times New Roman" w:cs="Times New Roman"/>
          <w:sz w:val="24"/>
          <w:szCs w:val="24"/>
        </w:rPr>
        <w:fldChar w:fldCharType="end"/>
      </w:r>
      <w:r w:rsidRPr="008D1D77">
        <w:rPr>
          <w:rFonts w:ascii="Times New Roman" w:hAnsi="Times New Roman" w:cs="Times New Roman"/>
          <w:sz w:val="24"/>
          <w:szCs w:val="24"/>
        </w:rPr>
        <w:t xml:space="preserve"> The trends of how frequently the keyword "cryptocurrency" is searched in the past five years. The data is collected worldwide and normalized.</w:t>
      </w:r>
    </w:p>
    <w:p w14:paraId="36E6DD98" w14:textId="77777777" w:rsidR="008D1D77" w:rsidRPr="008D1D77" w:rsidRDefault="008D1D77" w:rsidP="008D1D77">
      <w:pPr>
        <w:jc w:val="both"/>
        <w:rPr>
          <w:rFonts w:ascii="Times New Roman" w:eastAsia="Times New Roman" w:hAnsi="Times New Roman" w:cs="Times New Roman"/>
          <w:sz w:val="24"/>
          <w:szCs w:val="24"/>
          <w:lang w:eastAsia="zh-CN"/>
        </w:rPr>
      </w:pPr>
    </w:p>
    <w:p w14:paraId="51CFD4C7" w14:textId="77777777" w:rsidR="008D1D77" w:rsidRPr="008D1D77" w:rsidRDefault="008D1D77" w:rsidP="008D1D77">
      <w:pPr>
        <w:ind w:firstLine="360"/>
        <w:jc w:val="both"/>
        <w:rPr>
          <w:rFonts w:ascii="Times New Roman" w:eastAsia="Times New Roman" w:hAnsi="Times New Roman" w:cs="Times New Roman"/>
          <w:sz w:val="24"/>
          <w:szCs w:val="24"/>
          <w:lang w:eastAsia="zh-CN"/>
        </w:rPr>
      </w:pPr>
    </w:p>
    <w:p w14:paraId="2D22B7DA" w14:textId="77777777" w:rsidR="008D1D77" w:rsidRPr="008D1D77" w:rsidRDefault="008D1D77" w:rsidP="008D1D77">
      <w:pPr>
        <w:ind w:firstLine="360"/>
        <w:jc w:val="both"/>
        <w:rPr>
          <w:rFonts w:ascii="Times New Roman" w:eastAsia="Times New Roman" w:hAnsi="Times New Roman" w:cs="Times New Roman"/>
          <w:sz w:val="24"/>
          <w:szCs w:val="24"/>
          <w:lang w:eastAsia="zh-CN"/>
        </w:rPr>
      </w:pPr>
    </w:p>
    <w:p w14:paraId="27F3ECB4" w14:textId="77777777" w:rsidR="008D1D77" w:rsidRPr="008D1D77" w:rsidRDefault="008D1D77" w:rsidP="008D1D77">
      <w:pPr>
        <w:keepNext/>
        <w:jc w:val="both"/>
        <w:rPr>
          <w:rFonts w:ascii="Times New Roman" w:hAnsi="Times New Roman" w:cs="Times New Roman"/>
          <w:sz w:val="24"/>
          <w:szCs w:val="24"/>
        </w:rPr>
      </w:pPr>
      <w:r w:rsidRPr="008D1D77">
        <w:rPr>
          <w:rFonts w:ascii="Times New Roman" w:eastAsia="Times New Roman" w:hAnsi="Times New Roman" w:cs="Times New Roman"/>
          <w:noProof/>
          <w:sz w:val="24"/>
          <w:szCs w:val="24"/>
          <w:lang w:eastAsia="zh-CN"/>
        </w:rPr>
        <w:drawing>
          <wp:inline distT="0" distB="0" distL="0" distR="0" wp14:anchorId="0726EC91" wp14:editId="7B4E188A">
            <wp:extent cx="5731510" cy="1546860"/>
            <wp:effectExtent l="0" t="0" r="0" b="2540"/>
            <wp:docPr id="22" name="Picture 2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546860"/>
                    </a:xfrm>
                    <a:prstGeom prst="rect">
                      <a:avLst/>
                    </a:prstGeom>
                  </pic:spPr>
                </pic:pic>
              </a:graphicData>
            </a:graphic>
          </wp:inline>
        </w:drawing>
      </w:r>
    </w:p>
    <w:p w14:paraId="53CC8C4E" w14:textId="3D6A073E" w:rsidR="008D1D77" w:rsidRPr="008D1D77" w:rsidRDefault="008D1D77" w:rsidP="008D1D77">
      <w:pPr>
        <w:jc w:val="both"/>
        <w:rPr>
          <w:rFonts w:ascii="Times New Roman" w:eastAsia="Times New Roman" w:hAnsi="Times New Roman" w:cs="Times New Roman"/>
          <w:sz w:val="24"/>
          <w:szCs w:val="24"/>
          <w:lang w:eastAsia="zh-CN"/>
        </w:rPr>
      </w:pPr>
      <w:r w:rsidRPr="008D1D77">
        <w:rPr>
          <w:rFonts w:ascii="Times New Roman" w:hAnsi="Times New Roman" w:cs="Times New Roman"/>
          <w:sz w:val="24"/>
          <w:szCs w:val="24"/>
        </w:rPr>
        <w:t xml:space="preserve">Figure </w:t>
      </w:r>
      <w:r w:rsidRPr="008D1D77">
        <w:rPr>
          <w:rFonts w:ascii="Times New Roman" w:hAnsi="Times New Roman" w:cs="Times New Roman"/>
          <w:sz w:val="24"/>
          <w:szCs w:val="24"/>
        </w:rPr>
        <w:fldChar w:fldCharType="begin"/>
      </w:r>
      <w:r w:rsidRPr="008D1D77">
        <w:rPr>
          <w:rFonts w:ascii="Times New Roman" w:hAnsi="Times New Roman" w:cs="Times New Roman"/>
          <w:sz w:val="24"/>
          <w:szCs w:val="24"/>
        </w:rPr>
        <w:instrText xml:space="preserve"> SEQ Figure \* ARABIC </w:instrText>
      </w:r>
      <w:r w:rsidRPr="008D1D77">
        <w:rPr>
          <w:rFonts w:ascii="Times New Roman" w:hAnsi="Times New Roman" w:cs="Times New Roman"/>
          <w:sz w:val="24"/>
          <w:szCs w:val="24"/>
        </w:rPr>
        <w:fldChar w:fldCharType="separate"/>
      </w:r>
      <w:r w:rsidR="003E0C43">
        <w:rPr>
          <w:rFonts w:ascii="Times New Roman" w:hAnsi="Times New Roman" w:cs="Times New Roman"/>
          <w:noProof/>
          <w:sz w:val="24"/>
          <w:szCs w:val="24"/>
        </w:rPr>
        <w:t>4</w:t>
      </w:r>
      <w:r w:rsidRPr="008D1D77">
        <w:rPr>
          <w:rFonts w:ascii="Times New Roman" w:hAnsi="Times New Roman" w:cs="Times New Roman"/>
          <w:sz w:val="24"/>
          <w:szCs w:val="24"/>
        </w:rPr>
        <w:fldChar w:fldCharType="end"/>
      </w:r>
      <w:r w:rsidRPr="008D1D77">
        <w:rPr>
          <w:rFonts w:ascii="Times New Roman" w:hAnsi="Times New Roman" w:cs="Times New Roman"/>
          <w:sz w:val="24"/>
          <w:szCs w:val="24"/>
        </w:rPr>
        <w:t xml:space="preserve"> The trends of how frequently the keyword "dogecoin" is searched in the past five years. The data is collected worldwide and normalized.</w:t>
      </w:r>
    </w:p>
    <w:p w14:paraId="692F8126" w14:textId="77777777" w:rsidR="008D1D77" w:rsidRPr="008D1D77" w:rsidRDefault="008D1D77" w:rsidP="008D1D77">
      <w:pPr>
        <w:ind w:firstLine="360"/>
        <w:jc w:val="both"/>
        <w:rPr>
          <w:rFonts w:ascii="Times New Roman" w:eastAsia="Times New Roman" w:hAnsi="Times New Roman" w:cs="Times New Roman"/>
          <w:sz w:val="24"/>
          <w:szCs w:val="24"/>
          <w:lang w:eastAsia="zh-CN"/>
        </w:rPr>
      </w:pPr>
    </w:p>
    <w:p w14:paraId="5E7A6F76" w14:textId="77777777" w:rsidR="008D1D77" w:rsidRPr="008D1D77" w:rsidRDefault="008D1D77" w:rsidP="008D1D77">
      <w:pPr>
        <w:ind w:firstLine="360"/>
        <w:jc w:val="both"/>
        <w:rPr>
          <w:rFonts w:ascii="Times New Roman" w:eastAsia="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t xml:space="preserve">We first introduce how we collect and process the Google Trends data on cryptocurrency-related keywords. Figure 2 illustrates the trends depicting how frequently the keyword “Bitcoin” </w:t>
      </w:r>
      <w:r w:rsidRPr="008D1D77">
        <w:rPr>
          <w:rFonts w:ascii="Times New Roman" w:eastAsia="Times New Roman" w:hAnsi="Times New Roman" w:cs="Times New Roman"/>
          <w:sz w:val="24"/>
          <w:szCs w:val="24"/>
          <w:lang w:eastAsia="zh-CN"/>
        </w:rPr>
        <w:lastRenderedPageBreak/>
        <w:t xml:space="preserve">has been searched in the past five years (worldwide search data), and Figure 3 shows the trends depicting how frequently the keyword “cryptocurrency” is searched in the past five years (worldwide search data). As we can observe from the two figures, the two trends are quite </w:t>
      </w:r>
      <w:proofErr w:type="gramStart"/>
      <w:r w:rsidRPr="008D1D77">
        <w:rPr>
          <w:rFonts w:ascii="Times New Roman" w:eastAsia="Times New Roman" w:hAnsi="Times New Roman" w:cs="Times New Roman"/>
          <w:sz w:val="24"/>
          <w:szCs w:val="24"/>
          <w:lang w:eastAsia="zh-CN"/>
        </w:rPr>
        <w:t>similar to</w:t>
      </w:r>
      <w:proofErr w:type="gramEnd"/>
      <w:r w:rsidRPr="008D1D77">
        <w:rPr>
          <w:rFonts w:ascii="Times New Roman" w:eastAsia="Times New Roman" w:hAnsi="Times New Roman" w:cs="Times New Roman"/>
          <w:sz w:val="24"/>
          <w:szCs w:val="24"/>
          <w:lang w:eastAsia="zh-CN"/>
        </w:rPr>
        <w:t xml:space="preserve"> each other. However, we also collected the search data for “dogecoin”, which was previously a non-mainstream cryptocurrency but has soared in the recent year. We can observe that its search trend is greatly different from the trends of either “Bitcoin” or “cryptocurrency”. Since we investigate the trends in a period of 5 years, we use the Google trends data for more commonly used and representative keywords like “Bitcoin”.</w:t>
      </w:r>
    </w:p>
    <w:p w14:paraId="1A12E7D9" w14:textId="77777777" w:rsidR="008D1D77" w:rsidRPr="008D1D77" w:rsidRDefault="008D1D77" w:rsidP="008D1D77">
      <w:pPr>
        <w:keepNext/>
        <w:rPr>
          <w:rFonts w:ascii="Times New Roman" w:eastAsia="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t xml:space="preserve">After downloading Google Trends data as a CSV file, we perform some pre-processing. More specifically, when we request data for a more extended period (e.g., one year or longer), Google only returns weekly data. It uses the average search data for each week. We also need to point out that the search trends data is normalized. We do not have the exact times of a Google being searched per week, but we can see the relative trends between two-week data. </w:t>
      </w:r>
      <w:proofErr w:type="gramStart"/>
      <w:r w:rsidRPr="008D1D77">
        <w:rPr>
          <w:rFonts w:ascii="Times New Roman" w:eastAsia="Times New Roman" w:hAnsi="Times New Roman" w:cs="Times New Roman"/>
          <w:sz w:val="24"/>
          <w:szCs w:val="24"/>
          <w:lang w:eastAsia="zh-CN"/>
        </w:rPr>
        <w:t>So</w:t>
      </w:r>
      <w:proofErr w:type="gramEnd"/>
      <w:r w:rsidRPr="008D1D77">
        <w:rPr>
          <w:rFonts w:ascii="Times New Roman" w:eastAsia="Times New Roman" w:hAnsi="Times New Roman" w:cs="Times New Roman"/>
          <w:sz w:val="24"/>
          <w:szCs w:val="24"/>
          <w:lang w:eastAsia="zh-CN"/>
        </w:rPr>
        <w:t xml:space="preserve"> sample data is shown in Table 1. To make the data can be used in our previously built model. We expand these weekly data to daily data by assigning the single weekly search data to each day in that week.</w:t>
      </w:r>
    </w:p>
    <w:p w14:paraId="62552B79" w14:textId="77777777" w:rsidR="008D1D77" w:rsidRPr="008D1D77" w:rsidRDefault="008D1D77" w:rsidP="008D1D77">
      <w:pPr>
        <w:rPr>
          <w:del w:id="1" w:author="Unknown"/>
          <w:rFonts w:ascii="Times New Roman" w:hAnsi="Times New Roman" w:cs="Times New Roman"/>
          <w:sz w:val="24"/>
          <w:szCs w:val="24"/>
          <w:lang w:eastAsia="zh-CN"/>
        </w:rPr>
      </w:pPr>
    </w:p>
    <w:p w14:paraId="7871B145" w14:textId="67D59C9E" w:rsidR="008D1D77" w:rsidRPr="008D1D77" w:rsidRDefault="008D1D77" w:rsidP="008D1D77">
      <w:pPr>
        <w:keepNext/>
        <w:jc w:val="center"/>
        <w:rPr>
          <w:rFonts w:ascii="Times New Roman" w:hAnsi="Times New Roman" w:cs="Times New Roman"/>
          <w:sz w:val="24"/>
          <w:szCs w:val="24"/>
        </w:rPr>
      </w:pPr>
      <w:r w:rsidRPr="008D1D77">
        <w:rPr>
          <w:rFonts w:ascii="Times New Roman" w:hAnsi="Times New Roman" w:cs="Times New Roman"/>
          <w:sz w:val="24"/>
          <w:szCs w:val="24"/>
        </w:rPr>
        <w:t xml:space="preserve">Table </w:t>
      </w:r>
      <w:r w:rsidRPr="008D1D77">
        <w:rPr>
          <w:rFonts w:ascii="Times New Roman" w:hAnsi="Times New Roman" w:cs="Times New Roman"/>
          <w:sz w:val="24"/>
          <w:szCs w:val="24"/>
        </w:rPr>
        <w:fldChar w:fldCharType="begin"/>
      </w:r>
      <w:r w:rsidRPr="008D1D77">
        <w:rPr>
          <w:rFonts w:ascii="Times New Roman" w:hAnsi="Times New Roman" w:cs="Times New Roman"/>
          <w:sz w:val="24"/>
          <w:szCs w:val="24"/>
        </w:rPr>
        <w:instrText xml:space="preserve"> SEQ Table \* ARABIC </w:instrText>
      </w:r>
      <w:r w:rsidRPr="008D1D77">
        <w:rPr>
          <w:rFonts w:ascii="Times New Roman" w:hAnsi="Times New Roman" w:cs="Times New Roman"/>
          <w:sz w:val="24"/>
          <w:szCs w:val="24"/>
        </w:rPr>
        <w:fldChar w:fldCharType="separate"/>
      </w:r>
      <w:r w:rsidR="003E0C43">
        <w:rPr>
          <w:rFonts w:ascii="Times New Roman" w:hAnsi="Times New Roman" w:cs="Times New Roman"/>
          <w:noProof/>
          <w:sz w:val="24"/>
          <w:szCs w:val="24"/>
        </w:rPr>
        <w:t>1</w:t>
      </w:r>
      <w:r w:rsidRPr="008D1D77">
        <w:rPr>
          <w:rFonts w:ascii="Times New Roman" w:hAnsi="Times New Roman" w:cs="Times New Roman"/>
          <w:sz w:val="24"/>
          <w:szCs w:val="24"/>
        </w:rPr>
        <w:fldChar w:fldCharType="end"/>
      </w:r>
      <w:r w:rsidRPr="008D1D77">
        <w:rPr>
          <w:rFonts w:ascii="Times New Roman" w:hAnsi="Times New Roman" w:cs="Times New Roman"/>
          <w:sz w:val="24"/>
          <w:szCs w:val="24"/>
        </w:rPr>
        <w:t xml:space="preserve"> Sample data pints from the Google Trends data.</w:t>
      </w:r>
    </w:p>
    <w:tbl>
      <w:tblPr>
        <w:tblStyle w:val="PlainTable3"/>
        <w:tblW w:w="0" w:type="auto"/>
        <w:jc w:val="center"/>
        <w:tblLook w:val="04A0" w:firstRow="1" w:lastRow="0" w:firstColumn="1" w:lastColumn="0" w:noHBand="0" w:noVBand="1"/>
      </w:tblPr>
      <w:tblGrid>
        <w:gridCol w:w="1819"/>
        <w:gridCol w:w="2291"/>
      </w:tblGrid>
      <w:tr w:rsidR="008D1D77" w:rsidRPr="008D1D77" w14:paraId="74EC5E27" w14:textId="77777777" w:rsidTr="0058494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19" w:type="dxa"/>
          </w:tcPr>
          <w:p w14:paraId="3CAAAEFC" w14:textId="77777777" w:rsidR="008D1D77" w:rsidRPr="008D1D77" w:rsidRDefault="008D1D77" w:rsidP="0058494C">
            <w:pPr>
              <w:jc w:val="both"/>
              <w:rPr>
                <w:rFonts w:ascii="Times New Roman" w:eastAsia="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t>Week</w:t>
            </w:r>
          </w:p>
        </w:tc>
        <w:tc>
          <w:tcPr>
            <w:tcW w:w="2291" w:type="dxa"/>
          </w:tcPr>
          <w:p w14:paraId="7B07CA64" w14:textId="77777777" w:rsidR="008D1D77" w:rsidRPr="008D1D77" w:rsidRDefault="008D1D77" w:rsidP="0058494C">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t>Bitcoin (worldwide)_</w:t>
            </w:r>
          </w:p>
        </w:tc>
      </w:tr>
      <w:tr w:rsidR="008D1D77" w:rsidRPr="008D1D77" w14:paraId="209A0952" w14:textId="77777777" w:rsidTr="005849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tcPr>
          <w:tbl>
            <w:tblPr>
              <w:tblW w:w="1300" w:type="dxa"/>
              <w:tblLook w:val="04A0" w:firstRow="1" w:lastRow="0" w:firstColumn="1" w:lastColumn="0" w:noHBand="0" w:noVBand="1"/>
            </w:tblPr>
            <w:tblGrid>
              <w:gridCol w:w="1300"/>
            </w:tblGrid>
            <w:tr w:rsidR="008D1D77" w:rsidRPr="008D1D77" w14:paraId="2D52DC05" w14:textId="77777777" w:rsidTr="0058494C">
              <w:trPr>
                <w:trHeight w:val="320"/>
              </w:trPr>
              <w:tc>
                <w:tcPr>
                  <w:tcW w:w="1300" w:type="dxa"/>
                  <w:tcBorders>
                    <w:top w:val="nil"/>
                    <w:left w:val="nil"/>
                    <w:bottom w:val="nil"/>
                    <w:right w:val="nil"/>
                  </w:tcBorders>
                  <w:shd w:val="clear" w:color="auto" w:fill="auto"/>
                  <w:noWrap/>
                  <w:vAlign w:val="bottom"/>
                  <w:hideMark/>
                </w:tcPr>
                <w:p w14:paraId="2AE4F9E0" w14:textId="77777777" w:rsidR="008D1D77" w:rsidRPr="008D1D77" w:rsidRDefault="008D1D77" w:rsidP="0058494C">
                  <w:pPr>
                    <w:rPr>
                      <w:rFonts w:ascii="Times New Roman" w:hAnsi="Times New Roman" w:cs="Times New Roman"/>
                      <w:sz w:val="24"/>
                      <w:szCs w:val="24"/>
                    </w:rPr>
                  </w:pPr>
                  <w:r w:rsidRPr="008D1D77">
                    <w:rPr>
                      <w:rFonts w:ascii="Times New Roman" w:hAnsi="Times New Roman" w:cs="Times New Roman"/>
                      <w:sz w:val="24"/>
                      <w:szCs w:val="24"/>
                    </w:rPr>
                    <w:t>20/11/16</w:t>
                  </w:r>
                </w:p>
              </w:tc>
            </w:tr>
          </w:tbl>
          <w:p w14:paraId="5ECF76E5" w14:textId="77777777" w:rsidR="008D1D77" w:rsidRPr="008D1D77" w:rsidRDefault="008D1D77" w:rsidP="0058494C">
            <w:pPr>
              <w:rPr>
                <w:rFonts w:ascii="Times New Roman" w:eastAsia="Times New Roman" w:hAnsi="Times New Roman" w:cs="Times New Roman"/>
                <w:sz w:val="24"/>
                <w:szCs w:val="24"/>
                <w:lang w:eastAsia="zh-CN"/>
              </w:rPr>
            </w:pPr>
          </w:p>
        </w:tc>
        <w:tc>
          <w:tcPr>
            <w:tcW w:w="2291" w:type="dxa"/>
          </w:tcPr>
          <w:p w14:paraId="5811092E" w14:textId="77777777" w:rsidR="008D1D77" w:rsidRPr="008D1D77" w:rsidRDefault="008D1D77" w:rsidP="00584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t>3</w:t>
            </w:r>
          </w:p>
        </w:tc>
      </w:tr>
      <w:tr w:rsidR="008D1D77" w:rsidRPr="008D1D77" w14:paraId="23FFB73A" w14:textId="77777777" w:rsidTr="0058494C">
        <w:trPr>
          <w:jc w:val="center"/>
        </w:trPr>
        <w:tc>
          <w:tcPr>
            <w:cnfStyle w:val="001000000000" w:firstRow="0" w:lastRow="0" w:firstColumn="1" w:lastColumn="0" w:oddVBand="0" w:evenVBand="0" w:oddHBand="0" w:evenHBand="0" w:firstRowFirstColumn="0" w:firstRowLastColumn="0" w:lastRowFirstColumn="0" w:lastRowLastColumn="0"/>
            <w:tcW w:w="1819" w:type="dxa"/>
          </w:tcPr>
          <w:p w14:paraId="50645FF0" w14:textId="77777777" w:rsidR="008D1D77" w:rsidRPr="008D1D77" w:rsidRDefault="008D1D77" w:rsidP="0058494C">
            <w:pPr>
              <w:rPr>
                <w:rFonts w:ascii="Times New Roman" w:hAnsi="Times New Roman" w:cs="Times New Roman"/>
                <w:sz w:val="24"/>
                <w:szCs w:val="24"/>
              </w:rPr>
            </w:pPr>
            <w:r w:rsidRPr="008D1D77">
              <w:rPr>
                <w:rFonts w:ascii="Times New Roman" w:hAnsi="Times New Roman" w:cs="Times New Roman"/>
                <w:sz w:val="24"/>
                <w:szCs w:val="24"/>
              </w:rPr>
              <w:t>27/11/16</w:t>
            </w:r>
          </w:p>
          <w:p w14:paraId="35C1492A" w14:textId="77777777" w:rsidR="008D1D77" w:rsidRPr="008D1D77" w:rsidRDefault="008D1D77" w:rsidP="0058494C">
            <w:pPr>
              <w:rPr>
                <w:rFonts w:ascii="Times New Roman" w:eastAsia="Times New Roman" w:hAnsi="Times New Roman" w:cs="Times New Roman"/>
                <w:sz w:val="24"/>
                <w:szCs w:val="24"/>
                <w:lang w:eastAsia="zh-CN"/>
              </w:rPr>
            </w:pPr>
          </w:p>
        </w:tc>
        <w:tc>
          <w:tcPr>
            <w:tcW w:w="2291" w:type="dxa"/>
          </w:tcPr>
          <w:p w14:paraId="532094F7" w14:textId="77777777" w:rsidR="008D1D77" w:rsidRPr="008D1D77" w:rsidRDefault="008D1D77" w:rsidP="00584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t>3</w:t>
            </w:r>
          </w:p>
        </w:tc>
      </w:tr>
      <w:tr w:rsidR="008D1D77" w:rsidRPr="008D1D77" w14:paraId="04DC1689" w14:textId="77777777" w:rsidTr="005849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tcPr>
          <w:p w14:paraId="2424EA56" w14:textId="77777777" w:rsidR="008D1D77" w:rsidRPr="008D1D77" w:rsidRDefault="008D1D77" w:rsidP="0058494C">
            <w:pPr>
              <w:rPr>
                <w:rFonts w:ascii="Times New Roman" w:hAnsi="Times New Roman" w:cs="Times New Roman"/>
                <w:sz w:val="24"/>
                <w:szCs w:val="24"/>
              </w:rPr>
            </w:pPr>
            <w:r w:rsidRPr="008D1D77">
              <w:rPr>
                <w:rFonts w:ascii="Times New Roman" w:hAnsi="Times New Roman" w:cs="Times New Roman"/>
                <w:sz w:val="24"/>
                <w:szCs w:val="24"/>
              </w:rPr>
              <w:t>4/12/16</w:t>
            </w:r>
          </w:p>
          <w:p w14:paraId="373EBCE9" w14:textId="77777777" w:rsidR="008D1D77" w:rsidRPr="008D1D77" w:rsidRDefault="008D1D77" w:rsidP="0058494C">
            <w:pPr>
              <w:rPr>
                <w:rFonts w:ascii="Times New Roman" w:eastAsia="Times New Roman" w:hAnsi="Times New Roman" w:cs="Times New Roman"/>
                <w:sz w:val="24"/>
                <w:szCs w:val="24"/>
                <w:lang w:eastAsia="zh-CN"/>
              </w:rPr>
            </w:pPr>
          </w:p>
        </w:tc>
        <w:tc>
          <w:tcPr>
            <w:tcW w:w="2291" w:type="dxa"/>
          </w:tcPr>
          <w:p w14:paraId="7CE1FE0C" w14:textId="77777777" w:rsidR="008D1D77" w:rsidRPr="008D1D77" w:rsidRDefault="008D1D77" w:rsidP="00584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t>4</w:t>
            </w:r>
          </w:p>
        </w:tc>
      </w:tr>
      <w:tr w:rsidR="008D1D77" w:rsidRPr="008D1D77" w14:paraId="1CC3FCD2" w14:textId="77777777" w:rsidTr="0058494C">
        <w:trPr>
          <w:jc w:val="center"/>
        </w:trPr>
        <w:tc>
          <w:tcPr>
            <w:cnfStyle w:val="001000000000" w:firstRow="0" w:lastRow="0" w:firstColumn="1" w:lastColumn="0" w:oddVBand="0" w:evenVBand="0" w:oddHBand="0" w:evenHBand="0" w:firstRowFirstColumn="0" w:firstRowLastColumn="0" w:lastRowFirstColumn="0" w:lastRowLastColumn="0"/>
            <w:tcW w:w="1819" w:type="dxa"/>
          </w:tcPr>
          <w:p w14:paraId="0A594922" w14:textId="77777777" w:rsidR="008D1D77" w:rsidRPr="008D1D77" w:rsidRDefault="008D1D77" w:rsidP="0058494C">
            <w:pPr>
              <w:rPr>
                <w:rFonts w:ascii="Times New Roman" w:hAnsi="Times New Roman" w:cs="Times New Roman"/>
                <w:sz w:val="24"/>
                <w:szCs w:val="24"/>
              </w:rPr>
            </w:pPr>
            <w:r w:rsidRPr="008D1D77">
              <w:rPr>
                <w:rFonts w:ascii="Times New Roman" w:hAnsi="Times New Roman" w:cs="Times New Roman"/>
                <w:sz w:val="24"/>
                <w:szCs w:val="24"/>
              </w:rPr>
              <w:t>11/12/16</w:t>
            </w:r>
          </w:p>
          <w:p w14:paraId="1E575C25" w14:textId="77777777" w:rsidR="008D1D77" w:rsidRPr="008D1D77" w:rsidRDefault="008D1D77" w:rsidP="0058494C">
            <w:pPr>
              <w:rPr>
                <w:rFonts w:ascii="Times New Roman" w:eastAsia="Times New Roman" w:hAnsi="Times New Roman" w:cs="Times New Roman"/>
                <w:sz w:val="24"/>
                <w:szCs w:val="24"/>
                <w:lang w:eastAsia="zh-CN"/>
              </w:rPr>
            </w:pPr>
          </w:p>
        </w:tc>
        <w:tc>
          <w:tcPr>
            <w:tcW w:w="2291" w:type="dxa"/>
          </w:tcPr>
          <w:p w14:paraId="1876B329" w14:textId="77777777" w:rsidR="008D1D77" w:rsidRPr="008D1D77" w:rsidRDefault="008D1D77" w:rsidP="0058494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t>5</w:t>
            </w:r>
          </w:p>
        </w:tc>
      </w:tr>
      <w:tr w:rsidR="008D1D77" w:rsidRPr="008D1D77" w14:paraId="1B678446" w14:textId="77777777" w:rsidTr="005849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tcPr>
          <w:p w14:paraId="25C6BE5C" w14:textId="77777777" w:rsidR="008D1D77" w:rsidRPr="008D1D77" w:rsidRDefault="008D1D77" w:rsidP="0058494C">
            <w:pPr>
              <w:rPr>
                <w:rFonts w:ascii="Times New Roman" w:hAnsi="Times New Roman" w:cs="Times New Roman"/>
                <w:sz w:val="24"/>
                <w:szCs w:val="24"/>
              </w:rPr>
            </w:pPr>
            <w:r w:rsidRPr="008D1D77">
              <w:rPr>
                <w:rFonts w:ascii="Times New Roman" w:hAnsi="Times New Roman" w:cs="Times New Roman"/>
                <w:sz w:val="24"/>
                <w:szCs w:val="24"/>
              </w:rPr>
              <w:t>18/12/16</w:t>
            </w:r>
          </w:p>
          <w:p w14:paraId="5481A07E" w14:textId="77777777" w:rsidR="008D1D77" w:rsidRPr="008D1D77" w:rsidRDefault="008D1D77" w:rsidP="0058494C">
            <w:pPr>
              <w:rPr>
                <w:rFonts w:ascii="Times New Roman" w:eastAsia="Times New Roman" w:hAnsi="Times New Roman" w:cs="Times New Roman"/>
                <w:sz w:val="24"/>
                <w:szCs w:val="24"/>
                <w:lang w:eastAsia="zh-CN"/>
              </w:rPr>
            </w:pPr>
          </w:p>
        </w:tc>
        <w:tc>
          <w:tcPr>
            <w:tcW w:w="2291" w:type="dxa"/>
          </w:tcPr>
          <w:p w14:paraId="0BF6F025" w14:textId="77777777" w:rsidR="008D1D77" w:rsidRPr="008D1D77" w:rsidRDefault="008D1D77" w:rsidP="0058494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t>6</w:t>
            </w:r>
          </w:p>
        </w:tc>
      </w:tr>
    </w:tbl>
    <w:p w14:paraId="6D4A3A2F" w14:textId="77777777" w:rsidR="008D1D77" w:rsidRPr="008D1D77" w:rsidRDefault="008D1D77" w:rsidP="008D1D77">
      <w:pPr>
        <w:ind w:firstLine="360"/>
        <w:jc w:val="both"/>
        <w:rPr>
          <w:rFonts w:ascii="Times New Roman" w:eastAsia="Times New Roman" w:hAnsi="Times New Roman" w:cs="Times New Roman"/>
          <w:sz w:val="24"/>
          <w:szCs w:val="24"/>
          <w:lang w:eastAsia="zh-CN"/>
        </w:rPr>
      </w:pPr>
    </w:p>
    <w:p w14:paraId="53A70539" w14:textId="77777777" w:rsidR="008D1D77" w:rsidRPr="008D1D77" w:rsidRDefault="008D1D77" w:rsidP="008D1D77">
      <w:pPr>
        <w:ind w:firstLine="360"/>
        <w:jc w:val="both"/>
        <w:rPr>
          <w:rFonts w:ascii="Times New Roman" w:eastAsia="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t xml:space="preserve">After pre-processing these weekly data into daily data, we add the Google Trends data as an additional independent </w:t>
      </w:r>
      <w:proofErr w:type="gramStart"/>
      <w:r w:rsidRPr="008D1D77">
        <w:rPr>
          <w:rFonts w:ascii="Times New Roman" w:eastAsia="Times New Roman" w:hAnsi="Times New Roman" w:cs="Times New Roman"/>
          <w:sz w:val="24"/>
          <w:szCs w:val="24"/>
          <w:lang w:eastAsia="zh-CN"/>
        </w:rPr>
        <w:t>variable, and</w:t>
      </w:r>
      <w:proofErr w:type="gramEnd"/>
      <w:r w:rsidRPr="008D1D77">
        <w:rPr>
          <w:rFonts w:ascii="Times New Roman" w:eastAsia="Times New Roman" w:hAnsi="Times New Roman" w:cs="Times New Roman"/>
          <w:sz w:val="24"/>
          <w:szCs w:val="24"/>
          <w:lang w:eastAsia="zh-CN"/>
        </w:rPr>
        <w:t xml:space="preserve"> run the model again. We display the statistical results related to the Google Trend variable in the following table:</w:t>
      </w:r>
    </w:p>
    <w:tbl>
      <w:tblPr>
        <w:tblW w:w="0" w:type="auto"/>
        <w:tblLook w:val="04A0" w:firstRow="1" w:lastRow="0" w:firstColumn="1" w:lastColumn="0" w:noHBand="0" w:noVBand="1"/>
      </w:tblPr>
      <w:tblGrid>
        <w:gridCol w:w="1288"/>
        <w:gridCol w:w="1288"/>
        <w:gridCol w:w="1288"/>
        <w:gridCol w:w="1288"/>
        <w:gridCol w:w="1288"/>
        <w:gridCol w:w="1288"/>
        <w:gridCol w:w="1288"/>
      </w:tblGrid>
      <w:tr w:rsidR="008D1D77" w:rsidRPr="008D1D77" w14:paraId="5B2A4AD2" w14:textId="77777777" w:rsidTr="0058494C">
        <w:tc>
          <w:tcPr>
            <w:tcW w:w="1288" w:type="dxa"/>
          </w:tcPr>
          <w:p w14:paraId="49804821" w14:textId="77777777" w:rsidR="008D1D77" w:rsidRPr="008D1D77" w:rsidRDefault="008D1D77" w:rsidP="0058494C">
            <w:pPr>
              <w:jc w:val="both"/>
              <w:rPr>
                <w:rFonts w:ascii="Times New Roman" w:eastAsia="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t>Variable</w:t>
            </w:r>
          </w:p>
        </w:tc>
        <w:tc>
          <w:tcPr>
            <w:tcW w:w="1288" w:type="dxa"/>
          </w:tcPr>
          <w:p w14:paraId="595BED75" w14:textId="77777777" w:rsidR="008D1D77" w:rsidRPr="008D1D77" w:rsidRDefault="008D1D77" w:rsidP="0058494C">
            <w:pPr>
              <w:jc w:val="both"/>
              <w:rPr>
                <w:rFonts w:ascii="Times New Roman" w:eastAsia="Times New Roman" w:hAnsi="Times New Roman" w:cs="Times New Roman"/>
                <w:sz w:val="24"/>
                <w:szCs w:val="24"/>
                <w:lang w:eastAsia="zh-CN"/>
              </w:rPr>
            </w:pPr>
            <w:proofErr w:type="spellStart"/>
            <w:r w:rsidRPr="008D1D77">
              <w:rPr>
                <w:rFonts w:ascii="Times New Roman" w:eastAsia="Times New Roman" w:hAnsi="Times New Roman" w:cs="Times New Roman"/>
                <w:sz w:val="24"/>
                <w:szCs w:val="24"/>
                <w:lang w:eastAsia="zh-CN"/>
              </w:rPr>
              <w:t>Coef</w:t>
            </w:r>
            <w:proofErr w:type="spellEnd"/>
          </w:p>
        </w:tc>
        <w:tc>
          <w:tcPr>
            <w:tcW w:w="1288" w:type="dxa"/>
          </w:tcPr>
          <w:p w14:paraId="36B188AE" w14:textId="77777777" w:rsidR="008D1D77" w:rsidRPr="008D1D77" w:rsidRDefault="008D1D77" w:rsidP="0058494C">
            <w:pPr>
              <w:jc w:val="both"/>
              <w:rPr>
                <w:rFonts w:ascii="Times New Roman" w:eastAsia="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t>Std err</w:t>
            </w:r>
          </w:p>
        </w:tc>
        <w:tc>
          <w:tcPr>
            <w:tcW w:w="1288" w:type="dxa"/>
          </w:tcPr>
          <w:p w14:paraId="53D5599F" w14:textId="77777777" w:rsidR="008D1D77" w:rsidRPr="008D1D77" w:rsidRDefault="008D1D77" w:rsidP="0058494C">
            <w:pPr>
              <w:jc w:val="both"/>
              <w:rPr>
                <w:rFonts w:ascii="Times New Roman" w:eastAsia="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t>z</w:t>
            </w:r>
          </w:p>
        </w:tc>
        <w:tc>
          <w:tcPr>
            <w:tcW w:w="1288" w:type="dxa"/>
          </w:tcPr>
          <w:p w14:paraId="3ADBFD82" w14:textId="77777777" w:rsidR="008D1D77" w:rsidRPr="008D1D77" w:rsidRDefault="008D1D77" w:rsidP="0058494C">
            <w:pPr>
              <w:jc w:val="both"/>
              <w:rPr>
                <w:rFonts w:ascii="Times New Roman" w:eastAsia="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t>p &gt; |z|</w:t>
            </w:r>
          </w:p>
        </w:tc>
        <w:tc>
          <w:tcPr>
            <w:tcW w:w="1288" w:type="dxa"/>
          </w:tcPr>
          <w:p w14:paraId="2499286A" w14:textId="77777777" w:rsidR="008D1D77" w:rsidRPr="008D1D77" w:rsidRDefault="008D1D77" w:rsidP="0058494C">
            <w:pPr>
              <w:jc w:val="both"/>
              <w:rPr>
                <w:rFonts w:ascii="Times New Roman" w:eastAsia="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t>[0.025</w:t>
            </w:r>
          </w:p>
        </w:tc>
        <w:tc>
          <w:tcPr>
            <w:tcW w:w="1288" w:type="dxa"/>
          </w:tcPr>
          <w:p w14:paraId="22B0293A" w14:textId="77777777" w:rsidR="008D1D77" w:rsidRPr="008D1D77" w:rsidRDefault="008D1D77" w:rsidP="0058494C">
            <w:pPr>
              <w:jc w:val="both"/>
              <w:rPr>
                <w:rFonts w:ascii="Times New Roman" w:eastAsia="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t>0.975]</w:t>
            </w:r>
          </w:p>
        </w:tc>
      </w:tr>
      <w:tr w:rsidR="008D1D77" w:rsidRPr="008D1D77" w14:paraId="0EF98B2E" w14:textId="77777777" w:rsidTr="0058494C">
        <w:tc>
          <w:tcPr>
            <w:tcW w:w="1288" w:type="dxa"/>
          </w:tcPr>
          <w:p w14:paraId="00852F56" w14:textId="77777777" w:rsidR="008D1D77" w:rsidRPr="008D1D77" w:rsidRDefault="008D1D77" w:rsidP="0058494C">
            <w:pPr>
              <w:jc w:val="both"/>
              <w:rPr>
                <w:rFonts w:ascii="Times New Roman" w:eastAsia="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t>Trend-L0</w:t>
            </w:r>
          </w:p>
        </w:tc>
        <w:tc>
          <w:tcPr>
            <w:tcW w:w="1288" w:type="dxa"/>
          </w:tcPr>
          <w:p w14:paraId="1075AFF1" w14:textId="77777777" w:rsidR="008D1D77" w:rsidRPr="008D1D77" w:rsidRDefault="008D1D77" w:rsidP="0058494C">
            <w:pPr>
              <w:jc w:val="both"/>
              <w:rPr>
                <w:rFonts w:ascii="Times New Roman" w:eastAsia="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t>0.0002</w:t>
            </w:r>
          </w:p>
        </w:tc>
        <w:tc>
          <w:tcPr>
            <w:tcW w:w="1288" w:type="dxa"/>
          </w:tcPr>
          <w:p w14:paraId="0DEB5EC9" w14:textId="77777777" w:rsidR="008D1D77" w:rsidRPr="008D1D77" w:rsidRDefault="008D1D77" w:rsidP="0058494C">
            <w:pPr>
              <w:jc w:val="both"/>
              <w:rPr>
                <w:rFonts w:ascii="Times New Roman" w:eastAsia="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t>0.001</w:t>
            </w:r>
          </w:p>
        </w:tc>
        <w:tc>
          <w:tcPr>
            <w:tcW w:w="1288" w:type="dxa"/>
          </w:tcPr>
          <w:p w14:paraId="19A006C6" w14:textId="77777777" w:rsidR="008D1D77" w:rsidRPr="008D1D77" w:rsidRDefault="008D1D77" w:rsidP="0058494C">
            <w:pPr>
              <w:jc w:val="both"/>
              <w:rPr>
                <w:rFonts w:ascii="Times New Roman" w:eastAsia="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t>0.288</w:t>
            </w:r>
          </w:p>
        </w:tc>
        <w:tc>
          <w:tcPr>
            <w:tcW w:w="1288" w:type="dxa"/>
          </w:tcPr>
          <w:p w14:paraId="2B30892C" w14:textId="77777777" w:rsidR="008D1D77" w:rsidRPr="008D1D77" w:rsidRDefault="008D1D77" w:rsidP="0058494C">
            <w:pPr>
              <w:jc w:val="both"/>
              <w:rPr>
                <w:rFonts w:ascii="Times New Roman" w:eastAsia="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t>0.773</w:t>
            </w:r>
          </w:p>
        </w:tc>
        <w:tc>
          <w:tcPr>
            <w:tcW w:w="1288" w:type="dxa"/>
          </w:tcPr>
          <w:p w14:paraId="000B37C4" w14:textId="77777777" w:rsidR="008D1D77" w:rsidRPr="008D1D77" w:rsidRDefault="008D1D77" w:rsidP="0058494C">
            <w:pPr>
              <w:jc w:val="both"/>
              <w:rPr>
                <w:rFonts w:ascii="Times New Roman" w:eastAsia="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t>-0.001</w:t>
            </w:r>
          </w:p>
        </w:tc>
        <w:tc>
          <w:tcPr>
            <w:tcW w:w="1288" w:type="dxa"/>
          </w:tcPr>
          <w:p w14:paraId="4966FCB5" w14:textId="77777777" w:rsidR="008D1D77" w:rsidRPr="008D1D77" w:rsidRDefault="008D1D77" w:rsidP="0058494C">
            <w:pPr>
              <w:jc w:val="both"/>
              <w:rPr>
                <w:rFonts w:ascii="Times New Roman" w:eastAsia="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t>0.001</w:t>
            </w:r>
          </w:p>
        </w:tc>
      </w:tr>
      <w:tr w:rsidR="008D1D77" w:rsidRPr="008D1D77" w14:paraId="153DAF6D" w14:textId="77777777" w:rsidTr="0058494C">
        <w:tc>
          <w:tcPr>
            <w:tcW w:w="1288" w:type="dxa"/>
          </w:tcPr>
          <w:p w14:paraId="165D1DEF" w14:textId="77777777" w:rsidR="008D1D77" w:rsidRPr="008D1D77" w:rsidRDefault="008D1D77" w:rsidP="0058494C">
            <w:pPr>
              <w:jc w:val="both"/>
              <w:rPr>
                <w:rFonts w:ascii="Times New Roman" w:eastAsia="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t>Trend-L1</w:t>
            </w:r>
          </w:p>
        </w:tc>
        <w:tc>
          <w:tcPr>
            <w:tcW w:w="1288" w:type="dxa"/>
          </w:tcPr>
          <w:p w14:paraId="0D521279" w14:textId="77777777" w:rsidR="008D1D77" w:rsidRPr="008D1D77" w:rsidRDefault="008D1D77" w:rsidP="0058494C">
            <w:pPr>
              <w:jc w:val="both"/>
              <w:rPr>
                <w:rFonts w:ascii="Times New Roman" w:eastAsia="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t>0.00017</w:t>
            </w:r>
          </w:p>
        </w:tc>
        <w:tc>
          <w:tcPr>
            <w:tcW w:w="1288" w:type="dxa"/>
          </w:tcPr>
          <w:p w14:paraId="209B6BB9" w14:textId="77777777" w:rsidR="008D1D77" w:rsidRPr="008D1D77" w:rsidRDefault="008D1D77" w:rsidP="0058494C">
            <w:pPr>
              <w:jc w:val="both"/>
              <w:rPr>
                <w:rFonts w:ascii="Times New Roman" w:eastAsia="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t>0.001</w:t>
            </w:r>
          </w:p>
        </w:tc>
        <w:tc>
          <w:tcPr>
            <w:tcW w:w="1288" w:type="dxa"/>
          </w:tcPr>
          <w:p w14:paraId="058061CA" w14:textId="77777777" w:rsidR="008D1D77" w:rsidRPr="008D1D77" w:rsidRDefault="008D1D77" w:rsidP="0058494C">
            <w:pPr>
              <w:jc w:val="both"/>
              <w:rPr>
                <w:rFonts w:ascii="Times New Roman" w:eastAsia="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t>0.033</w:t>
            </w:r>
          </w:p>
        </w:tc>
        <w:tc>
          <w:tcPr>
            <w:tcW w:w="1288" w:type="dxa"/>
          </w:tcPr>
          <w:p w14:paraId="29344419" w14:textId="77777777" w:rsidR="008D1D77" w:rsidRPr="008D1D77" w:rsidRDefault="008D1D77" w:rsidP="0058494C">
            <w:pPr>
              <w:jc w:val="both"/>
              <w:rPr>
                <w:rFonts w:ascii="Times New Roman" w:eastAsia="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t>0.974</w:t>
            </w:r>
          </w:p>
        </w:tc>
        <w:tc>
          <w:tcPr>
            <w:tcW w:w="1288" w:type="dxa"/>
          </w:tcPr>
          <w:p w14:paraId="55253205" w14:textId="77777777" w:rsidR="008D1D77" w:rsidRPr="008D1D77" w:rsidRDefault="008D1D77" w:rsidP="0058494C">
            <w:pPr>
              <w:jc w:val="both"/>
              <w:rPr>
                <w:rFonts w:ascii="Times New Roman" w:eastAsia="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t>-0.0001</w:t>
            </w:r>
          </w:p>
        </w:tc>
        <w:tc>
          <w:tcPr>
            <w:tcW w:w="1288" w:type="dxa"/>
          </w:tcPr>
          <w:p w14:paraId="0EFCD9D6" w14:textId="77777777" w:rsidR="008D1D77" w:rsidRPr="008D1D77" w:rsidRDefault="008D1D77" w:rsidP="0058494C">
            <w:pPr>
              <w:jc w:val="both"/>
              <w:rPr>
                <w:rFonts w:ascii="Times New Roman" w:eastAsia="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t>0.001</w:t>
            </w:r>
          </w:p>
        </w:tc>
      </w:tr>
    </w:tbl>
    <w:p w14:paraId="7A7FA36A" w14:textId="77777777" w:rsidR="008D1D77" w:rsidRPr="008D1D77" w:rsidRDefault="008D1D77" w:rsidP="008D1D77">
      <w:pPr>
        <w:ind w:firstLine="360"/>
        <w:jc w:val="both"/>
        <w:rPr>
          <w:rFonts w:ascii="Times New Roman" w:eastAsia="Times New Roman" w:hAnsi="Times New Roman" w:cs="Times New Roman"/>
          <w:sz w:val="24"/>
          <w:szCs w:val="24"/>
          <w:lang w:eastAsia="zh-CN"/>
        </w:rPr>
      </w:pPr>
    </w:p>
    <w:p w14:paraId="10E34893" w14:textId="29A6CBAF" w:rsidR="0009053E" w:rsidRDefault="008D1D77" w:rsidP="0009053E">
      <w:pPr>
        <w:ind w:firstLine="360"/>
        <w:jc w:val="both"/>
        <w:rPr>
          <w:rFonts w:ascii="Times New Roman" w:hAnsi="Times New Roman" w:cs="Times New Roman"/>
          <w:sz w:val="24"/>
          <w:szCs w:val="24"/>
          <w:lang w:eastAsia="zh-CN"/>
        </w:rPr>
      </w:pPr>
      <w:r w:rsidRPr="008D1D77">
        <w:rPr>
          <w:rFonts w:ascii="Times New Roman" w:eastAsia="Times New Roman" w:hAnsi="Times New Roman" w:cs="Times New Roman"/>
          <w:sz w:val="24"/>
          <w:szCs w:val="24"/>
          <w:lang w:eastAsia="zh-CN"/>
        </w:rPr>
        <w:lastRenderedPageBreak/>
        <w:t>As we can observe from this table, the significance for both trend-L0 and trend-L1 is not high, which means that the Google Trend data on “Bitcoin” does not contribute to making a better model. Based on the analysis of using Google Trend as an additional independent variable, we make the following suggestions to the investors:</w:t>
      </w:r>
      <w:r>
        <w:rPr>
          <w:rFonts w:ascii="Times New Roman" w:eastAsia="Times New Roman" w:hAnsi="Times New Roman" w:cs="Times New Roman"/>
          <w:sz w:val="24"/>
          <w:szCs w:val="24"/>
          <w:lang w:eastAsia="zh-CN"/>
        </w:rPr>
        <w:t xml:space="preserve"> </w:t>
      </w:r>
      <w:r w:rsidRPr="008D1D77">
        <w:rPr>
          <w:rFonts w:ascii="Times New Roman" w:hAnsi="Times New Roman" w:cs="Times New Roman"/>
          <w:sz w:val="24"/>
          <w:szCs w:val="24"/>
          <w:lang w:eastAsia="zh-CN"/>
        </w:rPr>
        <w:t xml:space="preserve">There is no strong evidence suggesting the strong correlation between Google Trend data and the Bitcoin price change. </w:t>
      </w:r>
      <w:proofErr w:type="gramStart"/>
      <w:r w:rsidRPr="008D1D77">
        <w:rPr>
          <w:rFonts w:ascii="Times New Roman" w:hAnsi="Times New Roman" w:cs="Times New Roman"/>
          <w:sz w:val="24"/>
          <w:szCs w:val="24"/>
          <w:lang w:eastAsia="zh-CN"/>
        </w:rPr>
        <w:t>So</w:t>
      </w:r>
      <w:proofErr w:type="gramEnd"/>
      <w:r w:rsidRPr="008D1D77">
        <w:rPr>
          <w:rFonts w:ascii="Times New Roman" w:hAnsi="Times New Roman" w:cs="Times New Roman"/>
          <w:sz w:val="24"/>
          <w:szCs w:val="24"/>
          <w:lang w:eastAsia="zh-CN"/>
        </w:rPr>
        <w:t xml:space="preserve"> we suggest the users not follow the trend (i.e., avoid </w:t>
      </w:r>
      <w:r w:rsidRPr="008D1D77">
        <w:rPr>
          <w:rFonts w:ascii="Times New Roman" w:hAnsi="Times New Roman" w:cs="Times New Roman"/>
          <w:sz w:val="24"/>
          <w:szCs w:val="24"/>
        </w:rPr>
        <w:t>herd mentality</w:t>
      </w:r>
      <w:r w:rsidRPr="008D1D77">
        <w:rPr>
          <w:rFonts w:ascii="Times New Roman" w:hAnsi="Times New Roman" w:cs="Times New Roman"/>
          <w:sz w:val="24"/>
          <w:szCs w:val="24"/>
          <w:lang w:eastAsia="zh-CN"/>
        </w:rPr>
        <w:t>) to make decisions.</w:t>
      </w:r>
    </w:p>
    <w:p w14:paraId="7EE0BA35" w14:textId="0E5487F5" w:rsidR="0009053E" w:rsidRDefault="0009053E" w:rsidP="0009053E">
      <w:pPr>
        <w:jc w:val="both"/>
        <w:rPr>
          <w:rFonts w:ascii="Times New Roman" w:hAnsi="Times New Roman" w:cs="Times New Roman"/>
          <w:sz w:val="24"/>
          <w:szCs w:val="24"/>
          <w:lang w:eastAsia="zh-CN"/>
        </w:rPr>
      </w:pPr>
    </w:p>
    <w:p w14:paraId="310BD60C" w14:textId="6277C4DD" w:rsidR="0009053E" w:rsidRPr="008D1D77" w:rsidRDefault="0009053E" w:rsidP="0009053E">
      <w:pPr>
        <w:spacing w:after="0"/>
        <w:ind w:right="-46"/>
        <w:textAlignment w:val="baseline"/>
        <w:rPr>
          <w:rFonts w:ascii="Times New Roman" w:hAnsi="Times New Roman" w:cs="Times New Roman"/>
          <w:b/>
          <w:bCs/>
          <w:sz w:val="24"/>
          <w:szCs w:val="24"/>
        </w:rPr>
      </w:pPr>
      <w:r w:rsidRPr="008D1D77">
        <w:rPr>
          <w:rFonts w:ascii="Times New Roman" w:hAnsi="Times New Roman" w:cs="Times New Roman"/>
          <w:b/>
          <w:bCs/>
          <w:sz w:val="24"/>
          <w:szCs w:val="24"/>
        </w:rPr>
        <w:t xml:space="preserve">Effect of </w:t>
      </w:r>
      <w:r w:rsidRPr="0009053E">
        <w:rPr>
          <w:rFonts w:ascii="Times New Roman" w:eastAsia="Times New Roman" w:hAnsi="Times New Roman" w:cs="Times New Roman"/>
          <w:b/>
          <w:bCs/>
          <w:sz w:val="24"/>
          <w:szCs w:val="24"/>
          <w:lang w:val="en-SG" w:eastAsia="en-SG"/>
        </w:rPr>
        <w:t>Significant Events</w:t>
      </w:r>
      <w:r w:rsidRPr="0009053E">
        <w:rPr>
          <w:rFonts w:ascii="Times New Roman" w:eastAsia="Times New Roman" w:hAnsi="Times New Roman" w:cs="Times New Roman"/>
          <w:sz w:val="24"/>
          <w:szCs w:val="24"/>
          <w:lang w:val="en-SG" w:eastAsia="en-SG"/>
        </w:rPr>
        <w:t> </w:t>
      </w:r>
    </w:p>
    <w:p w14:paraId="37852663" w14:textId="4A595F5C" w:rsidR="0009053E" w:rsidRPr="0009053E" w:rsidRDefault="0009053E" w:rsidP="0009053E">
      <w:pPr>
        <w:spacing w:after="0" w:line="240" w:lineRule="auto"/>
        <w:jc w:val="both"/>
        <w:textAlignment w:val="baseline"/>
        <w:rPr>
          <w:rFonts w:ascii="Segoe UI" w:eastAsia="Times New Roman" w:hAnsi="Segoe UI" w:cs="Segoe UI"/>
          <w:sz w:val="18"/>
          <w:szCs w:val="18"/>
          <w:lang w:val="en-SG" w:eastAsia="en-SG"/>
        </w:rPr>
      </w:pPr>
      <w:r w:rsidRPr="0009053E">
        <w:rPr>
          <w:rFonts w:ascii="Times New Roman" w:eastAsia="Times New Roman" w:hAnsi="Times New Roman" w:cs="Times New Roman"/>
          <w:sz w:val="24"/>
          <w:szCs w:val="24"/>
          <w:lang w:val="en-SG" w:eastAsia="en-SG"/>
        </w:rPr>
        <w:t> </w:t>
      </w:r>
    </w:p>
    <w:p w14:paraId="15E6B850" w14:textId="77777777" w:rsidR="009047B4" w:rsidRPr="009047B4" w:rsidRDefault="009047B4" w:rsidP="009047B4">
      <w:pPr>
        <w:spacing w:after="0" w:line="240" w:lineRule="auto"/>
        <w:jc w:val="both"/>
        <w:textAlignment w:val="baseline"/>
        <w:rPr>
          <w:rFonts w:ascii="Segoe UI" w:eastAsia="Times New Roman" w:hAnsi="Segoe UI" w:cs="Segoe UI"/>
          <w:sz w:val="18"/>
          <w:szCs w:val="18"/>
          <w:lang w:val="en-SG" w:eastAsia="en-SG"/>
        </w:rPr>
      </w:pPr>
      <w:r w:rsidRPr="009047B4">
        <w:rPr>
          <w:rFonts w:ascii="Times New Roman" w:eastAsia="Times New Roman" w:hAnsi="Times New Roman" w:cs="Times New Roman"/>
          <w:sz w:val="24"/>
          <w:szCs w:val="24"/>
          <w:lang w:eastAsia="en-SG"/>
        </w:rPr>
        <w:t>Since Bitcoin was developed in 2009, it has gone through several bull runs – in 2011, 2013, 2017 and, in 2021, is currently going through another. The meteoric increase in prices during Bitcoin’s bull runs have garnered Bitcoin a huge amount of interest from the </w:t>
      </w:r>
      <w:proofErr w:type="gramStart"/>
      <w:r w:rsidRPr="009047B4">
        <w:rPr>
          <w:rFonts w:ascii="Times New Roman" w:eastAsia="Times New Roman" w:hAnsi="Times New Roman" w:cs="Times New Roman"/>
          <w:sz w:val="24"/>
          <w:szCs w:val="24"/>
          <w:lang w:eastAsia="en-SG"/>
        </w:rPr>
        <w:t>public, and</w:t>
      </w:r>
      <w:proofErr w:type="gramEnd"/>
      <w:r w:rsidRPr="009047B4">
        <w:rPr>
          <w:rFonts w:ascii="Times New Roman" w:eastAsia="Times New Roman" w:hAnsi="Times New Roman" w:cs="Times New Roman"/>
          <w:sz w:val="24"/>
          <w:szCs w:val="24"/>
          <w:lang w:eastAsia="en-SG"/>
        </w:rPr>
        <w:t> have most commonly been attributed to an upgrade of Bitcoin’s technology, and the halving of rewards for Bitcoin miners. </w:t>
      </w:r>
      <w:r w:rsidRPr="009047B4">
        <w:rPr>
          <w:rFonts w:ascii="Times New Roman" w:eastAsia="Times New Roman" w:hAnsi="Times New Roman" w:cs="Times New Roman"/>
          <w:sz w:val="24"/>
          <w:szCs w:val="24"/>
          <w:lang w:val="en-SG" w:eastAsia="en-SG"/>
        </w:rPr>
        <w:t> </w:t>
      </w:r>
    </w:p>
    <w:p w14:paraId="4F3990DB" w14:textId="77777777" w:rsidR="009047B4" w:rsidRPr="009047B4" w:rsidRDefault="009047B4" w:rsidP="009047B4">
      <w:pPr>
        <w:spacing w:after="0" w:line="240" w:lineRule="auto"/>
        <w:jc w:val="both"/>
        <w:textAlignment w:val="baseline"/>
        <w:rPr>
          <w:rFonts w:ascii="Segoe UI" w:eastAsia="Times New Roman" w:hAnsi="Segoe UI" w:cs="Segoe UI"/>
          <w:sz w:val="18"/>
          <w:szCs w:val="18"/>
          <w:lang w:val="en-SG" w:eastAsia="en-SG"/>
        </w:rPr>
      </w:pPr>
      <w:r w:rsidRPr="009047B4">
        <w:rPr>
          <w:rFonts w:ascii="Times New Roman" w:eastAsia="Times New Roman" w:hAnsi="Times New Roman" w:cs="Times New Roman"/>
          <w:sz w:val="24"/>
          <w:szCs w:val="24"/>
          <w:lang w:eastAsia="en-SG"/>
        </w:rPr>
        <w:t>From the table below, it can clearly be seen that there is some sort of correlation between Bitcoin’s bull runs and the halving dates/bitcoin upgrade.  </w:t>
      </w:r>
      <w:r w:rsidRPr="009047B4">
        <w:rPr>
          <w:rFonts w:ascii="Times New Roman" w:eastAsia="Times New Roman" w:hAnsi="Times New Roman" w:cs="Times New Roman"/>
          <w:sz w:val="24"/>
          <w:szCs w:val="24"/>
          <w:lang w:val="en-SG" w:eastAsia="en-SG"/>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tblGrid>
      <w:tr w:rsidR="009047B4" w:rsidRPr="009047B4" w14:paraId="1A39AF53" w14:textId="77777777" w:rsidTr="009047B4">
        <w:tc>
          <w:tcPr>
            <w:tcW w:w="2250" w:type="dxa"/>
            <w:tcBorders>
              <w:top w:val="single" w:sz="6" w:space="0" w:color="auto"/>
              <w:left w:val="nil"/>
              <w:bottom w:val="single" w:sz="6" w:space="0" w:color="7F7F7F"/>
              <w:right w:val="nil"/>
            </w:tcBorders>
            <w:shd w:val="clear" w:color="auto" w:fill="auto"/>
            <w:hideMark/>
          </w:tcPr>
          <w:p w14:paraId="6E76F972" w14:textId="77777777" w:rsidR="009047B4" w:rsidRPr="009047B4" w:rsidRDefault="009047B4" w:rsidP="009047B4">
            <w:pPr>
              <w:spacing w:after="0" w:line="240" w:lineRule="auto"/>
              <w:textAlignment w:val="baseline"/>
              <w:rPr>
                <w:rFonts w:ascii="Times New Roman" w:eastAsia="Times New Roman" w:hAnsi="Times New Roman" w:cs="Times New Roman"/>
                <w:b/>
                <w:bCs/>
                <w:sz w:val="24"/>
                <w:szCs w:val="24"/>
                <w:lang w:val="en-SG" w:eastAsia="en-SG"/>
              </w:rPr>
            </w:pPr>
            <w:r w:rsidRPr="009047B4">
              <w:rPr>
                <w:rFonts w:ascii="Times New Roman" w:eastAsia="Times New Roman" w:hAnsi="Times New Roman" w:cs="Times New Roman"/>
                <w:b/>
                <w:bCs/>
                <w:sz w:val="24"/>
                <w:szCs w:val="24"/>
                <w:lang w:val="en-SG" w:eastAsia="en-SG"/>
              </w:rPr>
              <w:t>Bitcoin Upgrade </w:t>
            </w:r>
          </w:p>
        </w:tc>
        <w:tc>
          <w:tcPr>
            <w:tcW w:w="2250" w:type="dxa"/>
            <w:tcBorders>
              <w:top w:val="single" w:sz="6" w:space="0" w:color="auto"/>
              <w:left w:val="nil"/>
              <w:bottom w:val="single" w:sz="6" w:space="0" w:color="7F7F7F"/>
              <w:right w:val="nil"/>
            </w:tcBorders>
            <w:shd w:val="clear" w:color="auto" w:fill="auto"/>
            <w:hideMark/>
          </w:tcPr>
          <w:p w14:paraId="654C8D16" w14:textId="77777777" w:rsidR="009047B4" w:rsidRPr="009047B4" w:rsidRDefault="009047B4" w:rsidP="009047B4">
            <w:pPr>
              <w:spacing w:after="0" w:line="240" w:lineRule="auto"/>
              <w:textAlignment w:val="baseline"/>
              <w:rPr>
                <w:rFonts w:ascii="Times New Roman" w:eastAsia="Times New Roman" w:hAnsi="Times New Roman" w:cs="Times New Roman"/>
                <w:b/>
                <w:bCs/>
                <w:sz w:val="24"/>
                <w:szCs w:val="24"/>
                <w:lang w:val="en-SG" w:eastAsia="en-SG"/>
              </w:rPr>
            </w:pPr>
            <w:r w:rsidRPr="009047B4">
              <w:rPr>
                <w:rFonts w:ascii="Times New Roman" w:eastAsia="Times New Roman" w:hAnsi="Times New Roman" w:cs="Times New Roman"/>
                <w:b/>
                <w:bCs/>
                <w:sz w:val="24"/>
                <w:szCs w:val="24"/>
                <w:lang w:val="en-SG" w:eastAsia="en-SG"/>
              </w:rPr>
              <w:t>Halving Dates </w:t>
            </w:r>
          </w:p>
        </w:tc>
        <w:tc>
          <w:tcPr>
            <w:tcW w:w="2250" w:type="dxa"/>
            <w:tcBorders>
              <w:top w:val="single" w:sz="6" w:space="0" w:color="auto"/>
              <w:left w:val="nil"/>
              <w:bottom w:val="single" w:sz="6" w:space="0" w:color="7F7F7F"/>
              <w:right w:val="nil"/>
            </w:tcBorders>
            <w:shd w:val="clear" w:color="auto" w:fill="auto"/>
            <w:hideMark/>
          </w:tcPr>
          <w:p w14:paraId="44CD7CCD" w14:textId="77777777" w:rsidR="009047B4" w:rsidRPr="009047B4" w:rsidRDefault="009047B4" w:rsidP="009047B4">
            <w:pPr>
              <w:spacing w:after="0" w:line="240" w:lineRule="auto"/>
              <w:textAlignment w:val="baseline"/>
              <w:rPr>
                <w:rFonts w:ascii="Times New Roman" w:eastAsia="Times New Roman" w:hAnsi="Times New Roman" w:cs="Times New Roman"/>
                <w:b/>
                <w:bCs/>
                <w:sz w:val="24"/>
                <w:szCs w:val="24"/>
                <w:lang w:val="en-SG" w:eastAsia="en-SG"/>
              </w:rPr>
            </w:pPr>
            <w:r w:rsidRPr="009047B4">
              <w:rPr>
                <w:rFonts w:ascii="Times New Roman" w:eastAsia="Times New Roman" w:hAnsi="Times New Roman" w:cs="Times New Roman"/>
                <w:b/>
                <w:bCs/>
                <w:sz w:val="24"/>
                <w:szCs w:val="24"/>
                <w:lang w:val="en-SG" w:eastAsia="en-SG"/>
              </w:rPr>
              <w:t>Bitcoin Bull Runs </w:t>
            </w:r>
          </w:p>
        </w:tc>
      </w:tr>
      <w:tr w:rsidR="009047B4" w:rsidRPr="009047B4" w14:paraId="0AAFB6DA" w14:textId="77777777" w:rsidTr="009047B4">
        <w:tc>
          <w:tcPr>
            <w:tcW w:w="2250" w:type="dxa"/>
            <w:tcBorders>
              <w:top w:val="nil"/>
              <w:left w:val="nil"/>
              <w:bottom w:val="nil"/>
              <w:right w:val="nil"/>
            </w:tcBorders>
            <w:shd w:val="clear" w:color="auto" w:fill="auto"/>
            <w:hideMark/>
          </w:tcPr>
          <w:p w14:paraId="3207B761" w14:textId="77777777" w:rsidR="009047B4" w:rsidRPr="009047B4" w:rsidRDefault="009047B4" w:rsidP="009047B4">
            <w:pPr>
              <w:spacing w:after="0" w:line="240" w:lineRule="auto"/>
              <w:textAlignment w:val="baseline"/>
              <w:rPr>
                <w:rFonts w:ascii="Times New Roman" w:eastAsia="Times New Roman" w:hAnsi="Times New Roman" w:cs="Times New Roman"/>
                <w:b/>
                <w:bCs/>
                <w:sz w:val="24"/>
                <w:szCs w:val="24"/>
                <w:lang w:val="en-SG" w:eastAsia="en-SG"/>
              </w:rPr>
            </w:pPr>
            <w:r w:rsidRPr="009047B4">
              <w:rPr>
                <w:rFonts w:ascii="Times New Roman" w:eastAsia="Times New Roman" w:hAnsi="Times New Roman" w:cs="Times New Roman"/>
                <w:b/>
                <w:bCs/>
                <w:sz w:val="24"/>
                <w:szCs w:val="24"/>
                <w:lang w:val="en-SG" w:eastAsia="en-SG"/>
              </w:rPr>
              <w:t> </w:t>
            </w:r>
          </w:p>
        </w:tc>
        <w:tc>
          <w:tcPr>
            <w:tcW w:w="2250" w:type="dxa"/>
            <w:tcBorders>
              <w:top w:val="nil"/>
              <w:left w:val="nil"/>
              <w:bottom w:val="nil"/>
              <w:right w:val="nil"/>
            </w:tcBorders>
            <w:shd w:val="clear" w:color="auto" w:fill="auto"/>
            <w:hideMark/>
          </w:tcPr>
          <w:p w14:paraId="6D12CEDD" w14:textId="77777777" w:rsidR="009047B4" w:rsidRPr="009047B4" w:rsidRDefault="009047B4" w:rsidP="009047B4">
            <w:pPr>
              <w:spacing w:after="0" w:line="240" w:lineRule="auto"/>
              <w:textAlignment w:val="baseline"/>
              <w:rPr>
                <w:rFonts w:ascii="Times New Roman" w:eastAsia="Times New Roman" w:hAnsi="Times New Roman" w:cs="Times New Roman"/>
                <w:sz w:val="24"/>
                <w:szCs w:val="24"/>
                <w:lang w:val="en-SG" w:eastAsia="en-SG"/>
              </w:rPr>
            </w:pPr>
            <w:r w:rsidRPr="009047B4">
              <w:rPr>
                <w:rFonts w:ascii="Times New Roman" w:eastAsia="Times New Roman" w:hAnsi="Times New Roman" w:cs="Times New Roman"/>
                <w:sz w:val="24"/>
                <w:szCs w:val="24"/>
                <w:lang w:val="en-SG" w:eastAsia="en-SG"/>
              </w:rPr>
              <w:t> </w:t>
            </w:r>
          </w:p>
        </w:tc>
        <w:tc>
          <w:tcPr>
            <w:tcW w:w="2250" w:type="dxa"/>
            <w:tcBorders>
              <w:top w:val="nil"/>
              <w:left w:val="nil"/>
              <w:bottom w:val="nil"/>
              <w:right w:val="nil"/>
            </w:tcBorders>
            <w:shd w:val="clear" w:color="auto" w:fill="auto"/>
            <w:hideMark/>
          </w:tcPr>
          <w:p w14:paraId="0596F132" w14:textId="77777777" w:rsidR="009047B4" w:rsidRPr="009047B4" w:rsidRDefault="009047B4" w:rsidP="009047B4">
            <w:pPr>
              <w:spacing w:after="0" w:line="240" w:lineRule="auto"/>
              <w:textAlignment w:val="baseline"/>
              <w:rPr>
                <w:rFonts w:ascii="Times New Roman" w:eastAsia="Times New Roman" w:hAnsi="Times New Roman" w:cs="Times New Roman"/>
                <w:sz w:val="24"/>
                <w:szCs w:val="24"/>
                <w:lang w:val="en-SG" w:eastAsia="en-SG"/>
              </w:rPr>
            </w:pPr>
            <w:r w:rsidRPr="009047B4">
              <w:rPr>
                <w:rFonts w:ascii="Times New Roman" w:eastAsia="Times New Roman" w:hAnsi="Times New Roman" w:cs="Times New Roman"/>
                <w:sz w:val="24"/>
                <w:szCs w:val="24"/>
                <w:lang w:val="en-SG" w:eastAsia="en-SG"/>
              </w:rPr>
              <w:t>2011 </w:t>
            </w:r>
          </w:p>
        </w:tc>
      </w:tr>
      <w:tr w:rsidR="009047B4" w:rsidRPr="009047B4" w14:paraId="64AB7036" w14:textId="77777777" w:rsidTr="009047B4">
        <w:tc>
          <w:tcPr>
            <w:tcW w:w="2250" w:type="dxa"/>
            <w:tcBorders>
              <w:top w:val="nil"/>
              <w:left w:val="nil"/>
              <w:bottom w:val="nil"/>
              <w:right w:val="nil"/>
            </w:tcBorders>
            <w:shd w:val="clear" w:color="auto" w:fill="auto"/>
            <w:hideMark/>
          </w:tcPr>
          <w:p w14:paraId="120678B4" w14:textId="77777777" w:rsidR="009047B4" w:rsidRPr="009047B4" w:rsidRDefault="009047B4" w:rsidP="009047B4">
            <w:pPr>
              <w:spacing w:after="0" w:line="240" w:lineRule="auto"/>
              <w:textAlignment w:val="baseline"/>
              <w:rPr>
                <w:rFonts w:ascii="Times New Roman" w:eastAsia="Times New Roman" w:hAnsi="Times New Roman" w:cs="Times New Roman"/>
                <w:b/>
                <w:bCs/>
                <w:sz w:val="24"/>
                <w:szCs w:val="24"/>
                <w:lang w:val="en-SG" w:eastAsia="en-SG"/>
              </w:rPr>
            </w:pPr>
            <w:r w:rsidRPr="009047B4">
              <w:rPr>
                <w:rFonts w:ascii="Times New Roman" w:eastAsia="Times New Roman" w:hAnsi="Times New Roman" w:cs="Times New Roman"/>
                <w:sz w:val="24"/>
                <w:szCs w:val="24"/>
                <w:lang w:val="en-SG" w:eastAsia="en-SG"/>
              </w:rPr>
              <w:t>15 May 2013</w:t>
            </w:r>
            <w:r w:rsidRPr="009047B4">
              <w:rPr>
                <w:rFonts w:ascii="Times New Roman" w:eastAsia="Times New Roman" w:hAnsi="Times New Roman" w:cs="Times New Roman"/>
                <w:b/>
                <w:bCs/>
                <w:sz w:val="24"/>
                <w:szCs w:val="24"/>
                <w:lang w:val="en-SG" w:eastAsia="en-SG"/>
              </w:rPr>
              <w:t> </w:t>
            </w:r>
          </w:p>
        </w:tc>
        <w:tc>
          <w:tcPr>
            <w:tcW w:w="2250" w:type="dxa"/>
            <w:tcBorders>
              <w:top w:val="nil"/>
              <w:left w:val="nil"/>
              <w:bottom w:val="nil"/>
              <w:right w:val="nil"/>
            </w:tcBorders>
            <w:shd w:val="clear" w:color="auto" w:fill="auto"/>
            <w:hideMark/>
          </w:tcPr>
          <w:p w14:paraId="1D514B03" w14:textId="77777777" w:rsidR="009047B4" w:rsidRPr="009047B4" w:rsidRDefault="009047B4" w:rsidP="009047B4">
            <w:pPr>
              <w:spacing w:after="0" w:line="240" w:lineRule="auto"/>
              <w:textAlignment w:val="baseline"/>
              <w:rPr>
                <w:rFonts w:ascii="Times New Roman" w:eastAsia="Times New Roman" w:hAnsi="Times New Roman" w:cs="Times New Roman"/>
                <w:sz w:val="24"/>
                <w:szCs w:val="24"/>
                <w:lang w:val="en-SG" w:eastAsia="en-SG"/>
              </w:rPr>
            </w:pPr>
            <w:r w:rsidRPr="009047B4">
              <w:rPr>
                <w:rFonts w:ascii="Times New Roman" w:eastAsia="Times New Roman" w:hAnsi="Times New Roman" w:cs="Times New Roman"/>
                <w:sz w:val="24"/>
                <w:szCs w:val="24"/>
                <w:lang w:val="en-SG" w:eastAsia="en-SG"/>
              </w:rPr>
              <w:t>November 2012 </w:t>
            </w:r>
          </w:p>
        </w:tc>
        <w:tc>
          <w:tcPr>
            <w:tcW w:w="2250" w:type="dxa"/>
            <w:tcBorders>
              <w:top w:val="nil"/>
              <w:left w:val="nil"/>
              <w:bottom w:val="nil"/>
              <w:right w:val="nil"/>
            </w:tcBorders>
            <w:shd w:val="clear" w:color="auto" w:fill="auto"/>
            <w:hideMark/>
          </w:tcPr>
          <w:p w14:paraId="52B77FB7" w14:textId="77777777" w:rsidR="009047B4" w:rsidRPr="009047B4" w:rsidRDefault="009047B4" w:rsidP="009047B4">
            <w:pPr>
              <w:spacing w:after="0" w:line="240" w:lineRule="auto"/>
              <w:textAlignment w:val="baseline"/>
              <w:rPr>
                <w:rFonts w:ascii="Times New Roman" w:eastAsia="Times New Roman" w:hAnsi="Times New Roman" w:cs="Times New Roman"/>
                <w:sz w:val="24"/>
                <w:szCs w:val="24"/>
                <w:lang w:val="en-SG" w:eastAsia="en-SG"/>
              </w:rPr>
            </w:pPr>
            <w:r w:rsidRPr="009047B4">
              <w:rPr>
                <w:rFonts w:ascii="Times New Roman" w:eastAsia="Times New Roman" w:hAnsi="Times New Roman" w:cs="Times New Roman"/>
                <w:sz w:val="24"/>
                <w:szCs w:val="24"/>
                <w:lang w:val="en-SG" w:eastAsia="en-SG"/>
              </w:rPr>
              <w:t>2013 </w:t>
            </w:r>
          </w:p>
        </w:tc>
      </w:tr>
      <w:tr w:rsidR="009047B4" w:rsidRPr="009047B4" w14:paraId="2CB2AE98" w14:textId="77777777" w:rsidTr="009047B4">
        <w:tc>
          <w:tcPr>
            <w:tcW w:w="2250" w:type="dxa"/>
            <w:tcBorders>
              <w:top w:val="nil"/>
              <w:left w:val="nil"/>
              <w:bottom w:val="nil"/>
              <w:right w:val="nil"/>
            </w:tcBorders>
            <w:shd w:val="clear" w:color="auto" w:fill="auto"/>
            <w:hideMark/>
          </w:tcPr>
          <w:p w14:paraId="1FFCB491" w14:textId="77777777" w:rsidR="009047B4" w:rsidRPr="009047B4" w:rsidRDefault="009047B4" w:rsidP="009047B4">
            <w:pPr>
              <w:spacing w:after="0" w:line="240" w:lineRule="auto"/>
              <w:textAlignment w:val="baseline"/>
              <w:rPr>
                <w:rFonts w:ascii="Times New Roman" w:eastAsia="Times New Roman" w:hAnsi="Times New Roman" w:cs="Times New Roman"/>
                <w:b/>
                <w:bCs/>
                <w:sz w:val="24"/>
                <w:szCs w:val="24"/>
                <w:lang w:val="en-SG" w:eastAsia="en-SG"/>
              </w:rPr>
            </w:pPr>
            <w:r w:rsidRPr="009047B4">
              <w:rPr>
                <w:rFonts w:ascii="Times New Roman" w:eastAsia="Times New Roman" w:hAnsi="Times New Roman" w:cs="Times New Roman"/>
                <w:sz w:val="24"/>
                <w:szCs w:val="24"/>
                <w:lang w:val="en-SG" w:eastAsia="en-SG"/>
              </w:rPr>
              <w:t>24 August 2017</w:t>
            </w:r>
            <w:r w:rsidRPr="009047B4">
              <w:rPr>
                <w:rFonts w:ascii="Times New Roman" w:eastAsia="Times New Roman" w:hAnsi="Times New Roman" w:cs="Times New Roman"/>
                <w:b/>
                <w:bCs/>
                <w:sz w:val="24"/>
                <w:szCs w:val="24"/>
                <w:lang w:val="en-SG" w:eastAsia="en-SG"/>
              </w:rPr>
              <w:t> </w:t>
            </w:r>
          </w:p>
        </w:tc>
        <w:tc>
          <w:tcPr>
            <w:tcW w:w="2250" w:type="dxa"/>
            <w:tcBorders>
              <w:top w:val="nil"/>
              <w:left w:val="nil"/>
              <w:bottom w:val="nil"/>
              <w:right w:val="nil"/>
            </w:tcBorders>
            <w:shd w:val="clear" w:color="auto" w:fill="auto"/>
            <w:hideMark/>
          </w:tcPr>
          <w:p w14:paraId="3CA7D633" w14:textId="77777777" w:rsidR="009047B4" w:rsidRPr="009047B4" w:rsidRDefault="009047B4" w:rsidP="009047B4">
            <w:pPr>
              <w:spacing w:after="0" w:line="240" w:lineRule="auto"/>
              <w:textAlignment w:val="baseline"/>
              <w:rPr>
                <w:rFonts w:ascii="Times New Roman" w:eastAsia="Times New Roman" w:hAnsi="Times New Roman" w:cs="Times New Roman"/>
                <w:sz w:val="24"/>
                <w:szCs w:val="24"/>
                <w:lang w:val="en-SG" w:eastAsia="en-SG"/>
              </w:rPr>
            </w:pPr>
            <w:r w:rsidRPr="009047B4">
              <w:rPr>
                <w:rFonts w:ascii="Times New Roman" w:eastAsia="Times New Roman" w:hAnsi="Times New Roman" w:cs="Times New Roman"/>
                <w:sz w:val="24"/>
                <w:szCs w:val="24"/>
                <w:lang w:val="en-SG" w:eastAsia="en-SG"/>
              </w:rPr>
              <w:t>9 July 2016 </w:t>
            </w:r>
          </w:p>
        </w:tc>
        <w:tc>
          <w:tcPr>
            <w:tcW w:w="2250" w:type="dxa"/>
            <w:tcBorders>
              <w:top w:val="nil"/>
              <w:left w:val="nil"/>
              <w:bottom w:val="nil"/>
              <w:right w:val="nil"/>
            </w:tcBorders>
            <w:shd w:val="clear" w:color="auto" w:fill="auto"/>
            <w:hideMark/>
          </w:tcPr>
          <w:p w14:paraId="0DD12CDC" w14:textId="77777777" w:rsidR="009047B4" w:rsidRPr="009047B4" w:rsidRDefault="009047B4" w:rsidP="009047B4">
            <w:pPr>
              <w:spacing w:after="0" w:line="240" w:lineRule="auto"/>
              <w:textAlignment w:val="baseline"/>
              <w:rPr>
                <w:rFonts w:ascii="Times New Roman" w:eastAsia="Times New Roman" w:hAnsi="Times New Roman" w:cs="Times New Roman"/>
                <w:sz w:val="24"/>
                <w:szCs w:val="24"/>
                <w:lang w:val="en-SG" w:eastAsia="en-SG"/>
              </w:rPr>
            </w:pPr>
            <w:r w:rsidRPr="009047B4">
              <w:rPr>
                <w:rFonts w:ascii="Times New Roman" w:eastAsia="Times New Roman" w:hAnsi="Times New Roman" w:cs="Times New Roman"/>
                <w:sz w:val="24"/>
                <w:szCs w:val="24"/>
                <w:lang w:val="en-SG" w:eastAsia="en-SG"/>
              </w:rPr>
              <w:t>2017 </w:t>
            </w:r>
          </w:p>
        </w:tc>
      </w:tr>
      <w:tr w:rsidR="009047B4" w:rsidRPr="009047B4" w14:paraId="2B99C665" w14:textId="77777777" w:rsidTr="009047B4">
        <w:tc>
          <w:tcPr>
            <w:tcW w:w="2250" w:type="dxa"/>
            <w:tcBorders>
              <w:top w:val="nil"/>
              <w:left w:val="nil"/>
              <w:bottom w:val="single" w:sz="6" w:space="0" w:color="auto"/>
              <w:right w:val="nil"/>
            </w:tcBorders>
            <w:shd w:val="clear" w:color="auto" w:fill="auto"/>
            <w:hideMark/>
          </w:tcPr>
          <w:p w14:paraId="5DE0B94F" w14:textId="77777777" w:rsidR="009047B4" w:rsidRPr="009047B4" w:rsidRDefault="009047B4" w:rsidP="009047B4">
            <w:pPr>
              <w:spacing w:after="0" w:line="240" w:lineRule="auto"/>
              <w:textAlignment w:val="baseline"/>
              <w:rPr>
                <w:rFonts w:ascii="Times New Roman" w:eastAsia="Times New Roman" w:hAnsi="Times New Roman" w:cs="Times New Roman"/>
                <w:b/>
                <w:bCs/>
                <w:sz w:val="24"/>
                <w:szCs w:val="24"/>
                <w:lang w:val="en-SG" w:eastAsia="en-SG"/>
              </w:rPr>
            </w:pPr>
            <w:r w:rsidRPr="009047B4">
              <w:rPr>
                <w:rFonts w:ascii="Times New Roman" w:eastAsia="Times New Roman" w:hAnsi="Times New Roman" w:cs="Times New Roman"/>
                <w:sz w:val="24"/>
                <w:szCs w:val="24"/>
                <w:lang w:val="en-SG" w:eastAsia="en-SG"/>
              </w:rPr>
              <w:t>November 2021</w:t>
            </w:r>
            <w:r w:rsidRPr="009047B4">
              <w:rPr>
                <w:rFonts w:ascii="Times New Roman" w:eastAsia="Times New Roman" w:hAnsi="Times New Roman" w:cs="Times New Roman"/>
                <w:b/>
                <w:bCs/>
                <w:sz w:val="24"/>
                <w:szCs w:val="24"/>
                <w:lang w:val="en-SG" w:eastAsia="en-SG"/>
              </w:rPr>
              <w:t> </w:t>
            </w:r>
          </w:p>
        </w:tc>
        <w:tc>
          <w:tcPr>
            <w:tcW w:w="2250" w:type="dxa"/>
            <w:tcBorders>
              <w:top w:val="nil"/>
              <w:left w:val="nil"/>
              <w:bottom w:val="single" w:sz="6" w:space="0" w:color="auto"/>
              <w:right w:val="nil"/>
            </w:tcBorders>
            <w:shd w:val="clear" w:color="auto" w:fill="auto"/>
            <w:hideMark/>
          </w:tcPr>
          <w:p w14:paraId="1131FF77" w14:textId="77777777" w:rsidR="009047B4" w:rsidRPr="009047B4" w:rsidRDefault="009047B4" w:rsidP="009047B4">
            <w:pPr>
              <w:spacing w:after="0" w:line="240" w:lineRule="auto"/>
              <w:textAlignment w:val="baseline"/>
              <w:rPr>
                <w:rFonts w:ascii="Times New Roman" w:eastAsia="Times New Roman" w:hAnsi="Times New Roman" w:cs="Times New Roman"/>
                <w:sz w:val="24"/>
                <w:szCs w:val="24"/>
                <w:lang w:val="en-SG" w:eastAsia="en-SG"/>
              </w:rPr>
            </w:pPr>
            <w:r w:rsidRPr="009047B4">
              <w:rPr>
                <w:rFonts w:ascii="Times New Roman" w:eastAsia="Times New Roman" w:hAnsi="Times New Roman" w:cs="Times New Roman"/>
                <w:sz w:val="24"/>
                <w:szCs w:val="24"/>
                <w:lang w:val="en-SG" w:eastAsia="en-SG"/>
              </w:rPr>
              <w:t>May 2020 </w:t>
            </w:r>
          </w:p>
        </w:tc>
        <w:tc>
          <w:tcPr>
            <w:tcW w:w="2250" w:type="dxa"/>
            <w:tcBorders>
              <w:top w:val="nil"/>
              <w:left w:val="nil"/>
              <w:bottom w:val="single" w:sz="6" w:space="0" w:color="auto"/>
              <w:right w:val="nil"/>
            </w:tcBorders>
            <w:shd w:val="clear" w:color="auto" w:fill="auto"/>
            <w:hideMark/>
          </w:tcPr>
          <w:p w14:paraId="4622440F" w14:textId="77777777" w:rsidR="009047B4" w:rsidRPr="009047B4" w:rsidRDefault="009047B4" w:rsidP="009047B4">
            <w:pPr>
              <w:spacing w:after="0" w:line="240" w:lineRule="auto"/>
              <w:textAlignment w:val="baseline"/>
              <w:rPr>
                <w:rFonts w:ascii="Times New Roman" w:eastAsia="Times New Roman" w:hAnsi="Times New Roman" w:cs="Times New Roman"/>
                <w:sz w:val="24"/>
                <w:szCs w:val="24"/>
                <w:lang w:val="en-SG" w:eastAsia="en-SG"/>
              </w:rPr>
            </w:pPr>
            <w:r w:rsidRPr="009047B4">
              <w:rPr>
                <w:rFonts w:ascii="Times New Roman" w:eastAsia="Times New Roman" w:hAnsi="Times New Roman" w:cs="Times New Roman"/>
                <w:sz w:val="24"/>
                <w:szCs w:val="24"/>
                <w:lang w:val="en-SG" w:eastAsia="en-SG"/>
              </w:rPr>
              <w:t>2021 </w:t>
            </w:r>
          </w:p>
        </w:tc>
      </w:tr>
    </w:tbl>
    <w:p w14:paraId="455CED74" w14:textId="77777777" w:rsidR="009047B4" w:rsidRPr="009047B4" w:rsidRDefault="009047B4" w:rsidP="009047B4">
      <w:pPr>
        <w:spacing w:after="0" w:line="240" w:lineRule="auto"/>
        <w:jc w:val="both"/>
        <w:textAlignment w:val="baseline"/>
        <w:rPr>
          <w:rFonts w:ascii="Segoe UI" w:eastAsia="Times New Roman" w:hAnsi="Segoe UI" w:cs="Segoe UI"/>
          <w:sz w:val="18"/>
          <w:szCs w:val="18"/>
          <w:lang w:val="en-SG" w:eastAsia="en-SG"/>
        </w:rPr>
      </w:pPr>
      <w:r w:rsidRPr="009047B4">
        <w:rPr>
          <w:rFonts w:ascii="Times New Roman" w:eastAsia="Times New Roman" w:hAnsi="Times New Roman" w:cs="Times New Roman"/>
          <w:sz w:val="24"/>
          <w:szCs w:val="24"/>
          <w:lang w:val="en-SG" w:eastAsia="en-SG"/>
        </w:rPr>
        <w:t> </w:t>
      </w:r>
    </w:p>
    <w:p w14:paraId="190E5009" w14:textId="77777777" w:rsidR="009047B4" w:rsidRPr="009047B4" w:rsidRDefault="009047B4" w:rsidP="009047B4">
      <w:pPr>
        <w:spacing w:after="0" w:line="240" w:lineRule="auto"/>
        <w:jc w:val="both"/>
        <w:textAlignment w:val="baseline"/>
        <w:rPr>
          <w:rFonts w:ascii="Segoe UI" w:eastAsia="Times New Roman" w:hAnsi="Segoe UI" w:cs="Segoe UI"/>
          <w:sz w:val="18"/>
          <w:szCs w:val="18"/>
          <w:lang w:val="en-SG" w:eastAsia="en-SG"/>
        </w:rPr>
      </w:pPr>
      <w:r w:rsidRPr="009047B4">
        <w:rPr>
          <w:rFonts w:ascii="Times New Roman" w:eastAsia="Times New Roman" w:hAnsi="Times New Roman" w:cs="Times New Roman"/>
          <w:sz w:val="24"/>
          <w:szCs w:val="24"/>
          <w:lang w:eastAsia="en-SG"/>
        </w:rPr>
        <w:t>Using the 2017 Bitcoin upgrade (</w:t>
      </w:r>
      <w:proofErr w:type="spellStart"/>
      <w:r w:rsidRPr="009047B4">
        <w:rPr>
          <w:rFonts w:ascii="Times New Roman" w:eastAsia="Times New Roman" w:hAnsi="Times New Roman" w:cs="Times New Roman"/>
          <w:sz w:val="24"/>
          <w:szCs w:val="24"/>
          <w:lang w:eastAsia="en-SG"/>
        </w:rPr>
        <w:t>SegWit</w:t>
      </w:r>
      <w:proofErr w:type="spellEnd"/>
      <w:r w:rsidRPr="009047B4">
        <w:rPr>
          <w:rFonts w:ascii="Times New Roman" w:eastAsia="Times New Roman" w:hAnsi="Times New Roman" w:cs="Times New Roman"/>
          <w:sz w:val="24"/>
          <w:szCs w:val="24"/>
          <w:lang w:eastAsia="en-SG"/>
        </w:rPr>
        <w:t>) as an example, we will use this event as control variables to determine its impact on the price of Bitcoin, as well as Bitcoin’s future prices on the current price, as described in section 3. </w:t>
      </w:r>
      <w:r w:rsidRPr="009047B4">
        <w:rPr>
          <w:rFonts w:ascii="Times New Roman" w:eastAsia="Times New Roman" w:hAnsi="Times New Roman" w:cs="Times New Roman"/>
          <w:sz w:val="24"/>
          <w:szCs w:val="24"/>
          <w:lang w:val="en-SG" w:eastAsia="en-SG"/>
        </w:rPr>
        <w:t> </w:t>
      </w:r>
    </w:p>
    <w:p w14:paraId="55213B64" w14:textId="77777777" w:rsidR="009047B4" w:rsidRPr="009047B4" w:rsidRDefault="009047B4" w:rsidP="009047B4">
      <w:pPr>
        <w:spacing w:after="0" w:line="240" w:lineRule="auto"/>
        <w:jc w:val="both"/>
        <w:textAlignment w:val="baseline"/>
        <w:rPr>
          <w:rFonts w:ascii="Segoe UI" w:eastAsia="Times New Roman" w:hAnsi="Segoe UI" w:cs="Segoe UI"/>
          <w:sz w:val="18"/>
          <w:szCs w:val="18"/>
          <w:lang w:val="en-SG" w:eastAsia="en-SG"/>
        </w:rPr>
      </w:pPr>
      <w:r w:rsidRPr="009047B4">
        <w:rPr>
          <w:rFonts w:ascii="Times New Roman" w:eastAsia="Times New Roman" w:hAnsi="Times New Roman" w:cs="Times New Roman"/>
          <w:sz w:val="24"/>
          <w:szCs w:val="24"/>
          <w:lang w:eastAsia="en-SG"/>
        </w:rPr>
        <w:t>Firstly, using a dummy variable to run ARDL, the results show that the event is not statistically significance in terms of the regression of future prices on current price. Additionally, running ARDL on different time frames show that the event becomes even less independent as time frame increases.</w:t>
      </w:r>
      <w:r w:rsidRPr="009047B4">
        <w:rPr>
          <w:rFonts w:ascii="Times New Roman" w:eastAsia="Times New Roman" w:hAnsi="Times New Roman" w:cs="Times New Roman"/>
          <w:sz w:val="24"/>
          <w:szCs w:val="24"/>
          <w:lang w:val="en-SG" w:eastAsia="en-SG"/>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70"/>
        <w:gridCol w:w="1260"/>
        <w:gridCol w:w="1260"/>
        <w:gridCol w:w="1260"/>
        <w:gridCol w:w="1260"/>
        <w:gridCol w:w="1260"/>
        <w:gridCol w:w="1350"/>
      </w:tblGrid>
      <w:tr w:rsidR="009047B4" w:rsidRPr="009047B4" w14:paraId="7B0D4F1E" w14:textId="77777777" w:rsidTr="009047B4">
        <w:tc>
          <w:tcPr>
            <w:tcW w:w="9120" w:type="dxa"/>
            <w:gridSpan w:val="7"/>
            <w:tcBorders>
              <w:top w:val="single" w:sz="6" w:space="0" w:color="auto"/>
              <w:left w:val="single" w:sz="6" w:space="0" w:color="auto"/>
              <w:bottom w:val="single" w:sz="6" w:space="0" w:color="auto"/>
              <w:right w:val="single" w:sz="6" w:space="0" w:color="auto"/>
            </w:tcBorders>
            <w:shd w:val="clear" w:color="auto" w:fill="auto"/>
            <w:hideMark/>
          </w:tcPr>
          <w:p w14:paraId="76F04829" w14:textId="77777777" w:rsidR="009047B4" w:rsidRPr="009047B4" w:rsidRDefault="009047B4" w:rsidP="009047B4">
            <w:pPr>
              <w:spacing w:after="0" w:line="240" w:lineRule="auto"/>
              <w:jc w:val="center"/>
              <w:textAlignment w:val="baseline"/>
              <w:divId w:val="1438669754"/>
              <w:rPr>
                <w:rFonts w:ascii="Times New Roman" w:eastAsia="Times New Roman" w:hAnsi="Times New Roman" w:cs="Times New Roman"/>
                <w:b/>
                <w:bCs/>
                <w:caps/>
                <w:sz w:val="24"/>
                <w:szCs w:val="24"/>
                <w:lang w:val="en-SG" w:eastAsia="en-SG"/>
              </w:rPr>
            </w:pPr>
            <w:r w:rsidRPr="009047B4">
              <w:rPr>
                <w:rFonts w:ascii="Times New Roman" w:eastAsia="Times New Roman" w:hAnsi="Times New Roman" w:cs="Times New Roman"/>
                <w:b/>
                <w:bCs/>
                <w:caps/>
                <w:sz w:val="24"/>
                <w:szCs w:val="24"/>
                <w:lang w:eastAsia="en-SG"/>
              </w:rPr>
              <w:t>ARDL REGRESSION TABLE</w:t>
            </w:r>
            <w:r w:rsidRPr="009047B4">
              <w:rPr>
                <w:rFonts w:ascii="Times New Roman" w:eastAsia="Times New Roman" w:hAnsi="Times New Roman" w:cs="Times New Roman"/>
                <w:b/>
                <w:bCs/>
                <w:caps/>
                <w:sz w:val="24"/>
                <w:szCs w:val="24"/>
                <w:lang w:val="en-SG" w:eastAsia="en-SG"/>
              </w:rPr>
              <w:t> </w:t>
            </w:r>
          </w:p>
        </w:tc>
      </w:tr>
      <w:tr w:rsidR="009047B4" w:rsidRPr="009047B4" w14:paraId="0226BB32" w14:textId="77777777" w:rsidTr="009047B4">
        <w:tc>
          <w:tcPr>
            <w:tcW w:w="1470" w:type="dxa"/>
            <w:tcBorders>
              <w:top w:val="single" w:sz="6" w:space="0" w:color="auto"/>
              <w:left w:val="single" w:sz="6" w:space="0" w:color="auto"/>
              <w:bottom w:val="single" w:sz="6" w:space="0" w:color="auto"/>
              <w:right w:val="single" w:sz="6" w:space="0" w:color="auto"/>
            </w:tcBorders>
            <w:shd w:val="clear" w:color="auto" w:fill="F2F2F2"/>
            <w:hideMark/>
          </w:tcPr>
          <w:p w14:paraId="48A12669" w14:textId="77777777" w:rsidR="009047B4" w:rsidRPr="009047B4" w:rsidRDefault="009047B4" w:rsidP="009047B4">
            <w:pPr>
              <w:spacing w:after="0" w:line="240" w:lineRule="auto"/>
              <w:jc w:val="both"/>
              <w:textAlignment w:val="baseline"/>
              <w:rPr>
                <w:rFonts w:ascii="Times New Roman" w:eastAsia="Times New Roman" w:hAnsi="Times New Roman" w:cs="Times New Roman"/>
                <w:b/>
                <w:bCs/>
                <w:caps/>
                <w:sz w:val="24"/>
                <w:szCs w:val="24"/>
                <w:lang w:val="en-SG" w:eastAsia="en-SG"/>
              </w:rPr>
            </w:pPr>
            <w:r w:rsidRPr="009047B4">
              <w:rPr>
                <w:rFonts w:ascii="Times New Roman" w:eastAsia="Times New Roman" w:hAnsi="Times New Roman" w:cs="Times New Roman"/>
                <w:b/>
                <w:bCs/>
                <w:caps/>
                <w:sz w:val="24"/>
                <w:szCs w:val="24"/>
                <w:lang w:eastAsia="en-SG"/>
              </w:rPr>
              <w:t>VARIABLE</w:t>
            </w:r>
            <w:r w:rsidRPr="009047B4">
              <w:rPr>
                <w:rFonts w:ascii="Times New Roman" w:eastAsia="Times New Roman" w:hAnsi="Times New Roman" w:cs="Times New Roman"/>
                <w:b/>
                <w:bCs/>
                <w:caps/>
                <w:sz w:val="24"/>
                <w:szCs w:val="24"/>
                <w:lang w:val="en-SG" w:eastAsia="en-SG"/>
              </w:rPr>
              <w:t> </w:t>
            </w:r>
          </w:p>
        </w:tc>
        <w:tc>
          <w:tcPr>
            <w:tcW w:w="1260" w:type="dxa"/>
            <w:tcBorders>
              <w:top w:val="single" w:sz="6" w:space="0" w:color="auto"/>
              <w:left w:val="single" w:sz="6" w:space="0" w:color="auto"/>
              <w:bottom w:val="single" w:sz="6" w:space="0" w:color="auto"/>
              <w:right w:val="single" w:sz="6" w:space="0" w:color="auto"/>
            </w:tcBorders>
            <w:shd w:val="clear" w:color="auto" w:fill="F2F2F2"/>
            <w:hideMark/>
          </w:tcPr>
          <w:p w14:paraId="694B755D" w14:textId="77777777" w:rsidR="009047B4" w:rsidRPr="009047B4" w:rsidRDefault="009047B4" w:rsidP="009047B4">
            <w:pPr>
              <w:spacing w:after="0" w:line="240" w:lineRule="auto"/>
              <w:jc w:val="both"/>
              <w:textAlignment w:val="baseline"/>
              <w:rPr>
                <w:rFonts w:ascii="Times New Roman" w:eastAsia="Times New Roman" w:hAnsi="Times New Roman" w:cs="Times New Roman"/>
                <w:sz w:val="24"/>
                <w:szCs w:val="24"/>
                <w:lang w:val="en-SG" w:eastAsia="en-SG"/>
              </w:rPr>
            </w:pPr>
            <w:r w:rsidRPr="009047B4">
              <w:rPr>
                <w:rFonts w:ascii="Times New Roman" w:eastAsia="Times New Roman" w:hAnsi="Times New Roman" w:cs="Times New Roman"/>
                <w:sz w:val="24"/>
                <w:szCs w:val="24"/>
                <w:lang w:eastAsia="en-SG"/>
              </w:rPr>
              <w:t>Coeff</w:t>
            </w:r>
            <w:r w:rsidRPr="009047B4">
              <w:rPr>
                <w:rFonts w:ascii="Times New Roman" w:eastAsia="Times New Roman" w:hAnsi="Times New Roman" w:cs="Times New Roman"/>
                <w:sz w:val="24"/>
                <w:szCs w:val="24"/>
                <w:lang w:val="en-SG" w:eastAsia="en-SG"/>
              </w:rPr>
              <w:t> </w:t>
            </w:r>
          </w:p>
        </w:tc>
        <w:tc>
          <w:tcPr>
            <w:tcW w:w="1260" w:type="dxa"/>
            <w:tcBorders>
              <w:top w:val="single" w:sz="6" w:space="0" w:color="auto"/>
              <w:left w:val="single" w:sz="6" w:space="0" w:color="auto"/>
              <w:bottom w:val="single" w:sz="6" w:space="0" w:color="auto"/>
              <w:right w:val="single" w:sz="6" w:space="0" w:color="auto"/>
            </w:tcBorders>
            <w:shd w:val="clear" w:color="auto" w:fill="F2F2F2"/>
            <w:hideMark/>
          </w:tcPr>
          <w:p w14:paraId="0EE26E38" w14:textId="77777777" w:rsidR="009047B4" w:rsidRPr="009047B4" w:rsidRDefault="009047B4" w:rsidP="009047B4">
            <w:pPr>
              <w:spacing w:after="0" w:line="240" w:lineRule="auto"/>
              <w:jc w:val="both"/>
              <w:textAlignment w:val="baseline"/>
              <w:rPr>
                <w:rFonts w:ascii="Times New Roman" w:eastAsia="Times New Roman" w:hAnsi="Times New Roman" w:cs="Times New Roman"/>
                <w:sz w:val="24"/>
                <w:szCs w:val="24"/>
                <w:lang w:val="en-SG" w:eastAsia="en-SG"/>
              </w:rPr>
            </w:pPr>
            <w:r w:rsidRPr="009047B4">
              <w:rPr>
                <w:rFonts w:ascii="Times New Roman" w:eastAsia="Times New Roman" w:hAnsi="Times New Roman" w:cs="Times New Roman"/>
                <w:sz w:val="24"/>
                <w:szCs w:val="24"/>
                <w:lang w:eastAsia="en-SG"/>
              </w:rPr>
              <w:t>Std err</w:t>
            </w:r>
            <w:r w:rsidRPr="009047B4">
              <w:rPr>
                <w:rFonts w:ascii="Times New Roman" w:eastAsia="Times New Roman" w:hAnsi="Times New Roman" w:cs="Times New Roman"/>
                <w:sz w:val="24"/>
                <w:szCs w:val="24"/>
                <w:lang w:val="en-SG" w:eastAsia="en-SG"/>
              </w:rPr>
              <w:t> </w:t>
            </w:r>
          </w:p>
        </w:tc>
        <w:tc>
          <w:tcPr>
            <w:tcW w:w="1260" w:type="dxa"/>
            <w:tcBorders>
              <w:top w:val="single" w:sz="6" w:space="0" w:color="auto"/>
              <w:left w:val="single" w:sz="6" w:space="0" w:color="auto"/>
              <w:bottom w:val="single" w:sz="6" w:space="0" w:color="auto"/>
              <w:right w:val="single" w:sz="6" w:space="0" w:color="auto"/>
            </w:tcBorders>
            <w:shd w:val="clear" w:color="auto" w:fill="F2F2F2"/>
            <w:hideMark/>
          </w:tcPr>
          <w:p w14:paraId="1FAB105F" w14:textId="77777777" w:rsidR="009047B4" w:rsidRPr="009047B4" w:rsidRDefault="009047B4" w:rsidP="009047B4">
            <w:pPr>
              <w:spacing w:after="0" w:line="240" w:lineRule="auto"/>
              <w:jc w:val="both"/>
              <w:textAlignment w:val="baseline"/>
              <w:rPr>
                <w:rFonts w:ascii="Times New Roman" w:eastAsia="Times New Roman" w:hAnsi="Times New Roman" w:cs="Times New Roman"/>
                <w:sz w:val="24"/>
                <w:szCs w:val="24"/>
                <w:lang w:val="en-SG" w:eastAsia="en-SG"/>
              </w:rPr>
            </w:pPr>
            <w:r w:rsidRPr="009047B4">
              <w:rPr>
                <w:rFonts w:ascii="Times New Roman" w:eastAsia="Times New Roman" w:hAnsi="Times New Roman" w:cs="Times New Roman"/>
                <w:sz w:val="24"/>
                <w:szCs w:val="24"/>
                <w:lang w:eastAsia="en-SG"/>
              </w:rPr>
              <w:t>z</w:t>
            </w:r>
            <w:r w:rsidRPr="009047B4">
              <w:rPr>
                <w:rFonts w:ascii="Times New Roman" w:eastAsia="Times New Roman" w:hAnsi="Times New Roman" w:cs="Times New Roman"/>
                <w:sz w:val="24"/>
                <w:szCs w:val="24"/>
                <w:lang w:val="en-SG" w:eastAsia="en-SG"/>
              </w:rPr>
              <w:t> </w:t>
            </w:r>
          </w:p>
        </w:tc>
        <w:tc>
          <w:tcPr>
            <w:tcW w:w="1260" w:type="dxa"/>
            <w:tcBorders>
              <w:top w:val="single" w:sz="6" w:space="0" w:color="auto"/>
              <w:left w:val="single" w:sz="6" w:space="0" w:color="auto"/>
              <w:bottom w:val="single" w:sz="6" w:space="0" w:color="auto"/>
              <w:right w:val="single" w:sz="6" w:space="0" w:color="auto"/>
            </w:tcBorders>
            <w:shd w:val="clear" w:color="auto" w:fill="F2F2F2"/>
            <w:hideMark/>
          </w:tcPr>
          <w:p w14:paraId="009FBE91" w14:textId="77777777" w:rsidR="009047B4" w:rsidRPr="009047B4" w:rsidRDefault="009047B4" w:rsidP="009047B4">
            <w:pPr>
              <w:spacing w:after="0" w:line="240" w:lineRule="auto"/>
              <w:jc w:val="both"/>
              <w:textAlignment w:val="baseline"/>
              <w:rPr>
                <w:rFonts w:ascii="Times New Roman" w:eastAsia="Times New Roman" w:hAnsi="Times New Roman" w:cs="Times New Roman"/>
                <w:sz w:val="24"/>
                <w:szCs w:val="24"/>
                <w:lang w:val="en-SG" w:eastAsia="en-SG"/>
              </w:rPr>
            </w:pPr>
            <w:r w:rsidRPr="009047B4">
              <w:rPr>
                <w:rFonts w:ascii="Times New Roman" w:eastAsia="Times New Roman" w:hAnsi="Times New Roman" w:cs="Times New Roman"/>
                <w:sz w:val="24"/>
                <w:szCs w:val="24"/>
                <w:lang w:eastAsia="en-SG"/>
              </w:rPr>
              <w:t>p &gt; |z|</w:t>
            </w:r>
            <w:r w:rsidRPr="009047B4">
              <w:rPr>
                <w:rFonts w:ascii="Times New Roman" w:eastAsia="Times New Roman" w:hAnsi="Times New Roman" w:cs="Times New Roman"/>
                <w:sz w:val="24"/>
                <w:szCs w:val="24"/>
                <w:lang w:val="en-SG" w:eastAsia="en-SG"/>
              </w:rPr>
              <w:t> </w:t>
            </w:r>
          </w:p>
        </w:tc>
        <w:tc>
          <w:tcPr>
            <w:tcW w:w="1260" w:type="dxa"/>
            <w:tcBorders>
              <w:top w:val="single" w:sz="6" w:space="0" w:color="auto"/>
              <w:left w:val="single" w:sz="6" w:space="0" w:color="auto"/>
              <w:bottom w:val="single" w:sz="6" w:space="0" w:color="auto"/>
              <w:right w:val="single" w:sz="6" w:space="0" w:color="auto"/>
            </w:tcBorders>
            <w:shd w:val="clear" w:color="auto" w:fill="F2F2F2"/>
            <w:hideMark/>
          </w:tcPr>
          <w:p w14:paraId="0B5E810B" w14:textId="77777777" w:rsidR="009047B4" w:rsidRPr="009047B4" w:rsidRDefault="009047B4" w:rsidP="009047B4">
            <w:pPr>
              <w:spacing w:after="0" w:line="240" w:lineRule="auto"/>
              <w:jc w:val="both"/>
              <w:textAlignment w:val="baseline"/>
              <w:rPr>
                <w:rFonts w:ascii="Times New Roman" w:eastAsia="Times New Roman" w:hAnsi="Times New Roman" w:cs="Times New Roman"/>
                <w:sz w:val="24"/>
                <w:szCs w:val="24"/>
                <w:lang w:val="en-SG" w:eastAsia="en-SG"/>
              </w:rPr>
            </w:pPr>
            <w:r w:rsidRPr="009047B4">
              <w:rPr>
                <w:rFonts w:ascii="Times New Roman" w:eastAsia="Times New Roman" w:hAnsi="Times New Roman" w:cs="Times New Roman"/>
                <w:sz w:val="24"/>
                <w:szCs w:val="24"/>
                <w:lang w:eastAsia="en-SG"/>
              </w:rPr>
              <w:t>[0.025</w:t>
            </w:r>
            <w:r w:rsidRPr="009047B4">
              <w:rPr>
                <w:rFonts w:ascii="Times New Roman" w:eastAsia="Times New Roman" w:hAnsi="Times New Roman" w:cs="Times New Roman"/>
                <w:sz w:val="24"/>
                <w:szCs w:val="24"/>
                <w:lang w:val="en-SG" w:eastAsia="en-SG"/>
              </w:rPr>
              <w:t> </w:t>
            </w:r>
          </w:p>
        </w:tc>
        <w:tc>
          <w:tcPr>
            <w:tcW w:w="1260" w:type="dxa"/>
            <w:tcBorders>
              <w:top w:val="single" w:sz="6" w:space="0" w:color="auto"/>
              <w:left w:val="single" w:sz="6" w:space="0" w:color="auto"/>
              <w:bottom w:val="single" w:sz="6" w:space="0" w:color="auto"/>
              <w:right w:val="single" w:sz="6" w:space="0" w:color="auto"/>
            </w:tcBorders>
            <w:shd w:val="clear" w:color="auto" w:fill="F2F2F2"/>
            <w:hideMark/>
          </w:tcPr>
          <w:p w14:paraId="43893799" w14:textId="77777777" w:rsidR="009047B4" w:rsidRPr="009047B4" w:rsidRDefault="009047B4" w:rsidP="009047B4">
            <w:pPr>
              <w:spacing w:after="0" w:line="240" w:lineRule="auto"/>
              <w:jc w:val="both"/>
              <w:textAlignment w:val="baseline"/>
              <w:rPr>
                <w:rFonts w:ascii="Times New Roman" w:eastAsia="Times New Roman" w:hAnsi="Times New Roman" w:cs="Times New Roman"/>
                <w:sz w:val="24"/>
                <w:szCs w:val="24"/>
                <w:lang w:val="en-SG" w:eastAsia="en-SG"/>
              </w:rPr>
            </w:pPr>
            <w:r w:rsidRPr="009047B4">
              <w:rPr>
                <w:rFonts w:ascii="Times New Roman" w:eastAsia="Times New Roman" w:hAnsi="Times New Roman" w:cs="Times New Roman"/>
                <w:sz w:val="24"/>
                <w:szCs w:val="24"/>
                <w:lang w:eastAsia="en-SG"/>
              </w:rPr>
              <w:t>0.975]</w:t>
            </w:r>
            <w:r w:rsidRPr="009047B4">
              <w:rPr>
                <w:rFonts w:ascii="Times New Roman" w:eastAsia="Times New Roman" w:hAnsi="Times New Roman" w:cs="Times New Roman"/>
                <w:sz w:val="24"/>
                <w:szCs w:val="24"/>
                <w:lang w:val="en-SG" w:eastAsia="en-SG"/>
              </w:rPr>
              <w:t> </w:t>
            </w:r>
          </w:p>
        </w:tc>
      </w:tr>
      <w:tr w:rsidR="009047B4" w:rsidRPr="009047B4" w14:paraId="57D5B1D9" w14:textId="77777777" w:rsidTr="009047B4">
        <w:tc>
          <w:tcPr>
            <w:tcW w:w="1470" w:type="dxa"/>
            <w:tcBorders>
              <w:top w:val="single" w:sz="6" w:space="0" w:color="auto"/>
              <w:left w:val="single" w:sz="6" w:space="0" w:color="auto"/>
              <w:bottom w:val="single" w:sz="6" w:space="0" w:color="auto"/>
              <w:right w:val="single" w:sz="6" w:space="0" w:color="auto"/>
            </w:tcBorders>
            <w:shd w:val="clear" w:color="auto" w:fill="auto"/>
            <w:hideMark/>
          </w:tcPr>
          <w:p w14:paraId="22E8176D" w14:textId="77777777" w:rsidR="009047B4" w:rsidRPr="009047B4" w:rsidRDefault="009047B4" w:rsidP="009047B4">
            <w:pPr>
              <w:spacing w:after="0" w:line="240" w:lineRule="auto"/>
              <w:jc w:val="right"/>
              <w:textAlignment w:val="baseline"/>
              <w:rPr>
                <w:rFonts w:ascii="Times New Roman" w:eastAsia="Times New Roman" w:hAnsi="Times New Roman" w:cs="Times New Roman"/>
                <w:sz w:val="24"/>
                <w:szCs w:val="24"/>
                <w:lang w:val="en-SG" w:eastAsia="en-SG"/>
              </w:rPr>
            </w:pPr>
            <w:r w:rsidRPr="009047B4">
              <w:rPr>
                <w:rFonts w:ascii="Calibri" w:eastAsia="Times New Roman" w:hAnsi="Calibri" w:cs="Calibri"/>
                <w:b/>
                <w:bCs/>
                <w:color w:val="000000"/>
                <w:sz w:val="24"/>
                <w:szCs w:val="24"/>
                <w:lang w:eastAsia="en-SG"/>
              </w:rPr>
              <w:t>Segwit.L0</w:t>
            </w:r>
            <w:r w:rsidRPr="009047B4">
              <w:rPr>
                <w:rFonts w:ascii="Calibri" w:eastAsia="Times New Roman" w:hAnsi="Calibri" w:cs="Calibri"/>
                <w:color w:val="000000"/>
                <w:sz w:val="24"/>
                <w:szCs w:val="24"/>
                <w:lang w:val="en-SG" w:eastAsia="en-SG"/>
              </w:rPr>
              <w:t> </w:t>
            </w:r>
          </w:p>
          <w:p w14:paraId="3CD77529" w14:textId="77777777" w:rsidR="009047B4" w:rsidRPr="009047B4" w:rsidRDefault="009047B4" w:rsidP="009047B4">
            <w:pPr>
              <w:spacing w:after="0" w:line="240" w:lineRule="auto"/>
              <w:jc w:val="both"/>
              <w:textAlignment w:val="baseline"/>
              <w:rPr>
                <w:rFonts w:ascii="Times New Roman" w:eastAsia="Times New Roman" w:hAnsi="Times New Roman" w:cs="Times New Roman"/>
                <w:b/>
                <w:bCs/>
                <w:caps/>
                <w:sz w:val="24"/>
                <w:szCs w:val="24"/>
                <w:lang w:val="en-SG" w:eastAsia="en-SG"/>
              </w:rPr>
            </w:pPr>
            <w:r w:rsidRPr="009047B4">
              <w:rPr>
                <w:rFonts w:ascii="Calibri" w:eastAsia="Times New Roman" w:hAnsi="Calibri" w:cs="Calibri"/>
                <w:b/>
                <w:bCs/>
                <w:caps/>
                <w:lang w:val="en-SG" w:eastAsia="en-SG"/>
              </w:rPr>
              <w:t> </w:t>
            </w:r>
            <w:r w:rsidRPr="009047B4">
              <w:rPr>
                <w:rFonts w:ascii="Calibri" w:eastAsia="Times New Roman" w:hAnsi="Calibri" w:cs="Calibri"/>
                <w:b/>
                <w:bCs/>
                <w:caps/>
                <w:lang w:val="en-SG" w:eastAsia="en-SG"/>
              </w:rPr>
              <w:br/>
            </w:r>
            <w:r w:rsidRPr="009047B4">
              <w:rPr>
                <w:rFonts w:ascii="Calibri" w:eastAsia="Times New Roman" w:hAnsi="Calibri" w:cs="Calibri"/>
                <w:b/>
                <w:bCs/>
                <w:caps/>
                <w:sz w:val="24"/>
                <w:szCs w:val="24"/>
                <w:lang w:val="en-SG" w:eastAsia="en-SG"/>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30B67818" w14:textId="77777777" w:rsidR="009047B4" w:rsidRPr="009047B4" w:rsidRDefault="009047B4" w:rsidP="009047B4">
            <w:pPr>
              <w:spacing w:after="0" w:line="240" w:lineRule="auto"/>
              <w:jc w:val="both"/>
              <w:textAlignment w:val="baseline"/>
              <w:rPr>
                <w:rFonts w:ascii="Times New Roman" w:eastAsia="Times New Roman" w:hAnsi="Times New Roman" w:cs="Times New Roman"/>
                <w:sz w:val="24"/>
                <w:szCs w:val="24"/>
                <w:lang w:val="en-SG" w:eastAsia="en-SG"/>
              </w:rPr>
            </w:pPr>
            <w:r w:rsidRPr="009047B4">
              <w:rPr>
                <w:rFonts w:ascii="Times New Roman" w:eastAsia="Times New Roman" w:hAnsi="Times New Roman" w:cs="Times New Roman"/>
                <w:color w:val="000000"/>
                <w:sz w:val="24"/>
                <w:szCs w:val="24"/>
                <w:lang w:eastAsia="en-SG"/>
              </w:rPr>
              <w:t>56.5812</w:t>
            </w:r>
            <w:r w:rsidRPr="009047B4">
              <w:rPr>
                <w:rFonts w:ascii="Times New Roman" w:eastAsia="Times New Roman" w:hAnsi="Times New Roman" w:cs="Times New Roman"/>
                <w:color w:val="000000"/>
                <w:sz w:val="24"/>
                <w:szCs w:val="24"/>
                <w:lang w:val="en-SG" w:eastAsia="en-SG"/>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6329EE28" w14:textId="77777777" w:rsidR="009047B4" w:rsidRPr="009047B4" w:rsidRDefault="009047B4" w:rsidP="009047B4">
            <w:pPr>
              <w:spacing w:after="0" w:line="240" w:lineRule="auto"/>
              <w:jc w:val="both"/>
              <w:textAlignment w:val="baseline"/>
              <w:rPr>
                <w:rFonts w:ascii="Times New Roman" w:eastAsia="Times New Roman" w:hAnsi="Times New Roman" w:cs="Times New Roman"/>
                <w:sz w:val="24"/>
                <w:szCs w:val="24"/>
                <w:lang w:val="en-SG" w:eastAsia="en-SG"/>
              </w:rPr>
            </w:pPr>
            <w:r w:rsidRPr="009047B4">
              <w:rPr>
                <w:rFonts w:ascii="Times New Roman" w:eastAsia="Times New Roman" w:hAnsi="Times New Roman" w:cs="Times New Roman"/>
                <w:color w:val="000000"/>
                <w:sz w:val="24"/>
                <w:szCs w:val="24"/>
                <w:lang w:eastAsia="en-SG"/>
              </w:rPr>
              <w:t>298.567</w:t>
            </w:r>
            <w:r w:rsidRPr="009047B4">
              <w:rPr>
                <w:rFonts w:ascii="Times New Roman" w:eastAsia="Times New Roman" w:hAnsi="Times New Roman" w:cs="Times New Roman"/>
                <w:color w:val="000000"/>
                <w:sz w:val="24"/>
                <w:szCs w:val="24"/>
                <w:lang w:val="en-SG" w:eastAsia="en-SG"/>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AA272A2" w14:textId="77777777" w:rsidR="009047B4" w:rsidRPr="009047B4" w:rsidRDefault="009047B4" w:rsidP="009047B4">
            <w:pPr>
              <w:spacing w:after="0" w:line="240" w:lineRule="auto"/>
              <w:jc w:val="both"/>
              <w:textAlignment w:val="baseline"/>
              <w:rPr>
                <w:rFonts w:ascii="Times New Roman" w:eastAsia="Times New Roman" w:hAnsi="Times New Roman" w:cs="Times New Roman"/>
                <w:sz w:val="24"/>
                <w:szCs w:val="24"/>
                <w:lang w:val="en-SG" w:eastAsia="en-SG"/>
              </w:rPr>
            </w:pPr>
            <w:r w:rsidRPr="009047B4">
              <w:rPr>
                <w:rFonts w:ascii="Times New Roman" w:eastAsia="Times New Roman" w:hAnsi="Times New Roman" w:cs="Times New Roman"/>
                <w:color w:val="000000"/>
                <w:sz w:val="24"/>
                <w:szCs w:val="24"/>
                <w:lang w:eastAsia="en-SG"/>
              </w:rPr>
              <w:t>0.190</w:t>
            </w:r>
            <w:r w:rsidRPr="009047B4">
              <w:rPr>
                <w:rFonts w:ascii="Times New Roman" w:eastAsia="Times New Roman" w:hAnsi="Times New Roman" w:cs="Times New Roman"/>
                <w:color w:val="000000"/>
                <w:sz w:val="24"/>
                <w:szCs w:val="24"/>
                <w:lang w:val="en-SG" w:eastAsia="en-SG"/>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2514A598" w14:textId="77777777" w:rsidR="009047B4" w:rsidRPr="009047B4" w:rsidRDefault="009047B4" w:rsidP="009047B4">
            <w:pPr>
              <w:spacing w:after="0" w:line="240" w:lineRule="auto"/>
              <w:jc w:val="both"/>
              <w:textAlignment w:val="baseline"/>
              <w:rPr>
                <w:rFonts w:ascii="Times New Roman" w:eastAsia="Times New Roman" w:hAnsi="Times New Roman" w:cs="Times New Roman"/>
                <w:sz w:val="24"/>
                <w:szCs w:val="24"/>
                <w:lang w:val="en-SG" w:eastAsia="en-SG"/>
              </w:rPr>
            </w:pPr>
            <w:r w:rsidRPr="009047B4">
              <w:rPr>
                <w:rFonts w:ascii="Times New Roman" w:eastAsia="Times New Roman" w:hAnsi="Times New Roman" w:cs="Times New Roman"/>
                <w:color w:val="000000"/>
                <w:sz w:val="24"/>
                <w:szCs w:val="24"/>
                <w:lang w:eastAsia="en-SG"/>
              </w:rPr>
              <w:t>0.850</w:t>
            </w:r>
            <w:r w:rsidRPr="009047B4">
              <w:rPr>
                <w:rFonts w:ascii="Times New Roman" w:eastAsia="Times New Roman" w:hAnsi="Times New Roman" w:cs="Times New Roman"/>
                <w:color w:val="000000"/>
                <w:sz w:val="24"/>
                <w:szCs w:val="24"/>
                <w:lang w:val="en-SG" w:eastAsia="en-SG"/>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24216B8C" w14:textId="77777777" w:rsidR="009047B4" w:rsidRPr="009047B4" w:rsidRDefault="009047B4" w:rsidP="009047B4">
            <w:pPr>
              <w:spacing w:after="0" w:line="240" w:lineRule="auto"/>
              <w:jc w:val="both"/>
              <w:textAlignment w:val="baseline"/>
              <w:rPr>
                <w:rFonts w:ascii="Times New Roman" w:eastAsia="Times New Roman" w:hAnsi="Times New Roman" w:cs="Times New Roman"/>
                <w:sz w:val="24"/>
                <w:szCs w:val="24"/>
                <w:lang w:val="en-SG" w:eastAsia="en-SG"/>
              </w:rPr>
            </w:pPr>
            <w:r w:rsidRPr="009047B4">
              <w:rPr>
                <w:rFonts w:ascii="Times New Roman" w:eastAsia="Times New Roman" w:hAnsi="Times New Roman" w:cs="Times New Roman"/>
                <w:color w:val="000000"/>
                <w:sz w:val="24"/>
                <w:szCs w:val="24"/>
                <w:lang w:eastAsia="en-SG"/>
              </w:rPr>
              <w:t>-528.989</w:t>
            </w:r>
            <w:r w:rsidRPr="009047B4">
              <w:rPr>
                <w:rFonts w:ascii="Times New Roman" w:eastAsia="Times New Roman" w:hAnsi="Times New Roman" w:cs="Times New Roman"/>
                <w:color w:val="000000"/>
                <w:sz w:val="24"/>
                <w:szCs w:val="24"/>
                <w:lang w:val="en-SG" w:eastAsia="en-SG"/>
              </w:rPr>
              <w:t> </w:t>
            </w:r>
          </w:p>
        </w:tc>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31279D99" w14:textId="77777777" w:rsidR="009047B4" w:rsidRPr="009047B4" w:rsidRDefault="009047B4" w:rsidP="009047B4">
            <w:pPr>
              <w:spacing w:after="0" w:line="240" w:lineRule="auto"/>
              <w:jc w:val="both"/>
              <w:textAlignment w:val="baseline"/>
              <w:rPr>
                <w:rFonts w:ascii="Times New Roman" w:eastAsia="Times New Roman" w:hAnsi="Times New Roman" w:cs="Times New Roman"/>
                <w:sz w:val="24"/>
                <w:szCs w:val="24"/>
                <w:lang w:val="en-SG" w:eastAsia="en-SG"/>
              </w:rPr>
            </w:pPr>
            <w:r w:rsidRPr="009047B4">
              <w:rPr>
                <w:rFonts w:ascii="Times New Roman" w:eastAsia="Times New Roman" w:hAnsi="Times New Roman" w:cs="Times New Roman"/>
                <w:color w:val="000000"/>
                <w:sz w:val="24"/>
                <w:szCs w:val="24"/>
                <w:lang w:eastAsia="en-SG"/>
              </w:rPr>
              <w:t>642.151</w:t>
            </w:r>
            <w:r w:rsidRPr="009047B4">
              <w:rPr>
                <w:rFonts w:ascii="Times New Roman" w:eastAsia="Times New Roman" w:hAnsi="Times New Roman" w:cs="Times New Roman"/>
                <w:color w:val="000000"/>
                <w:sz w:val="24"/>
                <w:szCs w:val="24"/>
                <w:lang w:val="en-SG" w:eastAsia="en-SG"/>
              </w:rPr>
              <w:t> </w:t>
            </w:r>
          </w:p>
        </w:tc>
      </w:tr>
      <w:tr w:rsidR="009047B4" w:rsidRPr="009047B4" w14:paraId="13120769" w14:textId="77777777" w:rsidTr="009047B4">
        <w:tc>
          <w:tcPr>
            <w:tcW w:w="1470" w:type="dxa"/>
            <w:tcBorders>
              <w:top w:val="single" w:sz="6" w:space="0" w:color="auto"/>
              <w:left w:val="single" w:sz="6" w:space="0" w:color="auto"/>
              <w:bottom w:val="single" w:sz="6" w:space="0" w:color="auto"/>
              <w:right w:val="single" w:sz="6" w:space="0" w:color="auto"/>
            </w:tcBorders>
            <w:shd w:val="clear" w:color="auto" w:fill="F2F2F2"/>
            <w:hideMark/>
          </w:tcPr>
          <w:p w14:paraId="3C14C5AC" w14:textId="77777777" w:rsidR="009047B4" w:rsidRPr="009047B4" w:rsidRDefault="009047B4" w:rsidP="009047B4">
            <w:pPr>
              <w:spacing w:after="0" w:line="240" w:lineRule="auto"/>
              <w:jc w:val="both"/>
              <w:textAlignment w:val="baseline"/>
              <w:rPr>
                <w:rFonts w:ascii="Times New Roman" w:eastAsia="Times New Roman" w:hAnsi="Times New Roman" w:cs="Times New Roman"/>
                <w:b/>
                <w:bCs/>
                <w:caps/>
                <w:sz w:val="24"/>
                <w:szCs w:val="24"/>
                <w:lang w:val="en-SG" w:eastAsia="en-SG"/>
              </w:rPr>
            </w:pPr>
            <w:r w:rsidRPr="009047B4">
              <w:rPr>
                <w:rFonts w:ascii="Times New Roman" w:eastAsia="Times New Roman" w:hAnsi="Times New Roman" w:cs="Times New Roman"/>
                <w:b/>
                <w:bCs/>
                <w:color w:val="000000"/>
                <w:sz w:val="24"/>
                <w:szCs w:val="24"/>
                <w:lang w:eastAsia="en-SG"/>
              </w:rPr>
              <w:t>Segwit.L1</w:t>
            </w:r>
            <w:r w:rsidRPr="009047B4">
              <w:rPr>
                <w:rFonts w:ascii="Times New Roman" w:eastAsia="Times New Roman" w:hAnsi="Times New Roman" w:cs="Times New Roman"/>
                <w:b/>
                <w:bCs/>
                <w:caps/>
                <w:color w:val="000000"/>
                <w:sz w:val="24"/>
                <w:szCs w:val="24"/>
                <w:lang w:val="en-SG" w:eastAsia="en-SG"/>
              </w:rPr>
              <w:t> </w:t>
            </w:r>
          </w:p>
        </w:tc>
        <w:tc>
          <w:tcPr>
            <w:tcW w:w="1260" w:type="dxa"/>
            <w:tcBorders>
              <w:top w:val="single" w:sz="6" w:space="0" w:color="auto"/>
              <w:left w:val="single" w:sz="6" w:space="0" w:color="auto"/>
              <w:bottom w:val="single" w:sz="6" w:space="0" w:color="auto"/>
              <w:right w:val="single" w:sz="6" w:space="0" w:color="auto"/>
            </w:tcBorders>
            <w:shd w:val="clear" w:color="auto" w:fill="F2F2F2"/>
            <w:hideMark/>
          </w:tcPr>
          <w:p w14:paraId="03F02A49" w14:textId="77777777" w:rsidR="009047B4" w:rsidRPr="009047B4" w:rsidRDefault="009047B4" w:rsidP="009047B4">
            <w:pPr>
              <w:spacing w:after="0" w:line="240" w:lineRule="auto"/>
              <w:jc w:val="both"/>
              <w:textAlignment w:val="baseline"/>
              <w:rPr>
                <w:rFonts w:ascii="Times New Roman" w:eastAsia="Times New Roman" w:hAnsi="Times New Roman" w:cs="Times New Roman"/>
                <w:sz w:val="24"/>
                <w:szCs w:val="24"/>
                <w:lang w:val="en-SG" w:eastAsia="en-SG"/>
              </w:rPr>
            </w:pPr>
            <w:r w:rsidRPr="009047B4">
              <w:rPr>
                <w:rFonts w:ascii="Times New Roman" w:eastAsia="Times New Roman" w:hAnsi="Times New Roman" w:cs="Times New Roman"/>
                <w:color w:val="000000"/>
                <w:sz w:val="24"/>
                <w:szCs w:val="24"/>
                <w:lang w:eastAsia="en-SG"/>
              </w:rPr>
              <w:t>59.2099</w:t>
            </w:r>
            <w:r w:rsidRPr="009047B4">
              <w:rPr>
                <w:rFonts w:ascii="Times New Roman" w:eastAsia="Times New Roman" w:hAnsi="Times New Roman" w:cs="Times New Roman"/>
                <w:color w:val="000000"/>
                <w:sz w:val="24"/>
                <w:szCs w:val="24"/>
                <w:lang w:val="en-SG" w:eastAsia="en-SG"/>
              </w:rPr>
              <w:t> </w:t>
            </w:r>
          </w:p>
        </w:tc>
        <w:tc>
          <w:tcPr>
            <w:tcW w:w="1260" w:type="dxa"/>
            <w:tcBorders>
              <w:top w:val="single" w:sz="6" w:space="0" w:color="auto"/>
              <w:left w:val="single" w:sz="6" w:space="0" w:color="auto"/>
              <w:bottom w:val="single" w:sz="6" w:space="0" w:color="auto"/>
              <w:right w:val="single" w:sz="6" w:space="0" w:color="auto"/>
            </w:tcBorders>
            <w:shd w:val="clear" w:color="auto" w:fill="F2F2F2"/>
            <w:hideMark/>
          </w:tcPr>
          <w:p w14:paraId="2F92DAFB" w14:textId="77777777" w:rsidR="009047B4" w:rsidRPr="009047B4" w:rsidRDefault="009047B4" w:rsidP="009047B4">
            <w:pPr>
              <w:spacing w:after="0" w:line="240" w:lineRule="auto"/>
              <w:jc w:val="right"/>
              <w:textAlignment w:val="baseline"/>
              <w:rPr>
                <w:rFonts w:ascii="Times New Roman" w:eastAsia="Times New Roman" w:hAnsi="Times New Roman" w:cs="Times New Roman"/>
                <w:sz w:val="24"/>
                <w:szCs w:val="24"/>
                <w:lang w:val="en-SG" w:eastAsia="en-SG"/>
              </w:rPr>
            </w:pPr>
            <w:r w:rsidRPr="009047B4">
              <w:rPr>
                <w:rFonts w:ascii="Calibri" w:eastAsia="Times New Roman" w:hAnsi="Calibri" w:cs="Calibri"/>
                <w:color w:val="000000"/>
                <w:sz w:val="24"/>
                <w:szCs w:val="24"/>
                <w:lang w:eastAsia="en-SG"/>
              </w:rPr>
              <w:t>299.140</w:t>
            </w:r>
            <w:r w:rsidRPr="009047B4">
              <w:rPr>
                <w:rFonts w:ascii="Calibri" w:eastAsia="Times New Roman" w:hAnsi="Calibri" w:cs="Calibri"/>
                <w:color w:val="000000"/>
                <w:sz w:val="24"/>
                <w:szCs w:val="24"/>
                <w:lang w:val="en-SG" w:eastAsia="en-SG"/>
              </w:rPr>
              <w:t> </w:t>
            </w:r>
          </w:p>
          <w:p w14:paraId="2FE7AC52" w14:textId="77777777" w:rsidR="009047B4" w:rsidRPr="009047B4" w:rsidRDefault="009047B4" w:rsidP="009047B4">
            <w:pPr>
              <w:spacing w:after="0" w:line="240" w:lineRule="auto"/>
              <w:jc w:val="both"/>
              <w:textAlignment w:val="baseline"/>
              <w:rPr>
                <w:rFonts w:ascii="Times New Roman" w:eastAsia="Times New Roman" w:hAnsi="Times New Roman" w:cs="Times New Roman"/>
                <w:sz w:val="24"/>
                <w:szCs w:val="24"/>
                <w:lang w:val="en-SG" w:eastAsia="en-SG"/>
              </w:rPr>
            </w:pPr>
            <w:r w:rsidRPr="009047B4">
              <w:rPr>
                <w:rFonts w:ascii="Calibri" w:eastAsia="Times New Roman" w:hAnsi="Calibri" w:cs="Calibri"/>
                <w:lang w:val="en-SG" w:eastAsia="en-SG"/>
              </w:rPr>
              <w:t> </w:t>
            </w:r>
            <w:r w:rsidRPr="009047B4">
              <w:rPr>
                <w:rFonts w:ascii="Calibri" w:eastAsia="Times New Roman" w:hAnsi="Calibri" w:cs="Calibri"/>
                <w:lang w:val="en-SG" w:eastAsia="en-SG"/>
              </w:rPr>
              <w:br/>
            </w:r>
            <w:r w:rsidRPr="009047B4">
              <w:rPr>
                <w:rFonts w:ascii="Calibri" w:eastAsia="Times New Roman" w:hAnsi="Calibri" w:cs="Calibri"/>
                <w:sz w:val="24"/>
                <w:szCs w:val="24"/>
                <w:lang w:val="en-SG" w:eastAsia="en-SG"/>
              </w:rPr>
              <w:t> </w:t>
            </w:r>
          </w:p>
        </w:tc>
        <w:tc>
          <w:tcPr>
            <w:tcW w:w="1260" w:type="dxa"/>
            <w:tcBorders>
              <w:top w:val="single" w:sz="6" w:space="0" w:color="auto"/>
              <w:left w:val="single" w:sz="6" w:space="0" w:color="auto"/>
              <w:bottom w:val="single" w:sz="6" w:space="0" w:color="auto"/>
              <w:right w:val="single" w:sz="6" w:space="0" w:color="auto"/>
            </w:tcBorders>
            <w:shd w:val="clear" w:color="auto" w:fill="F2F2F2"/>
            <w:hideMark/>
          </w:tcPr>
          <w:p w14:paraId="65CA9729" w14:textId="77777777" w:rsidR="009047B4" w:rsidRPr="009047B4" w:rsidRDefault="009047B4" w:rsidP="009047B4">
            <w:pPr>
              <w:spacing w:after="0" w:line="240" w:lineRule="auto"/>
              <w:jc w:val="both"/>
              <w:textAlignment w:val="baseline"/>
              <w:rPr>
                <w:rFonts w:ascii="Times New Roman" w:eastAsia="Times New Roman" w:hAnsi="Times New Roman" w:cs="Times New Roman"/>
                <w:sz w:val="24"/>
                <w:szCs w:val="24"/>
                <w:lang w:val="en-SG" w:eastAsia="en-SG"/>
              </w:rPr>
            </w:pPr>
            <w:r w:rsidRPr="009047B4">
              <w:rPr>
                <w:rFonts w:ascii="Times New Roman" w:eastAsia="Times New Roman" w:hAnsi="Times New Roman" w:cs="Times New Roman"/>
                <w:color w:val="000000"/>
                <w:sz w:val="24"/>
                <w:szCs w:val="24"/>
                <w:lang w:eastAsia="en-SG"/>
              </w:rPr>
              <w:t>0.198</w:t>
            </w:r>
            <w:r w:rsidRPr="009047B4">
              <w:rPr>
                <w:rFonts w:ascii="Times New Roman" w:eastAsia="Times New Roman" w:hAnsi="Times New Roman" w:cs="Times New Roman"/>
                <w:color w:val="000000"/>
                <w:sz w:val="24"/>
                <w:szCs w:val="24"/>
                <w:lang w:val="en-SG" w:eastAsia="en-SG"/>
              </w:rPr>
              <w:t> </w:t>
            </w:r>
          </w:p>
        </w:tc>
        <w:tc>
          <w:tcPr>
            <w:tcW w:w="1260" w:type="dxa"/>
            <w:tcBorders>
              <w:top w:val="single" w:sz="6" w:space="0" w:color="auto"/>
              <w:left w:val="single" w:sz="6" w:space="0" w:color="auto"/>
              <w:bottom w:val="single" w:sz="6" w:space="0" w:color="auto"/>
              <w:right w:val="single" w:sz="6" w:space="0" w:color="auto"/>
            </w:tcBorders>
            <w:shd w:val="clear" w:color="auto" w:fill="F2F2F2"/>
            <w:hideMark/>
          </w:tcPr>
          <w:p w14:paraId="2815E3C7" w14:textId="77777777" w:rsidR="009047B4" w:rsidRPr="009047B4" w:rsidRDefault="009047B4" w:rsidP="009047B4">
            <w:pPr>
              <w:spacing w:after="0" w:line="240" w:lineRule="auto"/>
              <w:jc w:val="both"/>
              <w:textAlignment w:val="baseline"/>
              <w:rPr>
                <w:rFonts w:ascii="Times New Roman" w:eastAsia="Times New Roman" w:hAnsi="Times New Roman" w:cs="Times New Roman"/>
                <w:sz w:val="24"/>
                <w:szCs w:val="24"/>
                <w:lang w:val="en-SG" w:eastAsia="en-SG"/>
              </w:rPr>
            </w:pPr>
            <w:r w:rsidRPr="009047B4">
              <w:rPr>
                <w:rFonts w:ascii="Times New Roman" w:eastAsia="Times New Roman" w:hAnsi="Times New Roman" w:cs="Times New Roman"/>
                <w:color w:val="000000"/>
                <w:sz w:val="24"/>
                <w:szCs w:val="24"/>
                <w:lang w:eastAsia="en-SG"/>
              </w:rPr>
              <w:t>0.843</w:t>
            </w:r>
            <w:r w:rsidRPr="009047B4">
              <w:rPr>
                <w:rFonts w:ascii="Times New Roman" w:eastAsia="Times New Roman" w:hAnsi="Times New Roman" w:cs="Times New Roman"/>
                <w:color w:val="000000"/>
                <w:sz w:val="24"/>
                <w:szCs w:val="24"/>
                <w:lang w:val="en-SG" w:eastAsia="en-SG"/>
              </w:rPr>
              <w:t> </w:t>
            </w:r>
          </w:p>
        </w:tc>
        <w:tc>
          <w:tcPr>
            <w:tcW w:w="1260" w:type="dxa"/>
            <w:tcBorders>
              <w:top w:val="single" w:sz="6" w:space="0" w:color="auto"/>
              <w:left w:val="single" w:sz="6" w:space="0" w:color="auto"/>
              <w:bottom w:val="single" w:sz="6" w:space="0" w:color="auto"/>
              <w:right w:val="single" w:sz="6" w:space="0" w:color="auto"/>
            </w:tcBorders>
            <w:shd w:val="clear" w:color="auto" w:fill="F2F2F2"/>
            <w:hideMark/>
          </w:tcPr>
          <w:p w14:paraId="6AD001A3" w14:textId="77777777" w:rsidR="009047B4" w:rsidRPr="009047B4" w:rsidRDefault="009047B4" w:rsidP="009047B4">
            <w:pPr>
              <w:spacing w:after="0" w:line="240" w:lineRule="auto"/>
              <w:jc w:val="both"/>
              <w:textAlignment w:val="baseline"/>
              <w:rPr>
                <w:rFonts w:ascii="Times New Roman" w:eastAsia="Times New Roman" w:hAnsi="Times New Roman" w:cs="Times New Roman"/>
                <w:sz w:val="24"/>
                <w:szCs w:val="24"/>
                <w:lang w:val="en-SG" w:eastAsia="en-SG"/>
              </w:rPr>
            </w:pPr>
            <w:r w:rsidRPr="009047B4">
              <w:rPr>
                <w:rFonts w:ascii="Times New Roman" w:eastAsia="Times New Roman" w:hAnsi="Times New Roman" w:cs="Times New Roman"/>
                <w:color w:val="000000"/>
                <w:sz w:val="24"/>
                <w:szCs w:val="24"/>
                <w:lang w:eastAsia="en-SG"/>
              </w:rPr>
              <w:t>-527.485</w:t>
            </w:r>
            <w:r w:rsidRPr="009047B4">
              <w:rPr>
                <w:rFonts w:ascii="Times New Roman" w:eastAsia="Times New Roman" w:hAnsi="Times New Roman" w:cs="Times New Roman"/>
                <w:color w:val="000000"/>
                <w:sz w:val="24"/>
                <w:szCs w:val="24"/>
                <w:lang w:val="en-SG" w:eastAsia="en-SG"/>
              </w:rPr>
              <w:t> </w:t>
            </w:r>
          </w:p>
        </w:tc>
        <w:tc>
          <w:tcPr>
            <w:tcW w:w="1260" w:type="dxa"/>
            <w:tcBorders>
              <w:top w:val="single" w:sz="6" w:space="0" w:color="auto"/>
              <w:left w:val="single" w:sz="6" w:space="0" w:color="auto"/>
              <w:bottom w:val="single" w:sz="6" w:space="0" w:color="auto"/>
              <w:right w:val="single" w:sz="6" w:space="0" w:color="auto"/>
            </w:tcBorders>
            <w:shd w:val="clear" w:color="auto" w:fill="F2F2F2"/>
            <w:hideMark/>
          </w:tcPr>
          <w:p w14:paraId="48DBBAD5" w14:textId="77777777" w:rsidR="009047B4" w:rsidRPr="009047B4" w:rsidRDefault="009047B4" w:rsidP="009047B4">
            <w:pPr>
              <w:spacing w:after="0" w:line="240" w:lineRule="auto"/>
              <w:jc w:val="both"/>
              <w:textAlignment w:val="baseline"/>
              <w:rPr>
                <w:rFonts w:ascii="Times New Roman" w:eastAsia="Times New Roman" w:hAnsi="Times New Roman" w:cs="Times New Roman"/>
                <w:sz w:val="24"/>
                <w:szCs w:val="24"/>
                <w:lang w:val="en-SG" w:eastAsia="en-SG"/>
              </w:rPr>
            </w:pPr>
            <w:r w:rsidRPr="009047B4">
              <w:rPr>
                <w:rFonts w:ascii="Times New Roman" w:eastAsia="Times New Roman" w:hAnsi="Times New Roman" w:cs="Times New Roman"/>
                <w:color w:val="000000"/>
                <w:sz w:val="24"/>
                <w:szCs w:val="24"/>
                <w:lang w:eastAsia="en-SG"/>
              </w:rPr>
              <w:t>645.905</w:t>
            </w:r>
            <w:r w:rsidRPr="009047B4">
              <w:rPr>
                <w:rFonts w:ascii="Times New Roman" w:eastAsia="Times New Roman" w:hAnsi="Times New Roman" w:cs="Times New Roman"/>
                <w:color w:val="000000"/>
                <w:sz w:val="24"/>
                <w:szCs w:val="24"/>
                <w:lang w:val="en-SG" w:eastAsia="en-SG"/>
              </w:rPr>
              <w:t> </w:t>
            </w:r>
          </w:p>
          <w:p w14:paraId="309B5785" w14:textId="77777777" w:rsidR="009047B4" w:rsidRPr="009047B4" w:rsidRDefault="009047B4" w:rsidP="009047B4">
            <w:pPr>
              <w:spacing w:after="0" w:line="240" w:lineRule="auto"/>
              <w:jc w:val="both"/>
              <w:textAlignment w:val="baseline"/>
              <w:rPr>
                <w:rFonts w:ascii="Times New Roman" w:eastAsia="Times New Roman" w:hAnsi="Times New Roman" w:cs="Times New Roman"/>
                <w:sz w:val="24"/>
                <w:szCs w:val="24"/>
                <w:lang w:val="en-SG" w:eastAsia="en-SG"/>
              </w:rPr>
            </w:pPr>
            <w:r w:rsidRPr="009047B4">
              <w:rPr>
                <w:rFonts w:ascii="Times New Roman" w:eastAsia="Times New Roman" w:hAnsi="Times New Roman" w:cs="Times New Roman"/>
                <w:color w:val="000000"/>
                <w:sz w:val="24"/>
                <w:szCs w:val="24"/>
                <w:lang w:val="en-SG" w:eastAsia="en-SG"/>
              </w:rPr>
              <w:t> </w:t>
            </w:r>
          </w:p>
          <w:p w14:paraId="5279507F" w14:textId="77777777" w:rsidR="009047B4" w:rsidRPr="009047B4" w:rsidRDefault="009047B4" w:rsidP="009047B4">
            <w:pPr>
              <w:spacing w:after="0" w:line="240" w:lineRule="auto"/>
              <w:jc w:val="both"/>
              <w:textAlignment w:val="baseline"/>
              <w:rPr>
                <w:rFonts w:ascii="Times New Roman" w:eastAsia="Times New Roman" w:hAnsi="Times New Roman" w:cs="Times New Roman"/>
                <w:sz w:val="24"/>
                <w:szCs w:val="24"/>
                <w:lang w:val="en-SG" w:eastAsia="en-SG"/>
              </w:rPr>
            </w:pPr>
            <w:r w:rsidRPr="009047B4">
              <w:rPr>
                <w:rFonts w:ascii="Times New Roman" w:eastAsia="Times New Roman" w:hAnsi="Times New Roman" w:cs="Times New Roman"/>
                <w:color w:val="000000"/>
                <w:sz w:val="24"/>
                <w:szCs w:val="24"/>
                <w:lang w:val="en-SG" w:eastAsia="en-SG"/>
              </w:rPr>
              <w:t> </w:t>
            </w:r>
          </w:p>
        </w:tc>
      </w:tr>
    </w:tbl>
    <w:p w14:paraId="35B2F082" w14:textId="77777777" w:rsidR="009047B4" w:rsidRPr="009047B4" w:rsidRDefault="009047B4" w:rsidP="009047B4">
      <w:pPr>
        <w:spacing w:after="0" w:line="240" w:lineRule="auto"/>
        <w:jc w:val="both"/>
        <w:textAlignment w:val="baseline"/>
        <w:rPr>
          <w:rFonts w:ascii="Segoe UI" w:eastAsia="Times New Roman" w:hAnsi="Segoe UI" w:cs="Segoe UI"/>
          <w:sz w:val="18"/>
          <w:szCs w:val="18"/>
          <w:lang w:val="en-SG" w:eastAsia="en-SG"/>
        </w:rPr>
      </w:pPr>
      <w:r w:rsidRPr="009047B4">
        <w:rPr>
          <w:rFonts w:ascii="Calibri" w:eastAsia="Times New Roman" w:hAnsi="Calibri" w:cs="Calibri"/>
          <w:sz w:val="24"/>
          <w:szCs w:val="24"/>
          <w:lang w:val="en-SG" w:eastAsia="en-SG"/>
        </w:rPr>
        <w:t> </w:t>
      </w:r>
    </w:p>
    <w:p w14:paraId="2CC168E5" w14:textId="77777777" w:rsidR="009047B4" w:rsidRPr="009047B4" w:rsidRDefault="009047B4" w:rsidP="009047B4">
      <w:pPr>
        <w:spacing w:after="0" w:line="240" w:lineRule="auto"/>
        <w:jc w:val="both"/>
        <w:textAlignment w:val="baseline"/>
        <w:rPr>
          <w:rFonts w:ascii="Segoe UI" w:eastAsia="Times New Roman" w:hAnsi="Segoe UI" w:cs="Segoe UI"/>
          <w:sz w:val="18"/>
          <w:szCs w:val="18"/>
          <w:lang w:val="en-SG" w:eastAsia="en-SG"/>
        </w:rPr>
      </w:pPr>
      <w:r w:rsidRPr="009047B4">
        <w:rPr>
          <w:rFonts w:ascii="Times New Roman" w:eastAsia="Times New Roman" w:hAnsi="Times New Roman" w:cs="Times New Roman"/>
          <w:sz w:val="24"/>
          <w:szCs w:val="24"/>
          <w:lang w:eastAsia="en-SG"/>
        </w:rPr>
        <w:t>Next, we run ARDL on the Bitcoin </w:t>
      </w:r>
      <w:r w:rsidRPr="009047B4">
        <w:rPr>
          <w:rFonts w:ascii="Times New Roman" w:eastAsia="Times New Roman" w:hAnsi="Times New Roman" w:cs="Times New Roman"/>
          <w:i/>
          <w:iCs/>
          <w:sz w:val="24"/>
          <w:szCs w:val="24"/>
          <w:lang w:eastAsia="en-SG"/>
        </w:rPr>
        <w:t>Close</w:t>
      </w:r>
      <w:r w:rsidRPr="009047B4">
        <w:rPr>
          <w:rFonts w:ascii="Times New Roman" w:eastAsia="Times New Roman" w:hAnsi="Times New Roman" w:cs="Times New Roman"/>
          <w:sz w:val="24"/>
          <w:szCs w:val="24"/>
          <w:lang w:eastAsia="en-SG"/>
        </w:rPr>
        <w:t> price to the </w:t>
      </w:r>
      <w:proofErr w:type="spellStart"/>
      <w:r w:rsidRPr="009047B4">
        <w:rPr>
          <w:rFonts w:ascii="Times New Roman" w:eastAsia="Times New Roman" w:hAnsi="Times New Roman" w:cs="Times New Roman"/>
          <w:sz w:val="24"/>
          <w:szCs w:val="24"/>
          <w:lang w:eastAsia="en-SG"/>
        </w:rPr>
        <w:t>SegWit</w:t>
      </w:r>
      <w:proofErr w:type="spellEnd"/>
      <w:r w:rsidRPr="009047B4">
        <w:rPr>
          <w:rFonts w:ascii="Times New Roman" w:eastAsia="Times New Roman" w:hAnsi="Times New Roman" w:cs="Times New Roman"/>
          <w:sz w:val="24"/>
          <w:szCs w:val="24"/>
          <w:lang w:eastAsia="en-SG"/>
        </w:rPr>
        <w:t> event and on USD.  One would expect </w:t>
      </w:r>
      <w:proofErr w:type="gramStart"/>
      <w:r w:rsidRPr="009047B4">
        <w:rPr>
          <w:rFonts w:ascii="Times New Roman" w:eastAsia="Times New Roman" w:hAnsi="Times New Roman" w:cs="Times New Roman"/>
          <w:sz w:val="24"/>
          <w:szCs w:val="24"/>
          <w:lang w:eastAsia="en-SG"/>
        </w:rPr>
        <w:t>the such</w:t>
      </w:r>
      <w:proofErr w:type="gramEnd"/>
      <w:r w:rsidRPr="009047B4">
        <w:rPr>
          <w:rFonts w:ascii="Times New Roman" w:eastAsia="Times New Roman" w:hAnsi="Times New Roman" w:cs="Times New Roman"/>
          <w:sz w:val="24"/>
          <w:szCs w:val="24"/>
          <w:lang w:eastAsia="en-SG"/>
        </w:rPr>
        <w:t> a major event to have an effect on the price Bitcoin. However, ARDL results also show that the dummy variable of this event has no statistical significance.</w:t>
      </w:r>
      <w:r w:rsidRPr="009047B4">
        <w:rPr>
          <w:rFonts w:ascii="Times New Roman" w:eastAsia="Times New Roman" w:hAnsi="Times New Roman" w:cs="Times New Roman"/>
          <w:sz w:val="24"/>
          <w:szCs w:val="24"/>
          <w:lang w:val="en-SG" w:eastAsia="en-SG"/>
        </w:rPr>
        <w:t> </w:t>
      </w:r>
    </w:p>
    <w:p w14:paraId="12E1DF7A" w14:textId="77777777" w:rsidR="009047B4" w:rsidRPr="009047B4" w:rsidRDefault="009047B4" w:rsidP="009047B4">
      <w:pPr>
        <w:spacing w:after="0" w:line="240" w:lineRule="auto"/>
        <w:jc w:val="both"/>
        <w:textAlignment w:val="baseline"/>
        <w:rPr>
          <w:rFonts w:ascii="Segoe UI" w:eastAsia="Times New Roman" w:hAnsi="Segoe UI" w:cs="Segoe UI"/>
          <w:sz w:val="18"/>
          <w:szCs w:val="18"/>
          <w:lang w:val="en-SG" w:eastAsia="en-SG"/>
        </w:rPr>
      </w:pPr>
      <w:r w:rsidRPr="009047B4">
        <w:rPr>
          <w:rFonts w:ascii="Times New Roman" w:eastAsia="Times New Roman" w:hAnsi="Times New Roman" w:cs="Times New Roman"/>
          <w:sz w:val="24"/>
          <w:szCs w:val="24"/>
          <w:lang w:eastAsia="en-SG"/>
        </w:rPr>
        <w:t>This would be because adding a dummy variable changes the coefficient of regressor before and after the event. Upon analysis of the Bitcoin price chart, </w:t>
      </w:r>
      <w:proofErr w:type="gramStart"/>
      <w:r w:rsidRPr="009047B4">
        <w:rPr>
          <w:rFonts w:ascii="Times New Roman" w:eastAsia="Times New Roman" w:hAnsi="Times New Roman" w:cs="Times New Roman"/>
          <w:sz w:val="24"/>
          <w:szCs w:val="24"/>
          <w:lang w:eastAsia="en-SG"/>
        </w:rPr>
        <w:t>it can be seen that the</w:t>
      </w:r>
      <w:proofErr w:type="gramEnd"/>
      <w:r w:rsidRPr="009047B4">
        <w:rPr>
          <w:rFonts w:ascii="Times New Roman" w:eastAsia="Times New Roman" w:hAnsi="Times New Roman" w:cs="Times New Roman"/>
          <w:sz w:val="24"/>
          <w:szCs w:val="24"/>
          <w:lang w:eastAsia="en-SG"/>
        </w:rPr>
        <w:t xml:space="preserve"> price does not </w:t>
      </w:r>
      <w:r w:rsidRPr="009047B4">
        <w:rPr>
          <w:rFonts w:ascii="Times New Roman" w:eastAsia="Times New Roman" w:hAnsi="Times New Roman" w:cs="Times New Roman"/>
          <w:sz w:val="24"/>
          <w:szCs w:val="24"/>
          <w:lang w:eastAsia="en-SG"/>
        </w:rPr>
        <w:lastRenderedPageBreak/>
        <w:t>increase outright due to the event. Rather, the trend that the price is following changes. (</w:t>
      </w:r>
      <w:proofErr w:type="gramStart"/>
      <w:r w:rsidRPr="009047B4">
        <w:rPr>
          <w:rFonts w:ascii="Times New Roman" w:eastAsia="Times New Roman" w:hAnsi="Times New Roman" w:cs="Times New Roman"/>
          <w:sz w:val="24"/>
          <w:szCs w:val="24"/>
          <w:lang w:eastAsia="en-SG"/>
        </w:rPr>
        <w:t>i.e.</w:t>
      </w:r>
      <w:proofErr w:type="gramEnd"/>
      <w:r w:rsidRPr="009047B4">
        <w:rPr>
          <w:rFonts w:ascii="Times New Roman" w:eastAsia="Times New Roman" w:hAnsi="Times New Roman" w:cs="Times New Roman"/>
          <w:sz w:val="24"/>
          <w:szCs w:val="24"/>
          <w:lang w:eastAsia="en-SG"/>
        </w:rPr>
        <w:t> the gradient of the line) To measure the impact of the event on the trend, the Chow test, which is used to measure the effects of structural breaks on time-series data, is used. </w:t>
      </w:r>
      <w:r w:rsidRPr="009047B4">
        <w:rPr>
          <w:rFonts w:ascii="Times New Roman" w:eastAsia="Times New Roman" w:hAnsi="Times New Roman" w:cs="Times New Roman"/>
          <w:sz w:val="24"/>
          <w:szCs w:val="24"/>
          <w:lang w:val="en-SG" w:eastAsia="en-SG"/>
        </w:rPr>
        <w:t> </w:t>
      </w:r>
    </w:p>
    <w:p w14:paraId="7E470D54" w14:textId="77777777" w:rsidR="009047B4" w:rsidRPr="009047B4" w:rsidRDefault="009047B4" w:rsidP="009047B4">
      <w:pPr>
        <w:spacing w:after="0" w:line="240" w:lineRule="auto"/>
        <w:jc w:val="both"/>
        <w:textAlignment w:val="baseline"/>
        <w:rPr>
          <w:rFonts w:ascii="Segoe UI" w:eastAsia="Times New Roman" w:hAnsi="Segoe UI" w:cs="Segoe UI"/>
          <w:sz w:val="18"/>
          <w:szCs w:val="18"/>
          <w:lang w:val="en-SG" w:eastAsia="en-SG"/>
        </w:rPr>
      </w:pPr>
      <w:r w:rsidRPr="009047B4">
        <w:rPr>
          <w:rFonts w:ascii="Times New Roman" w:eastAsia="Times New Roman" w:hAnsi="Times New Roman" w:cs="Times New Roman"/>
          <w:sz w:val="24"/>
          <w:szCs w:val="24"/>
          <w:lang w:eastAsia="en-SG"/>
        </w:rPr>
        <w:t>Performing the Chow test on Bitcoin’s Close price to USD and the </w:t>
      </w:r>
      <w:proofErr w:type="spellStart"/>
      <w:r w:rsidRPr="009047B4">
        <w:rPr>
          <w:rFonts w:ascii="Times New Roman" w:eastAsia="Times New Roman" w:hAnsi="Times New Roman" w:cs="Times New Roman"/>
          <w:sz w:val="24"/>
          <w:szCs w:val="24"/>
          <w:lang w:eastAsia="en-SG"/>
        </w:rPr>
        <w:t>SegWit</w:t>
      </w:r>
      <w:proofErr w:type="spellEnd"/>
      <w:r w:rsidRPr="009047B4">
        <w:rPr>
          <w:rFonts w:ascii="Times New Roman" w:eastAsia="Times New Roman" w:hAnsi="Times New Roman" w:cs="Times New Roman"/>
          <w:sz w:val="24"/>
          <w:szCs w:val="24"/>
          <w:lang w:eastAsia="en-SG"/>
        </w:rPr>
        <w:t> event dummy variable, yields a Chow score of 0.053 and a p-value of 1.68e-12, which is statistically significant. This also matches with what is seen on the BTC-USD chart, where trend in Bitcoin prices after </w:t>
      </w:r>
      <w:proofErr w:type="spellStart"/>
      <w:r w:rsidRPr="009047B4">
        <w:rPr>
          <w:rFonts w:ascii="Times New Roman" w:eastAsia="Times New Roman" w:hAnsi="Times New Roman" w:cs="Times New Roman"/>
          <w:sz w:val="24"/>
          <w:szCs w:val="24"/>
          <w:lang w:eastAsia="en-SG"/>
        </w:rPr>
        <w:t>SegWit</w:t>
      </w:r>
      <w:proofErr w:type="spellEnd"/>
      <w:r w:rsidRPr="009047B4">
        <w:rPr>
          <w:rFonts w:ascii="Times New Roman" w:eastAsia="Times New Roman" w:hAnsi="Times New Roman" w:cs="Times New Roman"/>
          <w:sz w:val="24"/>
          <w:szCs w:val="24"/>
          <w:lang w:eastAsia="en-SG"/>
        </w:rPr>
        <w:t> event was that the price increased at a much faster rate than prices before the event.</w:t>
      </w:r>
      <w:r w:rsidRPr="009047B4">
        <w:rPr>
          <w:rFonts w:ascii="Times New Roman" w:eastAsia="Times New Roman" w:hAnsi="Times New Roman" w:cs="Times New Roman"/>
          <w:sz w:val="24"/>
          <w:szCs w:val="24"/>
          <w:lang w:val="en-SG" w:eastAsia="en-SG"/>
        </w:rPr>
        <w:t> </w:t>
      </w:r>
    </w:p>
    <w:p w14:paraId="06D750B2" w14:textId="77777777" w:rsidR="009047B4" w:rsidRPr="009047B4" w:rsidRDefault="009047B4" w:rsidP="009047B4">
      <w:pPr>
        <w:spacing w:after="0" w:line="240" w:lineRule="auto"/>
        <w:jc w:val="both"/>
        <w:textAlignment w:val="baseline"/>
        <w:rPr>
          <w:rFonts w:ascii="Segoe UI" w:eastAsia="Times New Roman" w:hAnsi="Segoe UI" w:cs="Segoe UI"/>
          <w:sz w:val="18"/>
          <w:szCs w:val="18"/>
          <w:lang w:val="en-SG" w:eastAsia="en-SG"/>
        </w:rPr>
      </w:pPr>
      <w:r w:rsidRPr="009047B4">
        <w:rPr>
          <w:rFonts w:ascii="Times New Roman" w:eastAsia="Times New Roman" w:hAnsi="Times New Roman" w:cs="Times New Roman"/>
          <w:sz w:val="24"/>
          <w:szCs w:val="24"/>
          <w:lang w:eastAsia="en-SG"/>
        </w:rPr>
        <w:t>Performing the Chow test on Bitcoin’s Future Price (1 day later) to Close price and the </w:t>
      </w:r>
      <w:proofErr w:type="spellStart"/>
      <w:r w:rsidRPr="009047B4">
        <w:rPr>
          <w:rFonts w:ascii="Times New Roman" w:eastAsia="Times New Roman" w:hAnsi="Times New Roman" w:cs="Times New Roman"/>
          <w:sz w:val="24"/>
          <w:szCs w:val="24"/>
          <w:lang w:eastAsia="en-SG"/>
        </w:rPr>
        <w:t>SegWit</w:t>
      </w:r>
      <w:proofErr w:type="spellEnd"/>
      <w:r w:rsidRPr="009047B4">
        <w:rPr>
          <w:rFonts w:ascii="Times New Roman" w:eastAsia="Times New Roman" w:hAnsi="Times New Roman" w:cs="Times New Roman"/>
          <w:sz w:val="24"/>
          <w:szCs w:val="24"/>
          <w:lang w:eastAsia="en-SG"/>
        </w:rPr>
        <w:t> event yields a p-value of 0.00029, which is statistically significant. However, Performing the Chow test on Bitcoin’s future Price of 3 days of more yields a p-value that is not statistically significant.</w:t>
      </w:r>
      <w:r w:rsidRPr="009047B4">
        <w:rPr>
          <w:rFonts w:ascii="Times New Roman" w:eastAsia="Times New Roman" w:hAnsi="Times New Roman" w:cs="Times New Roman"/>
          <w:sz w:val="24"/>
          <w:szCs w:val="24"/>
          <w:lang w:val="en-SG" w:eastAsia="en-SG"/>
        </w:rPr>
        <w:t> </w:t>
      </w:r>
    </w:p>
    <w:p w14:paraId="0D3F75D6" w14:textId="77777777" w:rsidR="009047B4" w:rsidRPr="009047B4" w:rsidRDefault="009047B4" w:rsidP="009047B4">
      <w:pPr>
        <w:spacing w:after="0" w:line="240" w:lineRule="auto"/>
        <w:jc w:val="both"/>
        <w:textAlignment w:val="baseline"/>
        <w:rPr>
          <w:rFonts w:ascii="Segoe UI" w:eastAsia="Times New Roman" w:hAnsi="Segoe UI" w:cs="Segoe UI"/>
          <w:sz w:val="18"/>
          <w:szCs w:val="18"/>
          <w:lang w:val="en-SG" w:eastAsia="en-SG"/>
        </w:rPr>
      </w:pPr>
      <w:r w:rsidRPr="009047B4">
        <w:rPr>
          <w:rFonts w:ascii="Times New Roman" w:eastAsia="Times New Roman" w:hAnsi="Times New Roman" w:cs="Times New Roman"/>
          <w:sz w:val="24"/>
          <w:szCs w:val="24"/>
          <w:lang w:eastAsia="en-SG"/>
        </w:rPr>
        <w:t>This shows that there is a significant trend change in Bitcoin’s 1 day Future Prices as compared to Close price upon the </w:t>
      </w:r>
      <w:proofErr w:type="spellStart"/>
      <w:r w:rsidRPr="009047B4">
        <w:rPr>
          <w:rFonts w:ascii="Times New Roman" w:eastAsia="Times New Roman" w:hAnsi="Times New Roman" w:cs="Times New Roman"/>
          <w:sz w:val="24"/>
          <w:szCs w:val="24"/>
          <w:lang w:eastAsia="en-SG"/>
        </w:rPr>
        <w:t>SegWit</w:t>
      </w:r>
      <w:proofErr w:type="spellEnd"/>
      <w:r w:rsidRPr="009047B4">
        <w:rPr>
          <w:rFonts w:ascii="Times New Roman" w:eastAsia="Times New Roman" w:hAnsi="Times New Roman" w:cs="Times New Roman"/>
          <w:sz w:val="24"/>
          <w:szCs w:val="24"/>
          <w:lang w:eastAsia="en-SG"/>
        </w:rPr>
        <w:t> event occurring, however, the trend change becomes insignificant as a result of the structural break if the time range of future prices were to be increased.</w:t>
      </w:r>
      <w:r w:rsidRPr="009047B4">
        <w:rPr>
          <w:rFonts w:ascii="Times New Roman" w:eastAsia="Times New Roman" w:hAnsi="Times New Roman" w:cs="Times New Roman"/>
          <w:sz w:val="24"/>
          <w:szCs w:val="24"/>
          <w:lang w:val="en-SG" w:eastAsia="en-SG"/>
        </w:rPr>
        <w:t> </w:t>
      </w:r>
    </w:p>
    <w:p w14:paraId="56985CEC" w14:textId="77777777" w:rsidR="009047B4" w:rsidRPr="009047B4" w:rsidRDefault="009047B4" w:rsidP="009047B4">
      <w:pPr>
        <w:spacing w:after="0" w:line="240" w:lineRule="auto"/>
        <w:jc w:val="both"/>
        <w:textAlignment w:val="baseline"/>
        <w:rPr>
          <w:rFonts w:ascii="Segoe UI" w:eastAsia="Times New Roman" w:hAnsi="Segoe UI" w:cs="Segoe UI"/>
          <w:sz w:val="18"/>
          <w:szCs w:val="18"/>
          <w:lang w:val="en-SG" w:eastAsia="en-SG"/>
        </w:rPr>
      </w:pPr>
      <w:r w:rsidRPr="009047B4">
        <w:rPr>
          <w:rFonts w:ascii="Times New Roman" w:eastAsia="Times New Roman" w:hAnsi="Times New Roman" w:cs="Times New Roman"/>
          <w:sz w:val="24"/>
          <w:szCs w:val="24"/>
          <w:lang w:eastAsia="en-SG"/>
        </w:rPr>
        <w:t>Running the Chow test on the 2016 Halving produces similar results, with a statistically significant p-value of 0.0035 for BTC-USD price, and 1.32e-18 for Future Price 1 to Close price. Similarly, using the dummy variable directly for ARDL regression, produces statistically insignificant results.</w:t>
      </w:r>
      <w:r w:rsidRPr="009047B4">
        <w:rPr>
          <w:rFonts w:ascii="Times New Roman" w:eastAsia="Times New Roman" w:hAnsi="Times New Roman" w:cs="Times New Roman"/>
          <w:sz w:val="24"/>
          <w:szCs w:val="24"/>
          <w:lang w:val="en-SG" w:eastAsia="en-SG"/>
        </w:rPr>
        <w:t> </w:t>
      </w:r>
    </w:p>
    <w:p w14:paraId="2E319CD5" w14:textId="77777777" w:rsidR="009047B4" w:rsidRPr="009047B4" w:rsidRDefault="009047B4" w:rsidP="009047B4">
      <w:pPr>
        <w:spacing w:after="0" w:line="240" w:lineRule="auto"/>
        <w:ind w:right="-60"/>
        <w:jc w:val="both"/>
        <w:textAlignment w:val="baseline"/>
        <w:rPr>
          <w:rFonts w:ascii="Segoe UI" w:eastAsia="Times New Roman" w:hAnsi="Segoe UI" w:cs="Segoe UI"/>
          <w:sz w:val="18"/>
          <w:szCs w:val="18"/>
          <w:lang w:val="en-SG" w:eastAsia="en-SG"/>
        </w:rPr>
      </w:pPr>
      <w:r w:rsidRPr="009047B4">
        <w:rPr>
          <w:rFonts w:ascii="Times New Roman" w:eastAsia="Times New Roman" w:hAnsi="Times New Roman" w:cs="Times New Roman"/>
          <w:lang w:val="en-SG" w:eastAsia="en-SG"/>
        </w:rPr>
        <w:t> </w:t>
      </w:r>
    </w:p>
    <w:p w14:paraId="283A6419" w14:textId="77777777" w:rsidR="002A531C" w:rsidRDefault="00E90128" w:rsidP="0023445A">
      <w:pPr>
        <w:rPr>
          <w:rFonts w:ascii="Times New Roman" w:hAnsi="Times New Roman" w:cs="Times New Roman"/>
          <w:b/>
          <w:bCs/>
        </w:rPr>
      </w:pPr>
      <w:r>
        <w:rPr>
          <w:rFonts w:ascii="Times New Roman" w:hAnsi="Times New Roman" w:cs="Times New Roman"/>
          <w:b/>
          <w:bCs/>
        </w:rPr>
        <w:br w:type="page"/>
      </w:r>
      <w:r w:rsidR="0023445A" w:rsidRPr="0024761B">
        <w:rPr>
          <w:rFonts w:ascii="Times New Roman" w:hAnsi="Times New Roman" w:cs="Times New Roman"/>
          <w:b/>
          <w:bCs/>
        </w:rPr>
        <w:lastRenderedPageBreak/>
        <w:t xml:space="preserve">Annex </w:t>
      </w:r>
      <w:r w:rsidR="0023445A">
        <w:rPr>
          <w:rFonts w:ascii="Times New Roman" w:hAnsi="Times New Roman" w:cs="Times New Roman"/>
          <w:b/>
          <w:bCs/>
        </w:rPr>
        <w:t>C</w:t>
      </w:r>
      <w:r w:rsidR="0023445A" w:rsidRPr="0024761B">
        <w:rPr>
          <w:rFonts w:ascii="Times New Roman" w:hAnsi="Times New Roman" w:cs="Times New Roman"/>
          <w:b/>
          <w:bCs/>
        </w:rPr>
        <w:t xml:space="preserve"> – </w:t>
      </w:r>
      <w:r w:rsidR="0023445A">
        <w:rPr>
          <w:rFonts w:ascii="Times New Roman" w:hAnsi="Times New Roman" w:cs="Times New Roman"/>
          <w:b/>
          <w:bCs/>
        </w:rPr>
        <w:t>Charts and Tables</w:t>
      </w:r>
    </w:p>
    <w:p w14:paraId="3082F8CD" w14:textId="77777777" w:rsidR="002A531C" w:rsidRDefault="002A531C" w:rsidP="0023445A">
      <w:pPr>
        <w:rPr>
          <w:rFonts w:ascii="Times New Roman" w:hAnsi="Times New Roman" w:cs="Times New Roman"/>
          <w:b/>
          <w:bCs/>
        </w:rPr>
      </w:pPr>
    </w:p>
    <w:p w14:paraId="2B8F9E8D" w14:textId="77777777" w:rsidR="002A531C" w:rsidRPr="00A749EA" w:rsidRDefault="002A531C" w:rsidP="002A531C">
      <w:pPr>
        <w:shd w:val="clear" w:color="auto" w:fill="FFFFFF"/>
        <w:spacing w:before="60" w:after="240"/>
        <w:rPr>
          <w:rFonts w:ascii="Times New Roman" w:hAnsi="Times New Roman" w:cs="Times New Roman"/>
          <w:b/>
          <w:bCs/>
          <w:color w:val="000000"/>
          <w:sz w:val="19"/>
          <w:szCs w:val="19"/>
        </w:rPr>
      </w:pPr>
      <w:r w:rsidRPr="00A749EA">
        <w:rPr>
          <w:rFonts w:ascii="Times New Roman" w:hAnsi="Times New Roman" w:cs="Times New Roman"/>
          <w:b/>
          <w:bCs/>
        </w:rPr>
        <w:t>Basic RSI Trading Strategy (average 0.0045% per trade across all instruments)</w:t>
      </w:r>
    </w:p>
    <w:p w14:paraId="3FC2450A" w14:textId="77777777" w:rsidR="002A531C" w:rsidRPr="00A56A86" w:rsidRDefault="002A531C" w:rsidP="002A531C">
      <w:pPr>
        <w:rPr>
          <w:rFonts w:ascii="Times New Roman" w:hAnsi="Times New Roman" w:cs="Times New Roman"/>
          <w:b/>
          <w:bCs/>
        </w:rPr>
      </w:pPr>
      <w:r w:rsidRPr="00A56A86">
        <w:rPr>
          <w:rFonts w:cs="Times New Roman"/>
          <w:noProof/>
        </w:rPr>
        <w:drawing>
          <wp:inline distT="0" distB="0" distL="0" distR="0" wp14:anchorId="381CF7E3" wp14:editId="4A5E8BE4">
            <wp:extent cx="5731510" cy="5859780"/>
            <wp:effectExtent l="0" t="0" r="2540" b="7620"/>
            <wp:docPr id="38" name="Picture 3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waterfall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859780"/>
                    </a:xfrm>
                    <a:prstGeom prst="rect">
                      <a:avLst/>
                    </a:prstGeom>
                    <a:noFill/>
                    <a:ln>
                      <a:noFill/>
                    </a:ln>
                  </pic:spPr>
                </pic:pic>
              </a:graphicData>
            </a:graphic>
          </wp:inline>
        </w:drawing>
      </w:r>
    </w:p>
    <w:p w14:paraId="1ADF64DB" w14:textId="77777777" w:rsidR="002A531C" w:rsidRPr="00A56A86" w:rsidRDefault="002A531C" w:rsidP="002A531C">
      <w:pPr>
        <w:rPr>
          <w:rFonts w:ascii="Times New Roman" w:hAnsi="Times New Roman" w:cs="Times New Roman"/>
          <w:b/>
          <w:bCs/>
        </w:rPr>
      </w:pPr>
    </w:p>
    <w:p w14:paraId="072CDF55" w14:textId="77777777" w:rsidR="002A531C" w:rsidRPr="00A56A86" w:rsidRDefault="002A531C" w:rsidP="002A531C">
      <w:pPr>
        <w:rPr>
          <w:rFonts w:ascii="Times New Roman" w:hAnsi="Times New Roman" w:cs="Times New Roman"/>
          <w:b/>
          <w:bCs/>
        </w:rPr>
      </w:pPr>
    </w:p>
    <w:p w14:paraId="5F807514" w14:textId="77777777" w:rsidR="002A531C" w:rsidRPr="00A56A86" w:rsidRDefault="002A531C" w:rsidP="002A531C">
      <w:pPr>
        <w:rPr>
          <w:rFonts w:ascii="Times New Roman" w:hAnsi="Times New Roman" w:cs="Times New Roman"/>
          <w:b/>
          <w:bCs/>
        </w:rPr>
      </w:pPr>
    </w:p>
    <w:p w14:paraId="5E1858C1" w14:textId="77777777" w:rsidR="002A531C" w:rsidRPr="00A56A86" w:rsidRDefault="002A531C" w:rsidP="002A531C">
      <w:pPr>
        <w:rPr>
          <w:rFonts w:ascii="Times New Roman" w:hAnsi="Times New Roman" w:cs="Times New Roman"/>
          <w:b/>
          <w:bCs/>
        </w:rPr>
      </w:pPr>
    </w:p>
    <w:p w14:paraId="6711D1CE" w14:textId="77777777" w:rsidR="002A531C" w:rsidRPr="00A56A86" w:rsidRDefault="002A531C" w:rsidP="002A531C">
      <w:pPr>
        <w:rPr>
          <w:rFonts w:ascii="Times New Roman" w:hAnsi="Times New Roman" w:cs="Times New Roman"/>
          <w:b/>
          <w:bCs/>
        </w:rPr>
      </w:pPr>
    </w:p>
    <w:p w14:paraId="31AAC90B" w14:textId="77777777" w:rsidR="002A531C" w:rsidRPr="00A56A86" w:rsidRDefault="002A531C" w:rsidP="002A531C">
      <w:pPr>
        <w:rPr>
          <w:rFonts w:ascii="Times New Roman" w:hAnsi="Times New Roman" w:cs="Times New Roman"/>
          <w:b/>
          <w:bCs/>
        </w:rPr>
      </w:pPr>
    </w:p>
    <w:p w14:paraId="7FEF7279" w14:textId="77777777" w:rsidR="002A531C" w:rsidRPr="00A56A86" w:rsidRDefault="002A531C" w:rsidP="002A531C">
      <w:pPr>
        <w:rPr>
          <w:rFonts w:ascii="Times New Roman" w:hAnsi="Times New Roman" w:cs="Times New Roman"/>
          <w:b/>
          <w:bCs/>
        </w:rPr>
      </w:pPr>
    </w:p>
    <w:p w14:paraId="2007971A" w14:textId="77777777" w:rsidR="002A531C" w:rsidRPr="00A56A86" w:rsidRDefault="002A531C" w:rsidP="002A531C">
      <w:pPr>
        <w:shd w:val="clear" w:color="auto" w:fill="FFFFFF"/>
        <w:spacing w:before="60" w:after="240"/>
        <w:rPr>
          <w:rFonts w:ascii="Times New Roman" w:hAnsi="Times New Roman" w:cs="Times New Roman"/>
        </w:rPr>
      </w:pPr>
    </w:p>
    <w:p w14:paraId="51FE21F9" w14:textId="77777777" w:rsidR="002A531C" w:rsidRPr="00A749EA" w:rsidRDefault="002A531C" w:rsidP="00A749EA">
      <w:pPr>
        <w:shd w:val="clear" w:color="auto" w:fill="FFFFFF"/>
        <w:spacing w:before="60" w:after="240"/>
        <w:rPr>
          <w:rFonts w:ascii="Times New Roman" w:hAnsi="Times New Roman" w:cs="Times New Roman"/>
        </w:rPr>
      </w:pPr>
    </w:p>
    <w:p w14:paraId="1D6A27E6" w14:textId="77777777" w:rsidR="002A531C" w:rsidRPr="00A749EA" w:rsidRDefault="002A531C" w:rsidP="002A531C">
      <w:pPr>
        <w:shd w:val="clear" w:color="auto" w:fill="FFFFFF"/>
        <w:spacing w:before="60" w:after="240"/>
        <w:rPr>
          <w:rFonts w:ascii="Times New Roman" w:hAnsi="Times New Roman" w:cs="Times New Roman"/>
          <w:b/>
          <w:bCs/>
          <w:color w:val="000000"/>
          <w:sz w:val="19"/>
          <w:szCs w:val="19"/>
        </w:rPr>
      </w:pPr>
      <w:r w:rsidRPr="00A749EA">
        <w:rPr>
          <w:rFonts w:ascii="Times New Roman" w:hAnsi="Times New Roman" w:cs="Times New Roman"/>
          <w:b/>
          <w:bCs/>
        </w:rPr>
        <w:t>Basic RSI Trading Strategy with Trend (average +0.157% per trade)</w:t>
      </w:r>
    </w:p>
    <w:p w14:paraId="0C895F40" w14:textId="77777777" w:rsidR="002A531C" w:rsidRPr="00A56A86" w:rsidRDefault="002A531C" w:rsidP="002A531C">
      <w:pPr>
        <w:rPr>
          <w:rFonts w:ascii="Times New Roman" w:hAnsi="Times New Roman" w:cs="Times New Roman"/>
          <w:b/>
          <w:bCs/>
        </w:rPr>
      </w:pPr>
      <w:r w:rsidRPr="00A56A86">
        <w:rPr>
          <w:rFonts w:ascii="Times New Roman" w:hAnsi="Times New Roman" w:cs="Times New Roman"/>
          <w:b/>
          <w:bCs/>
          <w:noProof/>
        </w:rPr>
        <w:drawing>
          <wp:inline distT="0" distB="0" distL="0" distR="0" wp14:anchorId="28298E29" wp14:editId="5D3F76B0">
            <wp:extent cx="5731510" cy="5943600"/>
            <wp:effectExtent l="0" t="0" r="2540" b="0"/>
            <wp:docPr id="30" name="Picture 3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waterfall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943600"/>
                    </a:xfrm>
                    <a:prstGeom prst="rect">
                      <a:avLst/>
                    </a:prstGeom>
                    <a:noFill/>
                    <a:ln>
                      <a:noFill/>
                    </a:ln>
                  </pic:spPr>
                </pic:pic>
              </a:graphicData>
            </a:graphic>
          </wp:inline>
        </w:drawing>
      </w:r>
    </w:p>
    <w:p w14:paraId="0D17D2AD" w14:textId="77777777" w:rsidR="002A531C" w:rsidRPr="00A56A86" w:rsidRDefault="002A531C" w:rsidP="002A531C">
      <w:pPr>
        <w:rPr>
          <w:rFonts w:ascii="Times New Roman" w:hAnsi="Times New Roman" w:cs="Times New Roman"/>
          <w:b/>
          <w:bCs/>
        </w:rPr>
      </w:pPr>
    </w:p>
    <w:p w14:paraId="65F9E1B4" w14:textId="77777777" w:rsidR="002A531C" w:rsidRPr="00A56A86" w:rsidRDefault="002A531C" w:rsidP="002A531C">
      <w:pPr>
        <w:rPr>
          <w:rFonts w:ascii="Times New Roman" w:hAnsi="Times New Roman" w:cs="Times New Roman"/>
          <w:b/>
          <w:bCs/>
        </w:rPr>
      </w:pPr>
    </w:p>
    <w:p w14:paraId="3E54B2B2" w14:textId="77777777" w:rsidR="002A531C" w:rsidRPr="00A56A86" w:rsidRDefault="002A531C" w:rsidP="002A531C">
      <w:pPr>
        <w:rPr>
          <w:rFonts w:ascii="Times New Roman" w:hAnsi="Times New Roman" w:cs="Times New Roman"/>
          <w:b/>
          <w:bCs/>
        </w:rPr>
      </w:pPr>
    </w:p>
    <w:p w14:paraId="52583D9D" w14:textId="77777777" w:rsidR="002A531C" w:rsidRPr="00A56A86" w:rsidRDefault="002A531C" w:rsidP="002A531C">
      <w:pPr>
        <w:rPr>
          <w:rFonts w:ascii="Times New Roman" w:hAnsi="Times New Roman" w:cs="Times New Roman"/>
          <w:b/>
          <w:bCs/>
        </w:rPr>
      </w:pPr>
    </w:p>
    <w:p w14:paraId="30434207" w14:textId="68317AFC" w:rsidR="002A531C" w:rsidRPr="00A56A86" w:rsidRDefault="002A531C" w:rsidP="002A531C">
      <w:pPr>
        <w:rPr>
          <w:rFonts w:ascii="Times New Roman" w:hAnsi="Times New Roman" w:cs="Times New Roman"/>
          <w:b/>
          <w:bCs/>
        </w:rPr>
      </w:pPr>
    </w:p>
    <w:p w14:paraId="1F48C99B" w14:textId="77777777" w:rsidR="002A531C" w:rsidRPr="00A56A86" w:rsidRDefault="002A531C" w:rsidP="002A531C">
      <w:pPr>
        <w:shd w:val="clear" w:color="auto" w:fill="FFFFFF"/>
        <w:spacing w:before="60" w:after="240"/>
        <w:rPr>
          <w:rFonts w:ascii="Times New Roman" w:hAnsi="Times New Roman" w:cs="Times New Roman"/>
          <w:b/>
          <w:bCs/>
          <w:color w:val="000000"/>
          <w:sz w:val="19"/>
          <w:szCs w:val="19"/>
        </w:rPr>
      </w:pPr>
      <w:r w:rsidRPr="00A56A86">
        <w:rPr>
          <w:rFonts w:ascii="Times New Roman" w:hAnsi="Times New Roman" w:cs="Times New Roman"/>
          <w:b/>
          <w:bCs/>
        </w:rPr>
        <w:t>RSI Trading Strategy with Price Diff between Price and EMA200 (average 2.53% per trade)</w:t>
      </w:r>
    </w:p>
    <w:p w14:paraId="466B0897" w14:textId="77777777" w:rsidR="002A531C" w:rsidRPr="00A56A86" w:rsidRDefault="002A531C" w:rsidP="002A531C">
      <w:pPr>
        <w:rPr>
          <w:rFonts w:ascii="Times New Roman" w:hAnsi="Times New Roman" w:cs="Times New Roman"/>
          <w:b/>
          <w:bCs/>
        </w:rPr>
      </w:pPr>
      <w:r w:rsidRPr="00A56A86">
        <w:rPr>
          <w:rFonts w:ascii="Times New Roman" w:hAnsi="Times New Roman" w:cs="Times New Roman"/>
          <w:b/>
          <w:bCs/>
          <w:noProof/>
        </w:rPr>
        <w:drawing>
          <wp:inline distT="0" distB="0" distL="0" distR="0" wp14:anchorId="66B915D4" wp14:editId="65874253">
            <wp:extent cx="5731510" cy="5988685"/>
            <wp:effectExtent l="0" t="0" r="2540" b="0"/>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988685"/>
                    </a:xfrm>
                    <a:prstGeom prst="rect">
                      <a:avLst/>
                    </a:prstGeom>
                    <a:noFill/>
                    <a:ln>
                      <a:noFill/>
                    </a:ln>
                  </pic:spPr>
                </pic:pic>
              </a:graphicData>
            </a:graphic>
          </wp:inline>
        </w:drawing>
      </w:r>
    </w:p>
    <w:p w14:paraId="13355510" w14:textId="77777777" w:rsidR="002A531C" w:rsidRPr="00A56A86" w:rsidRDefault="002A531C" w:rsidP="002A531C">
      <w:pPr>
        <w:rPr>
          <w:rFonts w:ascii="Times New Roman" w:hAnsi="Times New Roman" w:cs="Times New Roman"/>
          <w:b/>
          <w:bCs/>
        </w:rPr>
      </w:pPr>
    </w:p>
    <w:p w14:paraId="000CEFE1" w14:textId="77777777" w:rsidR="002A531C" w:rsidRPr="00A56A86" w:rsidRDefault="002A531C" w:rsidP="002A531C">
      <w:pPr>
        <w:rPr>
          <w:rFonts w:ascii="Times New Roman" w:hAnsi="Times New Roman" w:cs="Times New Roman"/>
          <w:b/>
          <w:bCs/>
        </w:rPr>
      </w:pPr>
    </w:p>
    <w:p w14:paraId="0B5B2C89" w14:textId="77777777" w:rsidR="002A531C" w:rsidRPr="00A56A86" w:rsidRDefault="002A531C" w:rsidP="002A531C">
      <w:pPr>
        <w:rPr>
          <w:rFonts w:ascii="Times New Roman" w:hAnsi="Times New Roman" w:cs="Times New Roman"/>
          <w:b/>
          <w:bCs/>
        </w:rPr>
      </w:pPr>
    </w:p>
    <w:p w14:paraId="43C8342D" w14:textId="77777777" w:rsidR="002A531C" w:rsidRPr="00A56A86" w:rsidRDefault="002A531C" w:rsidP="002A531C">
      <w:pPr>
        <w:rPr>
          <w:rFonts w:ascii="Times New Roman" w:hAnsi="Times New Roman" w:cs="Times New Roman"/>
          <w:b/>
          <w:bCs/>
        </w:rPr>
      </w:pPr>
    </w:p>
    <w:p w14:paraId="72867084" w14:textId="77777777" w:rsidR="002A531C" w:rsidRPr="00A56A86" w:rsidRDefault="002A531C" w:rsidP="002A531C">
      <w:pPr>
        <w:rPr>
          <w:rFonts w:ascii="Times New Roman" w:hAnsi="Times New Roman" w:cs="Times New Roman"/>
          <w:b/>
          <w:bCs/>
        </w:rPr>
      </w:pPr>
    </w:p>
    <w:p w14:paraId="2A975B3C" w14:textId="77777777" w:rsidR="002A531C" w:rsidRPr="00A56A86" w:rsidRDefault="002A531C" w:rsidP="002A531C">
      <w:pPr>
        <w:rPr>
          <w:rFonts w:ascii="Times New Roman" w:hAnsi="Times New Roman" w:cs="Times New Roman"/>
          <w:b/>
          <w:bCs/>
        </w:rPr>
      </w:pPr>
    </w:p>
    <w:p w14:paraId="0B93DA34" w14:textId="77777777" w:rsidR="002A531C" w:rsidRPr="00A56A86" w:rsidRDefault="002A531C" w:rsidP="002A531C">
      <w:pPr>
        <w:rPr>
          <w:rFonts w:ascii="Times New Roman" w:hAnsi="Times New Roman" w:cs="Times New Roman"/>
          <w:b/>
          <w:bCs/>
        </w:rPr>
      </w:pPr>
    </w:p>
    <w:p w14:paraId="4226A25B" w14:textId="77777777" w:rsidR="002A531C" w:rsidRPr="00A56A86" w:rsidRDefault="002A531C" w:rsidP="002A531C">
      <w:pPr>
        <w:rPr>
          <w:rFonts w:ascii="Times New Roman" w:hAnsi="Times New Roman" w:cs="Times New Roman"/>
          <w:b/>
          <w:bCs/>
        </w:rPr>
      </w:pPr>
    </w:p>
    <w:p w14:paraId="5F2F5001" w14:textId="77777777" w:rsidR="002A531C" w:rsidRPr="00A56A86" w:rsidRDefault="002A531C" w:rsidP="002A531C">
      <w:pPr>
        <w:shd w:val="clear" w:color="auto" w:fill="FFFFFF"/>
        <w:spacing w:before="60" w:after="240"/>
        <w:rPr>
          <w:rFonts w:ascii="Times New Roman" w:hAnsi="Times New Roman" w:cs="Times New Roman"/>
          <w:b/>
          <w:bCs/>
          <w:color w:val="000000"/>
          <w:sz w:val="19"/>
          <w:szCs w:val="19"/>
        </w:rPr>
      </w:pPr>
      <w:r w:rsidRPr="00A56A86">
        <w:rPr>
          <w:rFonts w:ascii="Times New Roman" w:hAnsi="Times New Roman" w:cs="Times New Roman"/>
          <w:b/>
          <w:bCs/>
        </w:rPr>
        <w:t>RSI Trading Strategy with Price Diff between Price and EMA200 (&gt;0.1) and Price Relative ATR (&lt;10)  (average 4.49% per trade)</w:t>
      </w:r>
    </w:p>
    <w:p w14:paraId="351D1320" w14:textId="77777777" w:rsidR="002A531C" w:rsidRDefault="002A531C" w:rsidP="002A531C">
      <w:pPr>
        <w:rPr>
          <w:rFonts w:ascii="Times New Roman" w:hAnsi="Times New Roman" w:cs="Times New Roman"/>
          <w:b/>
          <w:bCs/>
        </w:rPr>
      </w:pPr>
      <w:r w:rsidRPr="00A56A86">
        <w:rPr>
          <w:rFonts w:ascii="Times New Roman" w:hAnsi="Times New Roman" w:cs="Times New Roman"/>
          <w:b/>
          <w:bCs/>
          <w:noProof/>
        </w:rPr>
        <w:lastRenderedPageBreak/>
        <w:drawing>
          <wp:inline distT="0" distB="0" distL="0" distR="0" wp14:anchorId="110861F7" wp14:editId="09A30538">
            <wp:extent cx="5731510" cy="5988685"/>
            <wp:effectExtent l="0" t="0" r="2540" b="0"/>
            <wp:docPr id="36" name="Picture 36"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hape, squar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988685"/>
                    </a:xfrm>
                    <a:prstGeom prst="rect">
                      <a:avLst/>
                    </a:prstGeom>
                    <a:noFill/>
                    <a:ln>
                      <a:noFill/>
                    </a:ln>
                  </pic:spPr>
                </pic:pic>
              </a:graphicData>
            </a:graphic>
          </wp:inline>
        </w:drawing>
      </w:r>
    </w:p>
    <w:p w14:paraId="37738785" w14:textId="77777777" w:rsidR="002A531C" w:rsidRDefault="002A531C" w:rsidP="002A531C">
      <w:pPr>
        <w:rPr>
          <w:rFonts w:ascii="Times New Roman" w:hAnsi="Times New Roman" w:cs="Times New Roman"/>
          <w:b/>
          <w:bCs/>
        </w:rPr>
      </w:pPr>
    </w:p>
    <w:p w14:paraId="6622CB70" w14:textId="77777777" w:rsidR="002A531C" w:rsidRDefault="002A531C" w:rsidP="002A531C">
      <w:pPr>
        <w:rPr>
          <w:rFonts w:ascii="Times New Roman" w:hAnsi="Times New Roman" w:cs="Times New Roman"/>
          <w:b/>
          <w:bCs/>
        </w:rPr>
      </w:pPr>
    </w:p>
    <w:p w14:paraId="5FE36486" w14:textId="77777777" w:rsidR="002A531C" w:rsidRDefault="002A531C" w:rsidP="002A531C">
      <w:pPr>
        <w:rPr>
          <w:rFonts w:ascii="Times New Roman" w:hAnsi="Times New Roman" w:cs="Times New Roman"/>
          <w:b/>
          <w:bCs/>
        </w:rPr>
      </w:pPr>
    </w:p>
    <w:p w14:paraId="3194448B" w14:textId="77777777" w:rsidR="002A531C" w:rsidRDefault="002A531C" w:rsidP="002A531C">
      <w:pPr>
        <w:rPr>
          <w:rFonts w:ascii="Times New Roman" w:hAnsi="Times New Roman" w:cs="Times New Roman"/>
          <w:b/>
          <w:bCs/>
        </w:rPr>
      </w:pPr>
    </w:p>
    <w:p w14:paraId="20165680" w14:textId="77777777" w:rsidR="002A531C" w:rsidRDefault="002A531C" w:rsidP="002A531C">
      <w:pPr>
        <w:rPr>
          <w:rFonts w:ascii="Times New Roman" w:hAnsi="Times New Roman" w:cs="Times New Roman"/>
          <w:b/>
          <w:bCs/>
        </w:rPr>
      </w:pPr>
    </w:p>
    <w:p w14:paraId="1401235A" w14:textId="77777777" w:rsidR="002A531C" w:rsidRDefault="002A531C" w:rsidP="002A531C">
      <w:pPr>
        <w:rPr>
          <w:rFonts w:ascii="Times New Roman" w:hAnsi="Times New Roman" w:cs="Times New Roman"/>
          <w:b/>
          <w:bCs/>
        </w:rPr>
      </w:pPr>
    </w:p>
    <w:p w14:paraId="0AB5E5AD" w14:textId="77777777" w:rsidR="002A531C" w:rsidRDefault="002A531C" w:rsidP="002A531C">
      <w:pPr>
        <w:rPr>
          <w:rFonts w:ascii="Times New Roman" w:hAnsi="Times New Roman" w:cs="Times New Roman"/>
          <w:b/>
          <w:bCs/>
        </w:rPr>
      </w:pPr>
      <w:r>
        <w:rPr>
          <w:rFonts w:ascii="Times New Roman" w:hAnsi="Times New Roman" w:cs="Times New Roman"/>
          <w:b/>
          <w:bCs/>
        </w:rPr>
        <w:t xml:space="preserve">MACD Trading Strategy </w:t>
      </w:r>
      <w:r w:rsidRPr="00A56A86">
        <w:rPr>
          <w:rFonts w:ascii="Times New Roman" w:hAnsi="Times New Roman" w:cs="Times New Roman"/>
          <w:b/>
          <w:bCs/>
        </w:rPr>
        <w:t xml:space="preserve">(average </w:t>
      </w:r>
      <w:r>
        <w:rPr>
          <w:rFonts w:ascii="Times New Roman" w:hAnsi="Times New Roman" w:cs="Times New Roman"/>
          <w:b/>
          <w:bCs/>
        </w:rPr>
        <w:t>1.77</w:t>
      </w:r>
      <w:r w:rsidRPr="00A56A86">
        <w:rPr>
          <w:rFonts w:ascii="Times New Roman" w:hAnsi="Times New Roman" w:cs="Times New Roman"/>
          <w:b/>
          <w:bCs/>
        </w:rPr>
        <w:t>% per trade)</w:t>
      </w:r>
    </w:p>
    <w:p w14:paraId="7F38D73D" w14:textId="77777777" w:rsidR="002A531C" w:rsidRDefault="002A531C" w:rsidP="002A531C">
      <w:pPr>
        <w:rPr>
          <w:rFonts w:ascii="Times New Roman" w:hAnsi="Times New Roman" w:cs="Times New Roman"/>
          <w:b/>
          <w:bCs/>
        </w:rPr>
      </w:pPr>
      <w:r>
        <w:rPr>
          <w:noProof/>
        </w:rPr>
        <w:lastRenderedPageBreak/>
        <w:drawing>
          <wp:inline distT="0" distB="0" distL="0" distR="0" wp14:anchorId="4E0BE991" wp14:editId="3A0C50AB">
            <wp:extent cx="6055742" cy="6327689"/>
            <wp:effectExtent l="0" t="0" r="2540" b="0"/>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55742" cy="6327689"/>
                    </a:xfrm>
                    <a:prstGeom prst="rect">
                      <a:avLst/>
                    </a:prstGeom>
                  </pic:spPr>
                </pic:pic>
              </a:graphicData>
            </a:graphic>
          </wp:inline>
        </w:drawing>
      </w:r>
    </w:p>
    <w:p w14:paraId="42A6449C" w14:textId="3AC3EBFA" w:rsidR="002A531C" w:rsidRDefault="002A531C" w:rsidP="002A531C">
      <w:pPr>
        <w:rPr>
          <w:rFonts w:ascii="Times New Roman" w:hAnsi="Times New Roman" w:cs="Times New Roman"/>
          <w:b/>
          <w:bCs/>
        </w:rPr>
      </w:pPr>
    </w:p>
    <w:p w14:paraId="7FA2DB7A" w14:textId="77777777" w:rsidR="002A531C" w:rsidRDefault="002A531C" w:rsidP="002A531C">
      <w:pPr>
        <w:rPr>
          <w:rFonts w:ascii="Times New Roman" w:hAnsi="Times New Roman" w:cs="Times New Roman"/>
          <w:b/>
          <w:bCs/>
        </w:rPr>
      </w:pPr>
      <w:r>
        <w:rPr>
          <w:rFonts w:ascii="Times New Roman" w:hAnsi="Times New Roman" w:cs="Times New Roman"/>
          <w:b/>
          <w:bCs/>
        </w:rPr>
        <w:t xml:space="preserve">MACD Trading Strategy with Trend </w:t>
      </w:r>
      <w:r w:rsidRPr="00A56A86">
        <w:rPr>
          <w:rFonts w:ascii="Times New Roman" w:hAnsi="Times New Roman" w:cs="Times New Roman"/>
          <w:b/>
          <w:bCs/>
        </w:rPr>
        <w:t xml:space="preserve">(average </w:t>
      </w:r>
      <w:r>
        <w:rPr>
          <w:rFonts w:ascii="Times New Roman" w:hAnsi="Times New Roman" w:cs="Times New Roman"/>
          <w:b/>
          <w:bCs/>
        </w:rPr>
        <w:t>2.01</w:t>
      </w:r>
      <w:r w:rsidRPr="00A56A86">
        <w:rPr>
          <w:rFonts w:ascii="Times New Roman" w:hAnsi="Times New Roman" w:cs="Times New Roman"/>
          <w:b/>
          <w:bCs/>
        </w:rPr>
        <w:t>% per trade)</w:t>
      </w:r>
    </w:p>
    <w:p w14:paraId="25CACA1D" w14:textId="77777777" w:rsidR="002A531C" w:rsidRDefault="002A531C" w:rsidP="002A531C">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057F86AB" wp14:editId="085DF9BC">
            <wp:extent cx="6332268" cy="6566287"/>
            <wp:effectExtent l="0" t="0" r="0" b="0"/>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6038" cy="6570196"/>
                    </a:xfrm>
                    <a:prstGeom prst="rect">
                      <a:avLst/>
                    </a:prstGeom>
                    <a:noFill/>
                  </pic:spPr>
                </pic:pic>
              </a:graphicData>
            </a:graphic>
          </wp:inline>
        </w:drawing>
      </w:r>
    </w:p>
    <w:p w14:paraId="6FB87880" w14:textId="77777777" w:rsidR="002A531C" w:rsidRDefault="002A531C" w:rsidP="002A531C">
      <w:pPr>
        <w:rPr>
          <w:rFonts w:ascii="Times New Roman" w:hAnsi="Times New Roman" w:cs="Times New Roman"/>
          <w:b/>
          <w:bCs/>
        </w:rPr>
      </w:pPr>
      <w:r>
        <w:rPr>
          <w:rFonts w:ascii="Times New Roman" w:hAnsi="Times New Roman" w:cs="Times New Roman"/>
          <w:b/>
          <w:bCs/>
        </w:rPr>
        <w:br w:type="page"/>
      </w:r>
    </w:p>
    <w:p w14:paraId="12F3A8A9" w14:textId="77777777" w:rsidR="002A531C" w:rsidRDefault="002A531C" w:rsidP="002A531C">
      <w:pPr>
        <w:rPr>
          <w:rFonts w:ascii="Times New Roman" w:hAnsi="Times New Roman" w:cs="Times New Roman"/>
          <w:b/>
          <w:bCs/>
        </w:rPr>
      </w:pPr>
      <w:r>
        <w:rPr>
          <w:rFonts w:ascii="Times New Roman" w:hAnsi="Times New Roman" w:cs="Times New Roman"/>
          <w:b/>
          <w:bCs/>
        </w:rPr>
        <w:lastRenderedPageBreak/>
        <w:t xml:space="preserve">MACD Trading Strategy with </w:t>
      </w:r>
      <w:r w:rsidRPr="00A56A86">
        <w:rPr>
          <w:rFonts w:ascii="Times New Roman" w:hAnsi="Times New Roman" w:cs="Times New Roman"/>
          <w:b/>
          <w:bCs/>
        </w:rPr>
        <w:t xml:space="preserve">Price Diff between Price and EMA200 </w:t>
      </w:r>
      <w:r>
        <w:rPr>
          <w:rFonts w:ascii="Times New Roman" w:hAnsi="Times New Roman" w:cs="Times New Roman"/>
          <w:b/>
          <w:bCs/>
        </w:rPr>
        <w:t xml:space="preserve">(&gt; 0.2) </w:t>
      </w:r>
      <w:r w:rsidRPr="00A56A86">
        <w:rPr>
          <w:rFonts w:ascii="Times New Roman" w:hAnsi="Times New Roman" w:cs="Times New Roman"/>
          <w:b/>
          <w:bCs/>
        </w:rPr>
        <w:t xml:space="preserve">(average </w:t>
      </w:r>
      <w:r>
        <w:rPr>
          <w:rFonts w:ascii="Times New Roman" w:hAnsi="Times New Roman" w:cs="Times New Roman"/>
          <w:b/>
          <w:bCs/>
        </w:rPr>
        <w:t>5.15</w:t>
      </w:r>
      <w:r w:rsidRPr="00A56A86">
        <w:rPr>
          <w:rFonts w:ascii="Times New Roman" w:hAnsi="Times New Roman" w:cs="Times New Roman"/>
          <w:b/>
          <w:bCs/>
        </w:rPr>
        <w:t>% per trade)</w:t>
      </w:r>
    </w:p>
    <w:p w14:paraId="289A0D13" w14:textId="77777777" w:rsidR="002A531C" w:rsidRPr="00A56A86" w:rsidRDefault="002A531C" w:rsidP="002A531C">
      <w:pPr>
        <w:rPr>
          <w:rFonts w:ascii="Times New Roman" w:hAnsi="Times New Roman" w:cs="Times New Roman"/>
          <w:b/>
          <w:bCs/>
        </w:rPr>
      </w:pPr>
      <w:r>
        <w:rPr>
          <w:b/>
          <w:bCs/>
          <w:noProof/>
        </w:rPr>
        <w:drawing>
          <wp:inline distT="0" distB="0" distL="0" distR="0" wp14:anchorId="184249D6" wp14:editId="4217547C">
            <wp:extent cx="5731510" cy="5942965"/>
            <wp:effectExtent l="0" t="0" r="2540" b="635"/>
            <wp:docPr id="44" name="Picture 4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shap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942965"/>
                    </a:xfrm>
                    <a:prstGeom prst="rect">
                      <a:avLst/>
                    </a:prstGeom>
                    <a:noFill/>
                    <a:ln>
                      <a:noFill/>
                    </a:ln>
                  </pic:spPr>
                </pic:pic>
              </a:graphicData>
            </a:graphic>
          </wp:inline>
        </w:drawing>
      </w:r>
    </w:p>
    <w:p w14:paraId="38F455CA" w14:textId="77777777" w:rsidR="002A531C" w:rsidRDefault="002A531C" w:rsidP="002A531C">
      <w:pPr>
        <w:rPr>
          <w:rFonts w:ascii="Times New Roman" w:hAnsi="Times New Roman" w:cs="Times New Roman"/>
          <w:b/>
          <w:bCs/>
        </w:rPr>
      </w:pPr>
    </w:p>
    <w:p w14:paraId="108BEF97" w14:textId="77777777" w:rsidR="002A531C" w:rsidRDefault="002A531C" w:rsidP="002A531C">
      <w:pPr>
        <w:rPr>
          <w:rFonts w:ascii="Times New Roman" w:hAnsi="Times New Roman" w:cs="Times New Roman"/>
          <w:b/>
          <w:bCs/>
        </w:rPr>
      </w:pPr>
      <w:r>
        <w:rPr>
          <w:rFonts w:ascii="Times New Roman" w:hAnsi="Times New Roman" w:cs="Times New Roman"/>
          <w:b/>
          <w:bCs/>
        </w:rPr>
        <w:br w:type="page"/>
      </w:r>
    </w:p>
    <w:p w14:paraId="63733916" w14:textId="77777777" w:rsidR="002A531C" w:rsidRDefault="002A531C" w:rsidP="002A531C">
      <w:pPr>
        <w:shd w:val="clear" w:color="auto" w:fill="FFFFFF"/>
        <w:spacing w:before="60" w:after="240"/>
        <w:rPr>
          <w:rFonts w:ascii="Times New Roman" w:hAnsi="Times New Roman" w:cs="Times New Roman"/>
          <w:b/>
          <w:bCs/>
        </w:rPr>
      </w:pPr>
      <w:r>
        <w:rPr>
          <w:rFonts w:ascii="Times New Roman" w:hAnsi="Times New Roman" w:cs="Times New Roman"/>
          <w:b/>
          <w:bCs/>
        </w:rPr>
        <w:lastRenderedPageBreak/>
        <w:t>MACD</w:t>
      </w:r>
      <w:r w:rsidRPr="00407CAA">
        <w:rPr>
          <w:rFonts w:ascii="Times New Roman" w:hAnsi="Times New Roman" w:cs="Times New Roman"/>
          <w:b/>
          <w:bCs/>
        </w:rPr>
        <w:t xml:space="preserve"> Trading Strategy with Price Diff between Price and EMA200 (&gt;0.</w:t>
      </w:r>
      <w:r>
        <w:rPr>
          <w:rFonts w:ascii="Times New Roman" w:hAnsi="Times New Roman" w:cs="Times New Roman"/>
          <w:b/>
          <w:bCs/>
        </w:rPr>
        <w:t>5</w:t>
      </w:r>
      <w:r w:rsidRPr="00407CAA">
        <w:rPr>
          <w:rFonts w:ascii="Times New Roman" w:hAnsi="Times New Roman" w:cs="Times New Roman"/>
          <w:b/>
          <w:bCs/>
        </w:rPr>
        <w:t>) and Price Relative ATR (&lt;</w:t>
      </w:r>
      <w:r>
        <w:rPr>
          <w:rFonts w:ascii="Times New Roman" w:hAnsi="Times New Roman" w:cs="Times New Roman"/>
          <w:b/>
          <w:bCs/>
        </w:rPr>
        <w:t>30</w:t>
      </w:r>
      <w:r w:rsidRPr="00407CAA">
        <w:rPr>
          <w:rFonts w:ascii="Times New Roman" w:hAnsi="Times New Roman" w:cs="Times New Roman"/>
          <w:b/>
          <w:bCs/>
        </w:rPr>
        <w:t xml:space="preserve">)  (average </w:t>
      </w:r>
      <w:r>
        <w:rPr>
          <w:rFonts w:ascii="Times New Roman" w:hAnsi="Times New Roman" w:cs="Times New Roman"/>
          <w:b/>
          <w:bCs/>
        </w:rPr>
        <w:t>6.70</w:t>
      </w:r>
      <w:r w:rsidRPr="00407CAA">
        <w:rPr>
          <w:rFonts w:ascii="Times New Roman" w:hAnsi="Times New Roman" w:cs="Times New Roman"/>
          <w:b/>
          <w:bCs/>
        </w:rPr>
        <w:t>% per trade)</w:t>
      </w:r>
    </w:p>
    <w:p w14:paraId="5661FAE6" w14:textId="77777777" w:rsidR="002A531C" w:rsidRDefault="002A531C" w:rsidP="002A531C">
      <w:pPr>
        <w:shd w:val="clear" w:color="auto" w:fill="FFFFFF"/>
        <w:spacing w:before="60" w:after="240"/>
        <w:rPr>
          <w:rFonts w:ascii="Times New Roman" w:hAnsi="Times New Roman" w:cs="Times New Roman"/>
          <w:b/>
          <w:bCs/>
          <w:color w:val="000000"/>
          <w:sz w:val="19"/>
          <w:szCs w:val="19"/>
        </w:rPr>
      </w:pPr>
      <w:r>
        <w:rPr>
          <w:b/>
          <w:bCs/>
          <w:noProof/>
          <w:color w:val="000000"/>
          <w:sz w:val="19"/>
          <w:szCs w:val="19"/>
        </w:rPr>
        <w:drawing>
          <wp:inline distT="0" distB="0" distL="0" distR="0" wp14:anchorId="1410E64D" wp14:editId="675FD5DD">
            <wp:extent cx="5731510" cy="5942965"/>
            <wp:effectExtent l="0" t="0" r="2540" b="635"/>
            <wp:docPr id="45" name="Picture 4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shap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942965"/>
                    </a:xfrm>
                    <a:prstGeom prst="rect">
                      <a:avLst/>
                    </a:prstGeom>
                    <a:noFill/>
                    <a:ln>
                      <a:noFill/>
                    </a:ln>
                  </pic:spPr>
                </pic:pic>
              </a:graphicData>
            </a:graphic>
          </wp:inline>
        </w:drawing>
      </w:r>
    </w:p>
    <w:p w14:paraId="07E337B4" w14:textId="77777777" w:rsidR="002A531C" w:rsidRDefault="002A531C" w:rsidP="002A531C">
      <w:pPr>
        <w:shd w:val="clear" w:color="auto" w:fill="FFFFFF"/>
        <w:spacing w:before="60" w:after="240"/>
        <w:rPr>
          <w:rFonts w:ascii="Times New Roman" w:hAnsi="Times New Roman" w:cs="Times New Roman"/>
          <w:b/>
          <w:bCs/>
          <w:color w:val="000000"/>
          <w:sz w:val="19"/>
          <w:szCs w:val="19"/>
        </w:rPr>
      </w:pPr>
    </w:p>
    <w:p w14:paraId="32DCA851" w14:textId="77777777" w:rsidR="002A531C" w:rsidRDefault="002A531C" w:rsidP="002A531C">
      <w:pPr>
        <w:shd w:val="clear" w:color="auto" w:fill="FFFFFF"/>
        <w:spacing w:before="60" w:after="240"/>
        <w:rPr>
          <w:rFonts w:ascii="Times New Roman" w:hAnsi="Times New Roman" w:cs="Times New Roman"/>
          <w:b/>
          <w:bCs/>
          <w:color w:val="000000"/>
          <w:sz w:val="19"/>
          <w:szCs w:val="19"/>
        </w:rPr>
      </w:pPr>
    </w:p>
    <w:p w14:paraId="5632008B" w14:textId="77777777" w:rsidR="002A531C" w:rsidRDefault="002A531C" w:rsidP="002A531C">
      <w:pPr>
        <w:shd w:val="clear" w:color="auto" w:fill="FFFFFF"/>
        <w:spacing w:before="60" w:after="240"/>
        <w:rPr>
          <w:rFonts w:ascii="Times New Roman" w:hAnsi="Times New Roman" w:cs="Times New Roman"/>
          <w:b/>
          <w:bCs/>
          <w:color w:val="000000"/>
          <w:sz w:val="19"/>
          <w:szCs w:val="19"/>
        </w:rPr>
      </w:pPr>
    </w:p>
    <w:p w14:paraId="574BBB85" w14:textId="77777777" w:rsidR="002A531C" w:rsidRDefault="002A531C" w:rsidP="002A531C">
      <w:pPr>
        <w:shd w:val="clear" w:color="auto" w:fill="FFFFFF"/>
        <w:spacing w:before="60" w:after="240"/>
        <w:rPr>
          <w:rFonts w:ascii="Times New Roman" w:hAnsi="Times New Roman" w:cs="Times New Roman"/>
          <w:b/>
          <w:bCs/>
          <w:color w:val="000000"/>
          <w:sz w:val="19"/>
          <w:szCs w:val="19"/>
        </w:rPr>
      </w:pPr>
    </w:p>
    <w:p w14:paraId="0F65D428" w14:textId="77777777" w:rsidR="002A531C" w:rsidRDefault="002A531C" w:rsidP="002A531C">
      <w:pPr>
        <w:shd w:val="clear" w:color="auto" w:fill="FFFFFF"/>
        <w:spacing w:before="60" w:after="240"/>
        <w:rPr>
          <w:rFonts w:ascii="Times New Roman" w:hAnsi="Times New Roman" w:cs="Times New Roman"/>
          <w:b/>
          <w:bCs/>
          <w:color w:val="000000"/>
          <w:sz w:val="19"/>
          <w:szCs w:val="19"/>
        </w:rPr>
      </w:pPr>
    </w:p>
    <w:p w14:paraId="5088B927" w14:textId="77777777" w:rsidR="002A531C" w:rsidRDefault="002A531C" w:rsidP="002A531C">
      <w:pPr>
        <w:shd w:val="clear" w:color="auto" w:fill="FFFFFF"/>
        <w:spacing w:before="60" w:after="240"/>
        <w:rPr>
          <w:rFonts w:ascii="Times New Roman" w:hAnsi="Times New Roman" w:cs="Times New Roman"/>
          <w:b/>
          <w:bCs/>
          <w:color w:val="000000"/>
          <w:sz w:val="19"/>
          <w:szCs w:val="19"/>
        </w:rPr>
      </w:pPr>
    </w:p>
    <w:p w14:paraId="2833F6F8" w14:textId="77777777" w:rsidR="002A531C" w:rsidRDefault="002A531C" w:rsidP="002A531C">
      <w:pPr>
        <w:shd w:val="clear" w:color="auto" w:fill="FFFFFF"/>
        <w:spacing w:before="60" w:after="240"/>
        <w:rPr>
          <w:rFonts w:ascii="Times New Roman" w:hAnsi="Times New Roman" w:cs="Times New Roman"/>
          <w:b/>
          <w:bCs/>
          <w:color w:val="000000"/>
          <w:sz w:val="19"/>
          <w:szCs w:val="19"/>
        </w:rPr>
      </w:pPr>
    </w:p>
    <w:p w14:paraId="6C964DD9" w14:textId="77777777" w:rsidR="002A531C" w:rsidRDefault="002A531C" w:rsidP="002A531C">
      <w:pPr>
        <w:shd w:val="clear" w:color="auto" w:fill="FFFFFF"/>
        <w:spacing w:before="60" w:after="240"/>
        <w:rPr>
          <w:rFonts w:ascii="Times New Roman" w:hAnsi="Times New Roman" w:cs="Times New Roman"/>
          <w:b/>
          <w:bCs/>
        </w:rPr>
      </w:pPr>
      <w:r>
        <w:rPr>
          <w:rFonts w:ascii="Times New Roman" w:hAnsi="Times New Roman" w:cs="Times New Roman"/>
          <w:b/>
          <w:bCs/>
        </w:rPr>
        <w:t>BTC Hourly vs Daily Timeframe Trade Performance</w:t>
      </w:r>
    </w:p>
    <w:p w14:paraId="5D358227" w14:textId="77777777" w:rsidR="002A531C" w:rsidRDefault="002A531C" w:rsidP="002A531C">
      <w:pPr>
        <w:shd w:val="clear" w:color="auto" w:fill="FFFFFF"/>
        <w:spacing w:before="60" w:after="240"/>
        <w:rPr>
          <w:rFonts w:ascii="Times New Roman" w:hAnsi="Times New Roman" w:cs="Times New Roman"/>
          <w:b/>
          <w:bCs/>
        </w:rPr>
      </w:pPr>
      <w:r>
        <w:rPr>
          <w:bCs/>
          <w:noProof/>
        </w:rPr>
        <w:drawing>
          <wp:inline distT="0" distB="0" distL="0" distR="0" wp14:anchorId="629C5A79" wp14:editId="2347AFF9">
            <wp:extent cx="5731510" cy="5942965"/>
            <wp:effectExtent l="0" t="0" r="2540" b="635"/>
            <wp:docPr id="48" name="Picture 4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waterfall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942965"/>
                    </a:xfrm>
                    <a:prstGeom prst="rect">
                      <a:avLst/>
                    </a:prstGeom>
                    <a:noFill/>
                    <a:ln>
                      <a:noFill/>
                    </a:ln>
                  </pic:spPr>
                </pic:pic>
              </a:graphicData>
            </a:graphic>
          </wp:inline>
        </w:drawing>
      </w:r>
    </w:p>
    <w:p w14:paraId="4547070E" w14:textId="77777777" w:rsidR="00497CCC" w:rsidRDefault="00497CCC" w:rsidP="002A531C">
      <w:pPr>
        <w:rPr>
          <w:rFonts w:ascii="Times New Roman" w:hAnsi="Times New Roman" w:cs="Times New Roman"/>
          <w:b/>
          <w:bCs/>
        </w:rPr>
      </w:pPr>
    </w:p>
    <w:p w14:paraId="376DE845" w14:textId="77777777" w:rsidR="00497CCC" w:rsidRDefault="00497CCC" w:rsidP="002A531C">
      <w:pPr>
        <w:rPr>
          <w:rFonts w:ascii="Times New Roman" w:hAnsi="Times New Roman" w:cs="Times New Roman"/>
          <w:b/>
          <w:bCs/>
        </w:rPr>
      </w:pPr>
    </w:p>
    <w:p w14:paraId="21445C83" w14:textId="77777777" w:rsidR="00497CCC" w:rsidRDefault="00497CCC" w:rsidP="002A531C">
      <w:pPr>
        <w:rPr>
          <w:rFonts w:ascii="Times New Roman" w:hAnsi="Times New Roman" w:cs="Times New Roman"/>
          <w:b/>
          <w:bCs/>
        </w:rPr>
      </w:pPr>
    </w:p>
    <w:p w14:paraId="00D00F24" w14:textId="0940A4A6" w:rsidR="00A749EA" w:rsidRDefault="00A749EA">
      <w:pPr>
        <w:rPr>
          <w:rFonts w:ascii="Times New Roman" w:hAnsi="Times New Roman" w:cs="Times New Roman"/>
          <w:b/>
          <w:bCs/>
        </w:rPr>
      </w:pPr>
      <w:r>
        <w:rPr>
          <w:rFonts w:ascii="Times New Roman" w:hAnsi="Times New Roman" w:cs="Times New Roman"/>
          <w:b/>
          <w:bCs/>
        </w:rPr>
        <w:lastRenderedPageBreak/>
        <w:br w:type="page"/>
      </w:r>
    </w:p>
    <w:p w14:paraId="360C553B" w14:textId="6252697A" w:rsidR="00061489" w:rsidRPr="00A56A86" w:rsidRDefault="00061489" w:rsidP="00061489">
      <w:pPr>
        <w:rPr>
          <w:rFonts w:ascii="Times New Roman" w:hAnsi="Times New Roman" w:cs="Times New Roman"/>
          <w:b/>
          <w:bCs/>
        </w:rPr>
      </w:pPr>
      <w:r>
        <w:rPr>
          <w:rFonts w:ascii="Times New Roman" w:hAnsi="Times New Roman" w:cs="Times New Roman"/>
          <w:b/>
          <w:bCs/>
        </w:rPr>
        <w:lastRenderedPageBreak/>
        <w:t>Holding Time = 1 Day (Average +1.68% per trade)</w:t>
      </w:r>
    </w:p>
    <w:p w14:paraId="0FF92B15" w14:textId="08150B6F" w:rsidR="00A749EA" w:rsidRDefault="00A749EA" w:rsidP="002A531C">
      <w:pPr>
        <w:rPr>
          <w:rFonts w:ascii="Times New Roman" w:hAnsi="Times New Roman" w:cs="Times New Roman"/>
          <w:b/>
          <w:bCs/>
        </w:rPr>
      </w:pPr>
    </w:p>
    <w:p w14:paraId="533D0CC4" w14:textId="77777777" w:rsidR="00061489" w:rsidRDefault="00061489">
      <w:pPr>
        <w:rPr>
          <w:b/>
          <w:bCs/>
          <w:noProof/>
        </w:rPr>
      </w:pPr>
      <w:r>
        <w:rPr>
          <w:rFonts w:ascii="Times New Roman" w:hAnsi="Times New Roman" w:cs="Times New Roman"/>
          <w:b/>
          <w:bCs/>
          <w:noProof/>
        </w:rPr>
        <w:drawing>
          <wp:inline distT="0" distB="0" distL="0" distR="0" wp14:anchorId="4643B210" wp14:editId="3DF4BE29">
            <wp:extent cx="5467350" cy="5712871"/>
            <wp:effectExtent l="0" t="0" r="0" b="254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2832" cy="5718599"/>
                    </a:xfrm>
                    <a:prstGeom prst="rect">
                      <a:avLst/>
                    </a:prstGeom>
                    <a:noFill/>
                  </pic:spPr>
                </pic:pic>
              </a:graphicData>
            </a:graphic>
          </wp:inline>
        </w:drawing>
      </w:r>
      <w:r w:rsidR="00A749EA">
        <w:rPr>
          <w:rFonts w:ascii="Times New Roman" w:hAnsi="Times New Roman" w:cs="Times New Roman"/>
          <w:b/>
          <w:bCs/>
        </w:rPr>
        <w:br w:type="page"/>
      </w:r>
    </w:p>
    <w:p w14:paraId="7DC2B653" w14:textId="76AD55CB" w:rsidR="00061489" w:rsidRPr="00061489" w:rsidRDefault="00061489">
      <w:pPr>
        <w:rPr>
          <w:rFonts w:ascii="Times New Roman" w:hAnsi="Times New Roman" w:cs="Times New Roman"/>
          <w:b/>
          <w:bCs/>
        </w:rPr>
      </w:pPr>
      <w:r>
        <w:rPr>
          <w:rFonts w:ascii="Times New Roman" w:hAnsi="Times New Roman" w:cs="Times New Roman"/>
          <w:b/>
          <w:bCs/>
        </w:rPr>
        <w:lastRenderedPageBreak/>
        <w:t>Holding Time = 3 Days (Average +1.84% per trade)</w:t>
      </w:r>
    </w:p>
    <w:p w14:paraId="28FF3C49" w14:textId="77777777" w:rsidR="00061489" w:rsidRDefault="00061489">
      <w:pPr>
        <w:rPr>
          <w:rFonts w:ascii="Times New Roman" w:hAnsi="Times New Roman" w:cs="Times New Roman"/>
          <w:b/>
          <w:bCs/>
        </w:rPr>
      </w:pPr>
      <w:r>
        <w:rPr>
          <w:b/>
          <w:bCs/>
          <w:noProof/>
        </w:rPr>
        <w:drawing>
          <wp:inline distT="0" distB="0" distL="0" distR="0" wp14:anchorId="658E2BB5" wp14:editId="7A3F6E7C">
            <wp:extent cx="5830035" cy="609600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1974" cy="6108484"/>
                    </a:xfrm>
                    <a:prstGeom prst="rect">
                      <a:avLst/>
                    </a:prstGeom>
                    <a:noFill/>
                    <a:ln>
                      <a:noFill/>
                    </a:ln>
                  </pic:spPr>
                </pic:pic>
              </a:graphicData>
            </a:graphic>
          </wp:inline>
        </w:drawing>
      </w:r>
    </w:p>
    <w:p w14:paraId="5B901A12" w14:textId="77777777" w:rsidR="00061489" w:rsidRDefault="00061489">
      <w:pPr>
        <w:rPr>
          <w:rFonts w:ascii="Times New Roman" w:hAnsi="Times New Roman" w:cs="Times New Roman"/>
          <w:b/>
          <w:bCs/>
        </w:rPr>
      </w:pPr>
      <w:r>
        <w:rPr>
          <w:rFonts w:ascii="Times New Roman" w:hAnsi="Times New Roman" w:cs="Times New Roman"/>
          <w:b/>
          <w:bCs/>
        </w:rPr>
        <w:br w:type="page"/>
      </w:r>
    </w:p>
    <w:p w14:paraId="42450CFD" w14:textId="72C1551D" w:rsidR="00061489" w:rsidRPr="00061489" w:rsidRDefault="00061489" w:rsidP="00061489">
      <w:pPr>
        <w:rPr>
          <w:rFonts w:ascii="Times New Roman" w:hAnsi="Times New Roman" w:cs="Times New Roman"/>
          <w:b/>
          <w:bCs/>
        </w:rPr>
      </w:pPr>
      <w:r>
        <w:rPr>
          <w:rFonts w:ascii="Times New Roman" w:hAnsi="Times New Roman" w:cs="Times New Roman"/>
          <w:b/>
          <w:bCs/>
        </w:rPr>
        <w:lastRenderedPageBreak/>
        <w:t>Holding Time = 5 Days (Average +2.17% per trade)</w:t>
      </w:r>
    </w:p>
    <w:p w14:paraId="2A644537" w14:textId="3DD822E3" w:rsidR="00061489" w:rsidRDefault="00061489">
      <w:pPr>
        <w:rPr>
          <w:rFonts w:ascii="Times New Roman" w:hAnsi="Times New Roman" w:cs="Times New Roman"/>
          <w:b/>
          <w:bCs/>
        </w:rPr>
      </w:pPr>
      <w:r>
        <w:rPr>
          <w:rFonts w:ascii="Times New Roman" w:hAnsi="Times New Roman" w:cs="Times New Roman"/>
          <w:b/>
          <w:bCs/>
          <w:noProof/>
        </w:rPr>
        <w:drawing>
          <wp:inline distT="0" distB="0" distL="0" distR="0" wp14:anchorId="27BF25E0" wp14:editId="72F01503">
            <wp:extent cx="5991225" cy="6199163"/>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5339" cy="6203420"/>
                    </a:xfrm>
                    <a:prstGeom prst="rect">
                      <a:avLst/>
                    </a:prstGeom>
                    <a:noFill/>
                  </pic:spPr>
                </pic:pic>
              </a:graphicData>
            </a:graphic>
          </wp:inline>
        </w:drawing>
      </w:r>
      <w:r>
        <w:rPr>
          <w:rFonts w:ascii="Times New Roman" w:hAnsi="Times New Roman" w:cs="Times New Roman"/>
          <w:b/>
          <w:bCs/>
        </w:rPr>
        <w:br w:type="page"/>
      </w:r>
    </w:p>
    <w:p w14:paraId="606C6527" w14:textId="426EDC94" w:rsidR="00061489" w:rsidRDefault="00080ECE">
      <w:pPr>
        <w:rPr>
          <w:rFonts w:ascii="Times New Roman" w:hAnsi="Times New Roman" w:cs="Times New Roman"/>
          <w:b/>
          <w:bCs/>
        </w:rPr>
      </w:pPr>
      <w:r>
        <w:rPr>
          <w:rFonts w:ascii="Times New Roman" w:hAnsi="Times New Roman" w:cs="Times New Roman"/>
          <w:b/>
          <w:bCs/>
        </w:rPr>
        <w:lastRenderedPageBreak/>
        <w:t>Holding Time = 10 Days (Average +2.02% per trade)</w:t>
      </w:r>
    </w:p>
    <w:p w14:paraId="6AF96A0E" w14:textId="1184B45F" w:rsidR="00A749EA" w:rsidRDefault="00080ECE">
      <w:pPr>
        <w:rPr>
          <w:rFonts w:ascii="Times New Roman" w:hAnsi="Times New Roman" w:cs="Times New Roman"/>
          <w:b/>
          <w:bCs/>
        </w:rPr>
      </w:pPr>
      <w:r>
        <w:rPr>
          <w:b/>
          <w:bCs/>
          <w:noProof/>
        </w:rPr>
        <w:drawing>
          <wp:inline distT="0" distB="0" distL="0" distR="0" wp14:anchorId="17A6C2AE" wp14:editId="468FE6F1">
            <wp:extent cx="5943600" cy="6153150"/>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153150"/>
                    </a:xfrm>
                    <a:prstGeom prst="rect">
                      <a:avLst/>
                    </a:prstGeom>
                    <a:noFill/>
                    <a:ln>
                      <a:noFill/>
                    </a:ln>
                  </pic:spPr>
                </pic:pic>
              </a:graphicData>
            </a:graphic>
          </wp:inline>
        </w:drawing>
      </w:r>
    </w:p>
    <w:p w14:paraId="5D25A418" w14:textId="3590B741" w:rsidR="00497CCC" w:rsidRDefault="00497CCC" w:rsidP="002A531C">
      <w:pPr>
        <w:rPr>
          <w:rFonts w:ascii="Times New Roman" w:hAnsi="Times New Roman" w:cs="Times New Roman"/>
          <w:b/>
          <w:bCs/>
        </w:rPr>
      </w:pPr>
    </w:p>
    <w:p w14:paraId="0BD31BF9" w14:textId="3CE4CD63" w:rsidR="0084192B" w:rsidRDefault="0084192B" w:rsidP="002A531C">
      <w:pPr>
        <w:rPr>
          <w:rFonts w:ascii="Times New Roman" w:hAnsi="Times New Roman" w:cs="Times New Roman"/>
          <w:b/>
          <w:bCs/>
        </w:rPr>
      </w:pPr>
    </w:p>
    <w:p w14:paraId="30A83611" w14:textId="402F019E" w:rsidR="0084192B" w:rsidRDefault="0084192B" w:rsidP="002A531C">
      <w:pPr>
        <w:rPr>
          <w:rFonts w:ascii="Times New Roman" w:hAnsi="Times New Roman" w:cs="Times New Roman"/>
          <w:b/>
          <w:bCs/>
        </w:rPr>
      </w:pPr>
    </w:p>
    <w:p w14:paraId="665DE343" w14:textId="3AE46B84" w:rsidR="0084192B" w:rsidRDefault="0084192B" w:rsidP="002A531C">
      <w:pPr>
        <w:rPr>
          <w:rFonts w:ascii="Times New Roman" w:hAnsi="Times New Roman" w:cs="Times New Roman"/>
          <w:b/>
          <w:bCs/>
        </w:rPr>
      </w:pPr>
    </w:p>
    <w:p w14:paraId="67FD6930" w14:textId="7FB94627" w:rsidR="0084192B" w:rsidRDefault="0084192B" w:rsidP="002A531C">
      <w:pPr>
        <w:rPr>
          <w:rFonts w:ascii="Times New Roman" w:hAnsi="Times New Roman" w:cs="Times New Roman"/>
          <w:b/>
          <w:bCs/>
        </w:rPr>
      </w:pPr>
    </w:p>
    <w:p w14:paraId="01C53FB5" w14:textId="77777777" w:rsidR="0084192B" w:rsidRDefault="0084192B" w:rsidP="002A531C">
      <w:pPr>
        <w:rPr>
          <w:rFonts w:ascii="Times New Roman" w:hAnsi="Times New Roman" w:cs="Times New Roman"/>
          <w:b/>
          <w:bCs/>
        </w:rPr>
      </w:pPr>
    </w:p>
    <w:p w14:paraId="3F04BFDC" w14:textId="7A7967B1" w:rsidR="0084192B" w:rsidRPr="0084192B" w:rsidRDefault="0084192B">
      <w:pPr>
        <w:rPr>
          <w:rFonts w:ascii="Times New Roman" w:hAnsi="Times New Roman" w:cs="Times New Roman"/>
          <w:b/>
          <w:bCs/>
        </w:rPr>
      </w:pPr>
      <w:r>
        <w:rPr>
          <w:rFonts w:ascii="Times New Roman" w:hAnsi="Times New Roman" w:cs="Times New Roman"/>
          <w:b/>
          <w:bCs/>
        </w:rPr>
        <w:t>Holding Time = 15 Days (Average +1.35% per trade)</w:t>
      </w:r>
    </w:p>
    <w:p w14:paraId="6418DFF0" w14:textId="3CE88360" w:rsidR="0084192B" w:rsidRDefault="0084192B">
      <w:pPr>
        <w:rPr>
          <w:rFonts w:ascii="Times New Roman" w:hAnsi="Times New Roman" w:cs="Times New Roman"/>
          <w:b/>
          <w:bCs/>
        </w:rPr>
      </w:pPr>
      <w:r>
        <w:rPr>
          <w:b/>
          <w:bCs/>
          <w:noProof/>
        </w:rPr>
        <w:drawing>
          <wp:inline distT="0" distB="0" distL="0" distR="0" wp14:anchorId="2A384CA8" wp14:editId="44076C05">
            <wp:extent cx="5476875" cy="5669970"/>
            <wp:effectExtent l="0" t="0" r="0" b="6985"/>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7996" cy="5671131"/>
                    </a:xfrm>
                    <a:prstGeom prst="rect">
                      <a:avLst/>
                    </a:prstGeom>
                    <a:noFill/>
                    <a:ln>
                      <a:noFill/>
                    </a:ln>
                  </pic:spPr>
                </pic:pic>
              </a:graphicData>
            </a:graphic>
          </wp:inline>
        </w:drawing>
      </w:r>
      <w:r>
        <w:rPr>
          <w:rFonts w:ascii="Times New Roman" w:hAnsi="Times New Roman" w:cs="Times New Roman"/>
          <w:b/>
          <w:bCs/>
        </w:rPr>
        <w:br w:type="page"/>
      </w:r>
    </w:p>
    <w:p w14:paraId="5F9A6C68" w14:textId="788CBA27" w:rsidR="0084192B" w:rsidRPr="0084192B" w:rsidRDefault="0084192B" w:rsidP="0084192B">
      <w:pPr>
        <w:rPr>
          <w:rFonts w:ascii="Times New Roman" w:hAnsi="Times New Roman" w:cs="Times New Roman"/>
          <w:b/>
          <w:bCs/>
        </w:rPr>
      </w:pPr>
      <w:r>
        <w:rPr>
          <w:rFonts w:ascii="Times New Roman" w:hAnsi="Times New Roman" w:cs="Times New Roman"/>
          <w:b/>
          <w:bCs/>
        </w:rPr>
        <w:lastRenderedPageBreak/>
        <w:t>Holding Time = 30 Days (Average -0.018% per trade)</w:t>
      </w:r>
    </w:p>
    <w:p w14:paraId="2663A221" w14:textId="0EF6D3B7" w:rsidR="0084192B" w:rsidRDefault="0084192B">
      <w:pPr>
        <w:rPr>
          <w:rFonts w:ascii="Times New Roman" w:hAnsi="Times New Roman" w:cs="Times New Roman"/>
          <w:b/>
          <w:bCs/>
        </w:rPr>
      </w:pPr>
      <w:r>
        <w:rPr>
          <w:b/>
          <w:bCs/>
          <w:noProof/>
        </w:rPr>
        <w:drawing>
          <wp:inline distT="0" distB="0" distL="0" distR="0" wp14:anchorId="7FA9B76D" wp14:editId="306F3235">
            <wp:extent cx="5943600" cy="6103620"/>
            <wp:effectExtent l="0" t="0" r="0" b="0"/>
            <wp:docPr id="26" name="Picture 2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waterfall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103620"/>
                    </a:xfrm>
                    <a:prstGeom prst="rect">
                      <a:avLst/>
                    </a:prstGeom>
                    <a:noFill/>
                    <a:ln>
                      <a:noFill/>
                    </a:ln>
                  </pic:spPr>
                </pic:pic>
              </a:graphicData>
            </a:graphic>
          </wp:inline>
        </w:drawing>
      </w:r>
      <w:r>
        <w:rPr>
          <w:rFonts w:ascii="Times New Roman" w:hAnsi="Times New Roman" w:cs="Times New Roman"/>
          <w:b/>
          <w:bCs/>
        </w:rPr>
        <w:br w:type="page"/>
      </w:r>
    </w:p>
    <w:p w14:paraId="02F8E633" w14:textId="77777777" w:rsidR="0084192B" w:rsidRDefault="0084192B">
      <w:pPr>
        <w:rPr>
          <w:rFonts w:ascii="Times New Roman" w:hAnsi="Times New Roman" w:cs="Times New Roman"/>
          <w:b/>
          <w:bCs/>
        </w:rPr>
      </w:pPr>
    </w:p>
    <w:p w14:paraId="54C52F39" w14:textId="77777777" w:rsidR="0084192B" w:rsidRDefault="0084192B">
      <w:pPr>
        <w:rPr>
          <w:rFonts w:ascii="Times New Roman" w:hAnsi="Times New Roman" w:cs="Times New Roman"/>
          <w:b/>
          <w:bCs/>
        </w:rPr>
      </w:pPr>
    </w:p>
    <w:p w14:paraId="69BEA6AA" w14:textId="77A8EB9B" w:rsidR="002A531C" w:rsidRPr="00A56A86" w:rsidRDefault="002A531C" w:rsidP="002A531C">
      <w:pPr>
        <w:rPr>
          <w:rFonts w:ascii="Times New Roman" w:hAnsi="Times New Roman" w:cs="Times New Roman"/>
          <w:b/>
          <w:bCs/>
        </w:rPr>
      </w:pPr>
      <w:r w:rsidRPr="00A56A86">
        <w:rPr>
          <w:rFonts w:ascii="Times New Roman" w:hAnsi="Times New Roman" w:cs="Times New Roman"/>
          <w:b/>
          <w:bCs/>
        </w:rPr>
        <w:t>Model with Lag = 10</w:t>
      </w:r>
    </w:p>
    <w:tbl>
      <w:tblPr>
        <w:tblW w:w="0" w:type="dxa"/>
        <w:shd w:val="clear" w:color="auto" w:fill="FFFFFF"/>
        <w:tblCellMar>
          <w:top w:w="15" w:type="dxa"/>
          <w:left w:w="15" w:type="dxa"/>
          <w:bottom w:w="15" w:type="dxa"/>
          <w:right w:w="15" w:type="dxa"/>
        </w:tblCellMar>
        <w:tblLook w:val="04A0" w:firstRow="1" w:lastRow="0" w:firstColumn="1" w:lastColumn="0" w:noHBand="0" w:noVBand="1"/>
      </w:tblPr>
      <w:tblGrid>
        <w:gridCol w:w="1280"/>
        <w:gridCol w:w="4450"/>
        <w:gridCol w:w="1601"/>
        <w:gridCol w:w="885"/>
      </w:tblGrid>
      <w:tr w:rsidR="002A531C" w:rsidRPr="00FF55FD" w14:paraId="0D3FF261"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20CC8B5" w14:textId="77777777" w:rsidR="002A531C" w:rsidRPr="00FF55FD" w:rsidRDefault="002A531C" w:rsidP="007B195C">
            <w:pPr>
              <w:spacing w:after="270" w:line="240" w:lineRule="auto"/>
              <w:jc w:val="right"/>
              <w:rPr>
                <w:rFonts w:ascii="Times New Roman" w:eastAsia="Times New Roman" w:hAnsi="Times New Roman" w:cs="Times New Roman"/>
                <w:b/>
                <w:color w:val="000000"/>
                <w:sz w:val="18"/>
                <w:szCs w:val="18"/>
                <w:lang w:eastAsia="zh-CN"/>
              </w:rPr>
            </w:pPr>
            <w:r w:rsidRPr="00FF55FD">
              <w:rPr>
                <w:rFonts w:ascii="Times New Roman" w:eastAsia="Times New Roman" w:hAnsi="Times New Roman" w:cs="Times New Roman"/>
                <w:b/>
                <w:bCs/>
                <w:color w:val="000000"/>
                <w:sz w:val="18"/>
                <w:szCs w:val="18"/>
                <w:lang w:eastAsia="en-SG"/>
              </w:rPr>
              <w:br/>
              <w:t>Dep. Variable:</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F7CB8BF" w14:textId="77777777" w:rsidR="002A531C" w:rsidRPr="00FF55FD"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future_price1 % P/L</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EC84DED" w14:textId="77777777" w:rsidR="002A531C" w:rsidRPr="00FF55FD"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No. Observations:</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562756E" w14:textId="77777777" w:rsidR="002A531C" w:rsidRPr="00FF55FD"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1834</w:t>
            </w:r>
          </w:p>
        </w:tc>
      </w:tr>
      <w:tr w:rsidR="002A531C" w:rsidRPr="00FF55FD" w14:paraId="228A8A5D"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942188D" w14:textId="77777777" w:rsidR="002A531C" w:rsidRPr="00FF55FD"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Model:</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7B4C499" w14:textId="77777777" w:rsidR="002A531C" w:rsidRPr="00FF55FD"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ARDL(10, 10, 10, 10, 10, 10, 10, 10, 10, 10, 10, 10, 10, 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CE6E038" w14:textId="77777777" w:rsidR="002A531C" w:rsidRPr="00FF55FD"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Log Likelihood</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034BEDB" w14:textId="77777777" w:rsidR="002A531C" w:rsidRPr="00FF55FD"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3495.555</w:t>
            </w:r>
          </w:p>
        </w:tc>
      </w:tr>
      <w:tr w:rsidR="002A531C" w:rsidRPr="00FF55FD" w14:paraId="533EEE2E"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7EACB1B" w14:textId="77777777" w:rsidR="002A531C" w:rsidRPr="00FF55FD"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Method:</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57EA2ED" w14:textId="77777777" w:rsidR="002A531C" w:rsidRPr="00FF55FD"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Conditional MLE</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63D28F4" w14:textId="77777777" w:rsidR="002A531C" w:rsidRPr="00FF55FD"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S.D. of innovations</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358DDBA" w14:textId="77777777" w:rsidR="002A531C" w:rsidRPr="00FF55FD"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0.036</w:t>
            </w:r>
          </w:p>
        </w:tc>
      </w:tr>
      <w:tr w:rsidR="002A531C" w:rsidRPr="00FF55FD" w14:paraId="24F9BB7A"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0442ABC" w14:textId="77777777" w:rsidR="002A531C" w:rsidRPr="00FF55FD"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Date:</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22847D6" w14:textId="77777777" w:rsidR="002A531C" w:rsidRPr="00FF55FD"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Wed, 17 Nov 2021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E58B8E8" w14:textId="77777777" w:rsidR="002A531C" w:rsidRPr="00FF55FD"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AIC</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CBA5FCB" w14:textId="77777777" w:rsidR="002A531C" w:rsidRPr="00FF55FD"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-6681.110</w:t>
            </w:r>
          </w:p>
        </w:tc>
      </w:tr>
      <w:tr w:rsidR="002A531C" w:rsidRPr="00FF55FD" w14:paraId="75F7F31D"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B99EACC" w14:textId="77777777" w:rsidR="002A531C" w:rsidRPr="00FF55FD"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Time:</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AD165C7" w14:textId="77777777" w:rsidR="002A531C" w:rsidRPr="00FF55FD"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12:03:16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E3A830C" w14:textId="77777777" w:rsidR="002A531C" w:rsidRPr="00FF55FD"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BIC</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5C231A9" w14:textId="77777777" w:rsidR="002A531C" w:rsidRPr="00FF55FD"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-5827.248</w:t>
            </w:r>
          </w:p>
        </w:tc>
      </w:tr>
      <w:tr w:rsidR="002A531C" w:rsidRPr="00FF55FD" w14:paraId="25D9EA63"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4368DC1" w14:textId="77777777" w:rsidR="002A531C" w:rsidRPr="00FF55FD"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Sample:</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BE90671" w14:textId="77777777" w:rsidR="002A531C" w:rsidRPr="00FF55FD"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5A91B61" w14:textId="77777777" w:rsidR="002A531C" w:rsidRPr="00FF55FD"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HQIC</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38C3BAB" w14:textId="77777777" w:rsidR="002A531C" w:rsidRPr="00FF55FD"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-6366.127</w:t>
            </w:r>
          </w:p>
        </w:tc>
      </w:tr>
      <w:tr w:rsidR="002A531C" w:rsidRPr="00FF55FD" w14:paraId="1BF83FF9"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4019495" w14:textId="77777777" w:rsidR="002A531C" w:rsidRPr="00FF55FD" w:rsidRDefault="002A531C" w:rsidP="007B195C">
            <w:pPr>
              <w:spacing w:after="270" w:line="240" w:lineRule="auto"/>
              <w:jc w:val="right"/>
              <w:rPr>
                <w:rFonts w:ascii="Times New Roman" w:eastAsia="Times New Roman" w:hAnsi="Times New Roman" w:cs="Times New Roman"/>
                <w:color w:val="000000"/>
                <w:sz w:val="18"/>
                <w:szCs w:val="18"/>
                <w:lang w:eastAsia="en-SG"/>
              </w:rPr>
            </w:pP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BADEFF2" w14:textId="77777777" w:rsidR="002A531C" w:rsidRPr="00FF55FD"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1834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ADAEC43" w14:textId="77777777" w:rsidR="002A531C" w:rsidRPr="00FF55FD" w:rsidRDefault="002A531C" w:rsidP="007B195C">
            <w:pPr>
              <w:spacing w:after="270" w:line="240" w:lineRule="auto"/>
              <w:jc w:val="right"/>
              <w:rPr>
                <w:rFonts w:ascii="Times New Roman" w:eastAsia="Times New Roman" w:hAnsi="Times New Roman" w:cs="Times New Roman"/>
                <w:color w:val="000000"/>
                <w:sz w:val="18"/>
                <w:szCs w:val="18"/>
                <w:lang w:eastAsia="en-SG"/>
              </w:rPr>
            </w:pP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BA6758B" w14:textId="77777777" w:rsidR="002A531C" w:rsidRPr="00FF55FD" w:rsidRDefault="002A531C" w:rsidP="007B195C">
            <w:pPr>
              <w:spacing w:after="270" w:line="240" w:lineRule="auto"/>
              <w:jc w:val="right"/>
              <w:rPr>
                <w:rFonts w:ascii="Times New Roman" w:eastAsia="Times New Roman" w:hAnsi="Times New Roman" w:cs="Times New Roman"/>
                <w:sz w:val="20"/>
                <w:szCs w:val="20"/>
                <w:lang w:eastAsia="en-SG"/>
              </w:rPr>
            </w:pPr>
          </w:p>
        </w:tc>
      </w:tr>
    </w:tbl>
    <w:p w14:paraId="1DBAEB35" w14:textId="77777777" w:rsidR="002A531C" w:rsidRPr="00FF55FD" w:rsidRDefault="002A531C" w:rsidP="002A531C">
      <w:pPr>
        <w:spacing w:after="0" w:line="240" w:lineRule="auto"/>
        <w:rPr>
          <w:rFonts w:ascii="Times New Roman" w:eastAsia="Times New Roman" w:hAnsi="Times New Roman" w:cs="Times New Roman"/>
          <w:vanish/>
          <w:sz w:val="24"/>
          <w:szCs w:val="24"/>
          <w:lang w:eastAsia="en-SG"/>
        </w:rPr>
      </w:pPr>
    </w:p>
    <w:tbl>
      <w:tblPr>
        <w:tblW w:w="0" w:type="dxa"/>
        <w:shd w:val="clear" w:color="auto" w:fill="FFFFFF"/>
        <w:tblCellMar>
          <w:top w:w="15" w:type="dxa"/>
          <w:left w:w="15" w:type="dxa"/>
          <w:bottom w:w="15" w:type="dxa"/>
          <w:right w:w="15" w:type="dxa"/>
        </w:tblCellMar>
        <w:tblLook w:val="04A0" w:firstRow="1" w:lastRow="0" w:firstColumn="1" w:lastColumn="0" w:noHBand="0" w:noVBand="1"/>
      </w:tblPr>
      <w:tblGrid>
        <w:gridCol w:w="2455"/>
        <w:gridCol w:w="935"/>
        <w:gridCol w:w="785"/>
        <w:gridCol w:w="615"/>
        <w:gridCol w:w="555"/>
        <w:gridCol w:w="845"/>
        <w:gridCol w:w="845"/>
      </w:tblGrid>
      <w:tr w:rsidR="002A531C" w:rsidRPr="00FF55FD" w14:paraId="7A35D335"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6DE0920" w14:textId="77777777" w:rsidR="002A531C" w:rsidRPr="00FF55FD" w:rsidRDefault="002A531C" w:rsidP="007B195C">
            <w:pPr>
              <w:spacing w:after="0" w:line="240" w:lineRule="auto"/>
              <w:rPr>
                <w:rFonts w:ascii="Times New Roman" w:eastAsia="Times New Roman" w:hAnsi="Times New Roman" w:cs="Times New Roman"/>
                <w:sz w:val="24"/>
                <w:szCs w:val="24"/>
                <w:lang w:eastAsia="en-SG"/>
              </w:rPr>
            </w:pP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F10E54C"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proofErr w:type="spellStart"/>
            <w:r w:rsidRPr="00FF55FD">
              <w:rPr>
                <w:rFonts w:ascii="Times New Roman" w:eastAsia="Times New Roman" w:hAnsi="Times New Roman" w:cs="Times New Roman"/>
                <w:b/>
                <w:bCs/>
                <w:color w:val="000000"/>
                <w:sz w:val="18"/>
                <w:szCs w:val="18"/>
                <w:lang w:eastAsia="en-SG"/>
              </w:rPr>
              <w:t>coef</w:t>
            </w:r>
            <w:proofErr w:type="spellEnd"/>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63951D4"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std err</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004F4DA"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z</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93229EE"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P&gt;|z|</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47F8E64"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[0.025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C8660A0"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0.975]</w:t>
            </w:r>
          </w:p>
        </w:tc>
      </w:tr>
      <w:tr w:rsidR="002A531C" w:rsidRPr="00FF55FD" w14:paraId="0CEE4FEE"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DF48678"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const</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8D7B14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-0.0554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5B93BE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E3CB6F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-3.347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A44AAE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75D331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-0.088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D7DC4A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-0.023</w:t>
            </w:r>
          </w:p>
        </w:tc>
      </w:tr>
      <w:tr w:rsidR="002A531C" w:rsidRPr="00FF55FD" w14:paraId="4B7BA828"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D7D0A58"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future_price1 % P/L.L1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102A43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-0.2639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D63A2E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0.070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26E7E7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-3.752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3F5AA2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28DE36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-0.402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85AB91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-0.126</w:t>
            </w:r>
          </w:p>
        </w:tc>
      </w:tr>
      <w:tr w:rsidR="002A531C" w:rsidRPr="00FF55FD" w14:paraId="5BDDA8AA"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1EEE9A9"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future_price1 % P/L.L2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586DE2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-0.0950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20524E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0.071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A65AE9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-1.341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9E8070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0.180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561D95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-0.234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5DC34A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0.044</w:t>
            </w:r>
          </w:p>
        </w:tc>
      </w:tr>
      <w:tr w:rsidR="002A531C" w:rsidRPr="00FF55FD" w14:paraId="51DB6092"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19C5719"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future_price1 % P/L.L3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5C6560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-0.0558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4DE9B9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0.071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B02C16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-0.789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3C32B7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0.430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1676F4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-0.194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82440E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0.083</w:t>
            </w:r>
          </w:p>
        </w:tc>
      </w:tr>
      <w:tr w:rsidR="002A531C" w:rsidRPr="00FF55FD" w14:paraId="4449434F"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8149BC6"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future_price1 % P/L.L4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9A8F9D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-0.1137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2863B3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0.071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29ACC8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-1.605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7A43FB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0.109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32C201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-0.253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ED74A4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0.025</w:t>
            </w:r>
          </w:p>
        </w:tc>
      </w:tr>
      <w:tr w:rsidR="002A531C" w:rsidRPr="00FF55FD" w14:paraId="2D0749E1"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9A80C69"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future_price1 % P/L.L5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EF0E26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-0.1691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A2A3D1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0.071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1778E7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-2.383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2A1AB5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F3744A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-0.308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652AEC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-0.030</w:t>
            </w:r>
          </w:p>
        </w:tc>
      </w:tr>
      <w:tr w:rsidR="002A531C" w:rsidRPr="00FF55FD" w14:paraId="1DCB85E8"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BAA0AD1"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lastRenderedPageBreak/>
              <w:t>future_price1 % P/L.L6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56DB1B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-0.0375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C489A3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0.071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8521CA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-0.529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122349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0.597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84883D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-0.176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0F7643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0.102</w:t>
            </w:r>
          </w:p>
        </w:tc>
      </w:tr>
      <w:tr w:rsidR="002A531C" w:rsidRPr="00FF55FD" w14:paraId="07C4E92D"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3DCC5CD"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future_price1 % P/L.L7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79D014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-0.0483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D46108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0.072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3F4575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-0.672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FC7981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0.502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721C0D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-0.189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4F074F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0.093</w:t>
            </w:r>
          </w:p>
        </w:tc>
      </w:tr>
      <w:tr w:rsidR="002A531C" w:rsidRPr="00FF55FD" w14:paraId="150F9269"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8321FF7"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future_price1 % P/L.L8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6011E8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-0.0541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3FDB63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0.072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743BE7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-0.755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CEE78F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0.451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3A3ECE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-0.195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2C545B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0.087</w:t>
            </w:r>
          </w:p>
        </w:tc>
      </w:tr>
      <w:tr w:rsidR="002A531C" w:rsidRPr="00FF55FD" w14:paraId="71E9874C"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1708A68"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future_price1 % P/L.L9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57A7D7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-0.0391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72C153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0.072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137012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-0.545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633052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0.586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E59DC3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-0.180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8633B5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0.102</w:t>
            </w:r>
          </w:p>
        </w:tc>
      </w:tr>
      <w:tr w:rsidR="002A531C" w:rsidRPr="00FF55FD" w14:paraId="597138F9"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6F85C02"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future_price1 % P/L.L10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0EE73B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-0.1746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6D94BA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0.072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93742C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-2.441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8094CF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7DA91E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-0.315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71CDDA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-0.034</w:t>
            </w:r>
          </w:p>
        </w:tc>
      </w:tr>
      <w:tr w:rsidR="002A531C" w:rsidRPr="00FF55FD" w14:paraId="4784BCB7"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7A37D59"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Close.L0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60CB7D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0F4A9C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52179B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-0.515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046BC6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0.606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4B6258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ACAF77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0.006</w:t>
            </w:r>
          </w:p>
        </w:tc>
      </w:tr>
      <w:tr w:rsidR="002A531C" w:rsidRPr="00FF55FD" w14:paraId="2854C4D4"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A489790"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Close.L1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DEB5C6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944ED9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45C156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0.509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BADA57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0.611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FB1EE5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8127D1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0.019</w:t>
            </w:r>
          </w:p>
        </w:tc>
      </w:tr>
      <w:tr w:rsidR="002A531C" w:rsidRPr="00FF55FD" w14:paraId="606291A3"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70FAFB6"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Close.L2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FD4C9E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151CB1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9E982C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-0.589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E4B008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0.556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E5F4A8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8B9F11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0.011</w:t>
            </w:r>
          </w:p>
        </w:tc>
      </w:tr>
      <w:tr w:rsidR="002A531C" w:rsidRPr="00FF55FD" w14:paraId="562176C4"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07A0058"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Close.L3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36BF98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05157F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BA7512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0.420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CE028A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0.674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E84190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CC03E4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0.020</w:t>
            </w:r>
          </w:p>
        </w:tc>
      </w:tr>
      <w:tr w:rsidR="002A531C" w:rsidRPr="00FF55FD" w14:paraId="46E6850E"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CD622A8"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Close.L4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DFC5EA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-0.0074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5C6E08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9A1D63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-0.818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0A4F1F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0.413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2E2C08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001FA2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0.010</w:t>
            </w:r>
          </w:p>
        </w:tc>
      </w:tr>
      <w:tr w:rsidR="002A531C" w:rsidRPr="00FF55FD" w14:paraId="7C2EEAB8"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48B5097"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Close.L5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F9F76E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0.0258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3A1C27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FAEA97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2.563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AA94B8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BC40E9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B71149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0.045</w:t>
            </w:r>
          </w:p>
        </w:tc>
      </w:tr>
      <w:tr w:rsidR="002A531C" w:rsidRPr="00FF55FD" w14:paraId="6B573077"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EEF9233"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Close.L6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7C8840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-0.0256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27D975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723070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-2.537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5D129A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438AA0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-0.045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CE0137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-0.006</w:t>
            </w:r>
          </w:p>
        </w:tc>
      </w:tr>
      <w:tr w:rsidR="002A531C" w:rsidRPr="00FF55FD" w14:paraId="78563BB4"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AEB31A8"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Close.L7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BDCA73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0.0118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B07B0C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115034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1.159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E2B9DD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0.247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A536C9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D7ABA9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0.032</w:t>
            </w:r>
          </w:p>
        </w:tc>
      </w:tr>
      <w:tr w:rsidR="002A531C" w:rsidRPr="00FF55FD" w14:paraId="27C78719"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F3D4F58"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Close.L8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E19ACA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-0.0088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A003EC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676460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-0.864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268F7D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0.388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FF904F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F4150D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0.011</w:t>
            </w:r>
          </w:p>
        </w:tc>
      </w:tr>
      <w:tr w:rsidR="002A531C" w:rsidRPr="00FF55FD" w14:paraId="0BF120B1"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C96A3FF"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lastRenderedPageBreak/>
              <w:t>Close.L9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A1E464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-0.0084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67AE70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3FF1F6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-0.873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D64EDB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0.383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401496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0698A7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0.010</w:t>
            </w:r>
          </w:p>
        </w:tc>
      </w:tr>
      <w:tr w:rsidR="002A531C" w:rsidRPr="00FF55FD" w14:paraId="50924087"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C7FE1A5"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Close.L10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1004B6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0.0120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358E3A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421D9C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2.310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1AC80E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1DA276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926CCF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0.022</w:t>
            </w:r>
          </w:p>
        </w:tc>
      </w:tr>
      <w:tr w:rsidR="002A531C" w:rsidRPr="00FF55FD" w14:paraId="5CECAB62"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5C2643F"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Volume.L0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D8C794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-5.313e-13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114D7E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5.42e-13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7ABAD9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-0.981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02EFFE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0.327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61CF5E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-1.59e-12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0133BD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5.31e-13</w:t>
            </w:r>
          </w:p>
        </w:tc>
      </w:tr>
      <w:tr w:rsidR="002A531C" w:rsidRPr="00FF55FD" w14:paraId="4270615F"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E77B27A"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Volume.L1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106F76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1.386e-12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34DA7F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6.32e-13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530C8F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2.195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B9B056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52AE71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1.47e-13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9EFDFF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2.62e-12</w:t>
            </w:r>
          </w:p>
        </w:tc>
      </w:tr>
      <w:tr w:rsidR="002A531C" w:rsidRPr="00FF55FD" w14:paraId="579CEA03"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C545466"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Volume.L2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A36B38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-1.83e-12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F933B0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6.31e-13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E4B8F4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-2.902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3C4383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9AD4A0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-3.07e-12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7FEDE2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-5.93e-13</w:t>
            </w:r>
          </w:p>
        </w:tc>
      </w:tr>
      <w:tr w:rsidR="002A531C" w:rsidRPr="00FF55FD" w14:paraId="6C3D0E78"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9CA5440"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Volume.L3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20EE8F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9.682e-13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10B99F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6.41e-13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51EF4A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1.510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F9C3C3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0.131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7BE5DB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-2.9e-13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D1D687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2.23e-12</w:t>
            </w:r>
          </w:p>
        </w:tc>
      </w:tr>
      <w:tr w:rsidR="002A531C" w:rsidRPr="00FF55FD" w14:paraId="246168F6"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D60F3D2"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Volume.L4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B76C49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-1.682e-12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6608DB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6.49e-13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129ED3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-2.590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07F20B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817DBD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-2.96e-12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65A61A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-4.08e-13</w:t>
            </w:r>
          </w:p>
        </w:tc>
      </w:tr>
      <w:tr w:rsidR="002A531C" w:rsidRPr="00FF55FD" w14:paraId="1C42C8F8"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80473AB"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Volume.L5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DD639D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5.477e-13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E75DB5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6.99e-13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A6BE07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0.784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78FCD0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0.433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2B8CF5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-8.22e-13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6F83CD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1.92e-12</w:t>
            </w:r>
          </w:p>
        </w:tc>
      </w:tr>
      <w:tr w:rsidR="002A531C" w:rsidRPr="00FF55FD" w14:paraId="70E3323A"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92482CC"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Volume.L6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8BAA88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-2.396e-13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BDEE88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7.02e-13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18C4FF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-0.341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EE3F83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0.733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AB729A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-1.62e-12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FC4EDC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1.14e-12</w:t>
            </w:r>
          </w:p>
        </w:tc>
      </w:tr>
      <w:tr w:rsidR="002A531C" w:rsidRPr="00FF55FD" w14:paraId="439B25BA"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70ABECC"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Volume.L7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2468F5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2.839e-13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7F5164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7.09e-13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06390C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0.401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6B71CE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0.689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9DCC39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-1.11e-12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548C43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1.67e-12</w:t>
            </w:r>
          </w:p>
        </w:tc>
      </w:tr>
      <w:tr w:rsidR="002A531C" w:rsidRPr="00FF55FD" w14:paraId="15025F05"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2032491"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Volume.L8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D9E99E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2.303e-13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8831AD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7.05e-13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8A9A7D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0.327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F988EA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0.744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AA4F18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-1.15e-12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4D1F07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1.61e-12</w:t>
            </w:r>
          </w:p>
        </w:tc>
      </w:tr>
      <w:tr w:rsidR="002A531C" w:rsidRPr="00FF55FD" w14:paraId="28282A42"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704043B"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Volume.L9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02314D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-1.278e-13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CE43C6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6.95e-13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AEEE8C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-0.184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A65099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0.854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12CA90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-1.49e-12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95DA24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1.24e-12</w:t>
            </w:r>
          </w:p>
        </w:tc>
      </w:tr>
      <w:tr w:rsidR="002A531C" w:rsidRPr="00FF55FD" w14:paraId="686144E4"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7E9E7FD"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Volume.L10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375AFB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8.297e-13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4E32BB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5.11e-13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A11E23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1.625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B1FB7F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AE2295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-1.72e-13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158026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1.83e-12</w:t>
            </w:r>
          </w:p>
        </w:tc>
      </w:tr>
      <w:tr w:rsidR="002A531C" w:rsidRPr="00FF55FD" w14:paraId="3AA8F21B"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69CDB5B"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RSI.L0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A982DE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B264D9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77B5CC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2.890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2A2ACE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5D03B1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077B00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w:t>
            </w:r>
          </w:p>
        </w:tc>
      </w:tr>
      <w:tr w:rsidR="002A531C" w:rsidRPr="00FF55FD" w14:paraId="2E82162E"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E5CCF7F"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lastRenderedPageBreak/>
              <w:t>RSI.L1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991253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04E506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770597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-1.029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C23F07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0.304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9CD93D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EAEAF2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r>
      <w:tr w:rsidR="002A531C" w:rsidRPr="00FF55FD" w14:paraId="5FAF7372"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F99A03A"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RSI.L2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3A4AFC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FF855E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504A5B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-0.786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E55F77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0.432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30404A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C331B6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r>
      <w:tr w:rsidR="002A531C" w:rsidRPr="00FF55FD" w14:paraId="4FD3C4E9"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8ECC742"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RSI.L3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EA52FE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22C881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16DB0E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1.691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828398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0.091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A33D5F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1A3467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w:t>
            </w:r>
          </w:p>
        </w:tc>
      </w:tr>
      <w:tr w:rsidR="002A531C" w:rsidRPr="00FF55FD" w14:paraId="3BC04816"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A35EB86"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RSI.L4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199351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1.232e-05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D96A32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6FDC2F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02C852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0.984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6FDB8D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EA99B8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r>
      <w:tr w:rsidR="002A531C" w:rsidRPr="00FF55FD" w14:paraId="1F413EA4"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A9A36C1"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RSI.L5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9335DE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2A583C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2BDAA4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0.501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13B6EF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0.617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01BF00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AD3827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w:t>
            </w:r>
          </w:p>
        </w:tc>
      </w:tr>
      <w:tr w:rsidR="002A531C" w:rsidRPr="00FF55FD" w14:paraId="0FE30A08"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50CD599"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RSI.L6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86B150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F120A6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225E41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-1.043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2AB211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0.297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A20483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37E508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r>
      <w:tr w:rsidR="002A531C" w:rsidRPr="00FF55FD" w14:paraId="5A5BC77E"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4048BFB"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RSI.L7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D7AE31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E65D69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3E57F3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0.276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64F766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0.783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17EBB3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5E2016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r>
      <w:tr w:rsidR="002A531C" w:rsidRPr="00FF55FD" w14:paraId="4AB04EFD"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E012423"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RSI.L8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CD413C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F06A01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C37748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-0.565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67F574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0.572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E43597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8CCFA6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r>
      <w:tr w:rsidR="002A531C" w:rsidRPr="00FF55FD" w14:paraId="77773C9D"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8D31181"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RSI.L9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4537AA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19504A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CE0460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2.198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2EC09D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4430C0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B31FB0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r>
      <w:tr w:rsidR="002A531C" w:rsidRPr="00FF55FD" w14:paraId="7C54AA8B"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45D3890"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RSI.L10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74FCAF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B298F9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47565A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-2.244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6C95F1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65170F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D66659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w:t>
            </w:r>
          </w:p>
        </w:tc>
      </w:tr>
      <w:tr w:rsidR="002A531C" w:rsidRPr="00FF55FD" w14:paraId="096F75DC"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71FA263"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RSI Condition.L0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3A58E9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15C6D3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1D74EC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0.719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BF5A95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0.472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A6E5D4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6FD2B3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0.011</w:t>
            </w:r>
          </w:p>
        </w:tc>
      </w:tr>
      <w:tr w:rsidR="002A531C" w:rsidRPr="00FF55FD" w14:paraId="19F1ABC8"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4093817"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RSI Condition.L1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0B9828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7D23DE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79DA93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-0.670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671D58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0.503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819BCD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E6E564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0.006</w:t>
            </w:r>
          </w:p>
        </w:tc>
      </w:tr>
      <w:tr w:rsidR="002A531C" w:rsidRPr="00FF55FD" w14:paraId="391C6B59"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757C908"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RSI Condition.L2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DC82CA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3658FA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A43FD9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-1.229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D64452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0.219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ABCAA1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2D67A3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r>
      <w:tr w:rsidR="002A531C" w:rsidRPr="00FF55FD" w14:paraId="4F6D9000"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24F1279"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RSI Condition.L3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E8456F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0.0135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609259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7F4B07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3.042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12249B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B733A8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E989A8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0.022</w:t>
            </w:r>
          </w:p>
        </w:tc>
      </w:tr>
      <w:tr w:rsidR="002A531C" w:rsidRPr="00FF55FD" w14:paraId="4A0F7A95"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93A311C"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lastRenderedPageBreak/>
              <w:t>RSI Condition.L4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87AC23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87A411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51F687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0.716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0F7930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0.474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4CFEEF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80F9D3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0.012</w:t>
            </w:r>
          </w:p>
        </w:tc>
      </w:tr>
      <w:tr w:rsidR="002A531C" w:rsidRPr="00FF55FD" w14:paraId="22494A80"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EDE8F07"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RSI Condition.L5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B21E4C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E52429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4D2743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-0.516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8C0A96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0.606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22FF5A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4F0506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0.006</w:t>
            </w:r>
          </w:p>
        </w:tc>
      </w:tr>
      <w:tr w:rsidR="002A531C" w:rsidRPr="00FF55FD" w14:paraId="33972485"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0BBC41F"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RSI Condition.L6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E5FDF3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F03D1F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099FFF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-1.281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EFD727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0.201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C1DCB0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E02919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r>
      <w:tr w:rsidR="002A531C" w:rsidRPr="00FF55FD" w14:paraId="6DE6F4AE"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860C8AD"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RSI Condition.L7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3FF5DD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6BF64B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78753A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DA1676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0.317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409325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FDDDFF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0.013</w:t>
            </w:r>
          </w:p>
        </w:tc>
      </w:tr>
      <w:tr w:rsidR="002A531C" w:rsidRPr="00FF55FD" w14:paraId="71731599"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0459625"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RSI Condition.L8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89DE8A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CF4098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91DF08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0.875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CA17AA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0.382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9EC46E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86979D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0.013</w:t>
            </w:r>
          </w:p>
        </w:tc>
      </w:tr>
      <w:tr w:rsidR="002A531C" w:rsidRPr="00FF55FD" w14:paraId="34CB93C0"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7108424"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RSI Condition.L9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FAA592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-0.0071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52A311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EA9FA9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-1.595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A00999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0.111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4117BE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DCAB69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w:t>
            </w:r>
          </w:p>
        </w:tc>
      </w:tr>
      <w:tr w:rsidR="002A531C" w:rsidRPr="00FF55FD" w14:paraId="01F208F6"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0EFFEE0"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RSI Condition.L10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2118DD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67B99B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EC41B2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-0.238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453062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0.812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01FF59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51D592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0.007</w:t>
            </w:r>
          </w:p>
        </w:tc>
      </w:tr>
      <w:tr w:rsidR="002A531C" w:rsidRPr="00FF55FD" w14:paraId="21FE1CC7"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D4E661D"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MACD Condition.L0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3B0287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0.0294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80D94C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C127D6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7.506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C62893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B374C9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382F50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0.037</w:t>
            </w:r>
          </w:p>
        </w:tc>
      </w:tr>
      <w:tr w:rsidR="002A531C" w:rsidRPr="00FF55FD" w14:paraId="5C6E9B99"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CA2C9F9"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MACD Condition.L1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C2B1A7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CA32C3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AE4CDF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1.369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6BD6FB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0.171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C739F2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AADE67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0.014</w:t>
            </w:r>
          </w:p>
        </w:tc>
      </w:tr>
      <w:tr w:rsidR="002A531C" w:rsidRPr="00FF55FD" w14:paraId="3EC6EE6D"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A5423E9"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MACD Condition.L2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8F267A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0.0094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67E57F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802703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2.255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0977F4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EFB122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0F4149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0.018</w:t>
            </w:r>
          </w:p>
        </w:tc>
      </w:tr>
      <w:tr w:rsidR="002A531C" w:rsidRPr="00FF55FD" w14:paraId="5E05DC96"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0B591F4"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MACD Condition.L3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0AD2CF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EA3966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4CD41D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0.756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162927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0.450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D9A469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29234F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0.011</w:t>
            </w:r>
          </w:p>
        </w:tc>
      </w:tr>
      <w:tr w:rsidR="002A531C" w:rsidRPr="00FF55FD" w14:paraId="6BB4CB5B"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1EC5AEF"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MACD Condition.L4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36940A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0.0117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7E1A7C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6EF1D3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2.777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E41AF2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8E9975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460414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0.020</w:t>
            </w:r>
          </w:p>
        </w:tc>
      </w:tr>
      <w:tr w:rsidR="002A531C" w:rsidRPr="00FF55FD" w14:paraId="29CD7E35"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1EA535A"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MACD Condition.L5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58C6FB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0.0074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7A7DA3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D6C268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1.749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91011F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0.080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88E1EA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F3AB20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0.016</w:t>
            </w:r>
          </w:p>
        </w:tc>
      </w:tr>
      <w:tr w:rsidR="002A531C" w:rsidRPr="00FF55FD" w14:paraId="74ABB491"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B6F76CB"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MACD Condition.L6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E2D24C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0.0070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4E9011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9DBD9E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1.674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24320D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0.094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4500BF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DE6A74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0.015</w:t>
            </w:r>
          </w:p>
        </w:tc>
      </w:tr>
      <w:tr w:rsidR="002A531C" w:rsidRPr="00FF55FD" w14:paraId="28515059"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A3B08D9"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lastRenderedPageBreak/>
              <w:t>MACD Condition.L7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5CF558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0.0067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E102CA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D8CCC2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1.606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D806EF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0.108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32F186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0C7493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0.015</w:t>
            </w:r>
          </w:p>
        </w:tc>
      </w:tr>
      <w:tr w:rsidR="002A531C" w:rsidRPr="00FF55FD" w14:paraId="109CC4C3"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284402C"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MACD Condition.L8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69EA9A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FDF6B6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928DC7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0.579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F9E669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0.563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AD3ADB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5BD0CB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0.010</w:t>
            </w:r>
          </w:p>
        </w:tc>
      </w:tr>
      <w:tr w:rsidR="002A531C" w:rsidRPr="00FF55FD" w14:paraId="559AB1D0"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93513E0"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MACD Condition.L9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4486A9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0.0061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92D0F9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0BD238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1.507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308A09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0.132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D04F98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2E5668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0.014</w:t>
            </w:r>
          </w:p>
        </w:tc>
      </w:tr>
      <w:tr w:rsidR="002A531C" w:rsidRPr="00FF55FD" w14:paraId="7E6B23B3"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AA46CEE"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MACD Condition.L10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0F39D5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0.0074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CE6B80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A2F376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1.905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06CE1E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0.057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C23A36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E41692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0.015</w:t>
            </w:r>
          </w:p>
        </w:tc>
      </w:tr>
      <w:tr w:rsidR="002A531C" w:rsidRPr="00FF55FD" w14:paraId="72195D5A"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F458EDF"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EMA Condition.L0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A87032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891295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3ECBD1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-0.327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C1EC8D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0.744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40B9D6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CA21C0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w:t>
            </w:r>
          </w:p>
        </w:tc>
      </w:tr>
      <w:tr w:rsidR="002A531C" w:rsidRPr="00FF55FD" w14:paraId="4EBD09C8"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21F43CD"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EMA Condition.L1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478DDE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2.838e-05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BE6876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5E4ED4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A70AB6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0.993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F6CF8C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291642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0.006</w:t>
            </w:r>
          </w:p>
        </w:tc>
      </w:tr>
      <w:tr w:rsidR="002A531C" w:rsidRPr="00FF55FD" w14:paraId="7AED71D6"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52D2C2D"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EMA Condition.L2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104911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73FEC6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A5D611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0.135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B63A81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0.892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93485A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EF7FE8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0.007</w:t>
            </w:r>
          </w:p>
        </w:tc>
      </w:tr>
      <w:tr w:rsidR="002A531C" w:rsidRPr="00FF55FD" w14:paraId="5CE9944F"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235204C"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EMA Condition.L3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B24B95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-0.0068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AE6D4C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47E0AD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-2.163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273DD6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0.031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201DB2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C41A1D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r>
      <w:tr w:rsidR="002A531C" w:rsidRPr="00FF55FD" w14:paraId="7A636074"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7EB7C2F"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EMA Condition.L4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007D69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7C1201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6F8470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-0.032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DCAA8F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0.975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2C022F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00AD39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0.006</w:t>
            </w:r>
          </w:p>
        </w:tc>
      </w:tr>
      <w:tr w:rsidR="002A531C" w:rsidRPr="00FF55FD" w14:paraId="338CBCCC"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17828DE"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EMA Condition.L5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9C4A7B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861D90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CCF2C4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-0.835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2E2274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0.404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909FBA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F08114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r>
      <w:tr w:rsidR="002A531C" w:rsidRPr="00FF55FD" w14:paraId="473AAC74"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933A152"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EMA Condition.L6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CC09E0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47A76B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9280E1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0.346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0B22FA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0.729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EDAC74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A1CA03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0.007</w:t>
            </w:r>
          </w:p>
        </w:tc>
      </w:tr>
      <w:tr w:rsidR="002A531C" w:rsidRPr="00FF55FD" w14:paraId="046E6F8A"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0F6B582"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EMA Condition.L7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39E0E2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190A98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5C594D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-0.866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7EABC7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0.387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34BFC7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5212AA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r>
      <w:tr w:rsidR="002A531C" w:rsidRPr="00FF55FD" w14:paraId="1335C422"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BB9A1F4"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EMA Condition.L8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B86D68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EE1889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D41A02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1.007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9AA0B2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0.314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B7BA5D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19744C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0.009</w:t>
            </w:r>
          </w:p>
        </w:tc>
      </w:tr>
      <w:tr w:rsidR="002A531C" w:rsidRPr="00FF55FD" w14:paraId="4AA702BA"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0B21748"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EMA Condition.L9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B33F13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2B9661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D8EEA3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-1.295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EBBC94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0.196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52549F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294344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w:t>
            </w:r>
          </w:p>
        </w:tc>
      </w:tr>
      <w:tr w:rsidR="002A531C" w:rsidRPr="00FF55FD" w14:paraId="7BD47B60"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4207F7A"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lastRenderedPageBreak/>
              <w:t>EMA Condition.L10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DC71FF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B2347B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382F57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0.276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20EF89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0.783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362D0E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0F616C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0.006</w:t>
            </w:r>
          </w:p>
        </w:tc>
      </w:tr>
      <w:tr w:rsidR="002A531C" w:rsidRPr="00FF55FD" w14:paraId="2A36C99F"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18DFCBA"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Close-EMA200 Price Diff.L0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F252B5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FFC4BD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CF59F5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0.509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5EF981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0.611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3AA740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D315FD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0.010</w:t>
            </w:r>
          </w:p>
        </w:tc>
      </w:tr>
      <w:tr w:rsidR="002A531C" w:rsidRPr="00FF55FD" w14:paraId="0F34D411"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2E19EAC"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Close-EMA200 Price Diff.L1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490F20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7A172D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7C0B2C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-0.518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6962C3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0.605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A2B2A3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4FFAA4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0.011</w:t>
            </w:r>
          </w:p>
        </w:tc>
      </w:tr>
      <w:tr w:rsidR="002A531C" w:rsidRPr="00FF55FD" w14:paraId="68943C9E"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8B85B53"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Close-EMA200 Price Diff.L2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394867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3F7AB9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F7EC5A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0.582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D72676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0.561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8F6717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16B331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0.021</w:t>
            </w:r>
          </w:p>
        </w:tc>
      </w:tr>
      <w:tr w:rsidR="002A531C" w:rsidRPr="00FF55FD" w14:paraId="4E29C46A"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9E660E1"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Close-EMA200 Price Diff.L3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61F454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8B238D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83C88B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-0.415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554EBA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0.678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5E1617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264555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0.013</w:t>
            </w:r>
          </w:p>
        </w:tc>
      </w:tr>
      <w:tr w:rsidR="002A531C" w:rsidRPr="00FF55FD" w14:paraId="54CC395F"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360F4FE"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Close-EMA200 Price Diff.L4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9A38FF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0.0074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2D79CF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4ADE1E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0.825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DC07F3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0.409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CDE1E9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048D2D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0.025</w:t>
            </w:r>
          </w:p>
        </w:tc>
      </w:tr>
      <w:tr w:rsidR="002A531C" w:rsidRPr="00FF55FD" w14:paraId="3EA6B3CA"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9C1DA1D"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Close-EMA200 Price Diff.L5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CD953E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-0.0257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874250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ABC3C4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-2.564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26244D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EF8CBE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-0.045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9B2E27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-0.006</w:t>
            </w:r>
          </w:p>
        </w:tc>
      </w:tr>
      <w:tr w:rsidR="002A531C" w:rsidRPr="00FF55FD" w14:paraId="1CC97A2A"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C4C2DF1"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Close-EMA200 Price Diff.L6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18B3D0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0.0256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5B23F5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235C79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2.549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437193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0D01F2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B4763B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0.045</w:t>
            </w:r>
          </w:p>
        </w:tc>
      </w:tr>
      <w:tr w:rsidR="002A531C" w:rsidRPr="00FF55FD" w14:paraId="22E8ABBD"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8605B72"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Close-EMA200 Price Diff.L7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3A11B7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-0.0118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6A7E2E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1B95C2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-1.165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F1093D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0.244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A0472E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-0.032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7B7D81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0.008</w:t>
            </w:r>
          </w:p>
        </w:tc>
      </w:tr>
      <w:tr w:rsidR="002A531C" w:rsidRPr="00FF55FD" w14:paraId="2DB77299"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31147E7"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Close-EMA200 Price Diff.L8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900456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0.0088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A72799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4B0AB5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0.869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8AB107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0.385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5A44EF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B77605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0.029</w:t>
            </w:r>
          </w:p>
        </w:tc>
      </w:tr>
      <w:tr w:rsidR="002A531C" w:rsidRPr="00FF55FD" w14:paraId="5D66D513"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1B429A0"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Close-EMA200 Price Diff.L9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7ADDB5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0.0082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3C5123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A57BD5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0.858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308714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0.391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5EE782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8833A7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0.027</w:t>
            </w:r>
          </w:p>
        </w:tc>
      </w:tr>
      <w:tr w:rsidR="002A531C" w:rsidRPr="00FF55FD" w14:paraId="31773DFB"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D091ED5"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Close-EMA200 Price Diff.L10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1F09E8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-0.0120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6FF8AD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47F6C6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-2.312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76E414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BCBDBF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6C1BCD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w:t>
            </w:r>
          </w:p>
        </w:tc>
      </w:tr>
      <w:tr w:rsidR="002A531C" w:rsidRPr="00FF55FD" w14:paraId="6CE8E0FF"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6919BE7"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BB Condition.L0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B16BEF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2A8DF9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396D09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-0.269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BCC184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0.788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FCD22B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BB9406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0.006</w:t>
            </w:r>
          </w:p>
        </w:tc>
      </w:tr>
      <w:tr w:rsidR="002A531C" w:rsidRPr="00FF55FD" w14:paraId="455AFC8C"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D0C8335"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BB Condition.L1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41269B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16F373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2A57A9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1.328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15BDAD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0.184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BE6BBC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DBF779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0.013</w:t>
            </w:r>
          </w:p>
        </w:tc>
      </w:tr>
      <w:tr w:rsidR="002A531C" w:rsidRPr="00FF55FD" w14:paraId="6C808CD3"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E975EE6"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lastRenderedPageBreak/>
              <w:t>BB Condition.L2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02087C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B06B30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B0F723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-0.831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A9E14F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0.406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D97A90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E3CC5E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r>
      <w:tr w:rsidR="002A531C" w:rsidRPr="00FF55FD" w14:paraId="2BD240D3"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AA7620E"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BB Condition.L3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269800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461C80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64306C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0.860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467415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0.390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84303B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DF2848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0.011</w:t>
            </w:r>
          </w:p>
        </w:tc>
      </w:tr>
      <w:tr w:rsidR="002A531C" w:rsidRPr="00FF55FD" w14:paraId="52BDD4DF"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C0DB113"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BB Condition.L4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44EF83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-0.0090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4967AA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BEB422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-2.287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B5515C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A313DD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E1E7D6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r>
      <w:tr w:rsidR="002A531C" w:rsidRPr="00FF55FD" w14:paraId="74584687"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79C63E6"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BB Condition.L5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5B1562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F44049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F70110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1.135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94B32E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0.256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4EBD80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6CC3D4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0.012</w:t>
            </w:r>
          </w:p>
        </w:tc>
      </w:tr>
      <w:tr w:rsidR="002A531C" w:rsidRPr="00FF55FD" w14:paraId="672581AB"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996928A"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BB Condition.L6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080AEB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3BC9D8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5F4B44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0.993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7B4553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0.321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C3607F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FDC07D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0.012</w:t>
            </w:r>
          </w:p>
        </w:tc>
      </w:tr>
      <w:tr w:rsidR="002A531C" w:rsidRPr="00FF55FD" w14:paraId="0E399736"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4EC70BD"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BB Condition.L7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DADC08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DC0BC6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608E42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0.323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E25AE7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0.747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6A3068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73F9B6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0.009</w:t>
            </w:r>
          </w:p>
        </w:tc>
      </w:tr>
      <w:tr w:rsidR="002A531C" w:rsidRPr="00FF55FD" w14:paraId="1098A4C4"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26AAF75"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BB Condition.L8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1DA083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47A620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610636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-0.748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DC2B96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0.454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250048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2CA93E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w:t>
            </w:r>
          </w:p>
        </w:tc>
      </w:tr>
      <w:tr w:rsidR="002A531C" w:rsidRPr="00FF55FD" w14:paraId="20B5C4EA"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AF5AE3F"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BB Condition.L9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E2A85D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05CA87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DB7117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0.740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3265D0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0.459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1CB71A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4D37ED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0.011</w:t>
            </w:r>
          </w:p>
        </w:tc>
      </w:tr>
      <w:tr w:rsidR="002A531C" w:rsidRPr="00FF55FD" w14:paraId="6BF81160"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850116E"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BB Condition.L10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2B9B3A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92DEFE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259296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-0.918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1969FB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0.359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A7967D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E91D72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r>
      <w:tr w:rsidR="002A531C" w:rsidRPr="00FF55FD" w14:paraId="254C13D2"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6BF916E"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ATR.L0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E3ADEB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37DC27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7.33e-05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A9AB98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1.570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CCC6FD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0.117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9EC933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-2.87e-05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3D81FE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w:t>
            </w:r>
          </w:p>
        </w:tc>
      </w:tr>
      <w:tr w:rsidR="002A531C" w:rsidRPr="00FF55FD" w14:paraId="4C3835C7"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2A11649"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ATR.L1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8E0D4C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4506DB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C8D52D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-2.099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4AF70F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0.036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98CDD4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C113C0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-1.62e-05</w:t>
            </w:r>
          </w:p>
        </w:tc>
      </w:tr>
      <w:tr w:rsidR="002A531C" w:rsidRPr="00FF55FD" w14:paraId="52CEDA44"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373E258"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ATR.L2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FBF15A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0AE465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8CC501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2.509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128705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769D2F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6.56e-05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1CEBA5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r>
      <w:tr w:rsidR="002A531C" w:rsidRPr="00FF55FD" w14:paraId="18BC89A3"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49853EB"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ATR.L3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2D849D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E94C2E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C05C19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-1.423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3E0244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0.155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8DDA07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963122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6.52e-05</w:t>
            </w:r>
          </w:p>
        </w:tc>
      </w:tr>
      <w:tr w:rsidR="002A531C" w:rsidRPr="00FF55FD" w14:paraId="01B2283D"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3F8E46B"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ATR.L4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E5FAB2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73689B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24DAC9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1.700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8E3BDE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0.089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3FA247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-3.19e-05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E5583E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w:t>
            </w:r>
          </w:p>
        </w:tc>
      </w:tr>
      <w:tr w:rsidR="002A531C" w:rsidRPr="00FF55FD" w14:paraId="08EF2BFA"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ABE4E2E"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lastRenderedPageBreak/>
              <w:t>ATR.L5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1CA000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D6FB15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0F2EAD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-2.782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227EF3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1117BF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6CD317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w:t>
            </w:r>
          </w:p>
        </w:tc>
      </w:tr>
      <w:tr w:rsidR="002A531C" w:rsidRPr="00FF55FD" w14:paraId="38460659"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A76BA75"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ATR.L6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7DC13E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0F3CF3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46081F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3.187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565A6D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7BE20A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3F6A5D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r>
      <w:tr w:rsidR="002A531C" w:rsidRPr="00FF55FD" w14:paraId="0F082381"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16E4FDB"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ATR.L7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FFA885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94DF86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F3E7B9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-1.441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B189F0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0.150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A99D8E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B22544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6.65e-05</w:t>
            </w:r>
          </w:p>
        </w:tc>
      </w:tr>
      <w:tr w:rsidR="002A531C" w:rsidRPr="00FF55FD" w14:paraId="56CC37ED"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646BB11"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ATR.L8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28365A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5DF6F6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7C214B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-1.777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BA291B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0.076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6BC16E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8C69EF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2.37e-05</w:t>
            </w:r>
          </w:p>
        </w:tc>
      </w:tr>
      <w:tr w:rsidR="002A531C" w:rsidRPr="00FF55FD" w14:paraId="3D89C89B"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38A57A9"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ATR.L9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D51E30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980893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31E04B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2.119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1A7974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0.034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56269F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2.01e-05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B88E36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r>
      <w:tr w:rsidR="002A531C" w:rsidRPr="00FF55FD" w14:paraId="1877249F"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9E1AD62"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ATR.L10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1C588F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223D83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7.61e-05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42BE06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-1.594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24C780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0.111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AA58F9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C83699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2.79e-05</w:t>
            </w:r>
          </w:p>
        </w:tc>
      </w:tr>
      <w:tr w:rsidR="002A531C" w:rsidRPr="00FF55FD" w14:paraId="4E05D0B8"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DC49BEA"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Trend.L0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A9E23A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FCB31C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141BD9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-0.545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21428D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0.586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A6ED2A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893829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0.006</w:t>
            </w:r>
          </w:p>
        </w:tc>
      </w:tr>
      <w:tr w:rsidR="002A531C" w:rsidRPr="00FF55FD" w14:paraId="01076793"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024F20B"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Trend.L1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466699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7EE68C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037663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0.786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8598C2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0.432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E634A6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2292F4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0.013</w:t>
            </w:r>
          </w:p>
        </w:tc>
      </w:tr>
      <w:tr w:rsidR="002A531C" w:rsidRPr="00FF55FD" w14:paraId="545A2064"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41D2F66"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Trend.L2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EB020F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0.0074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5EE2E7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D79126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1.464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8C4A3D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0.143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ACEF49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08AB54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0.017</w:t>
            </w:r>
          </w:p>
        </w:tc>
      </w:tr>
      <w:tr w:rsidR="002A531C" w:rsidRPr="00FF55FD" w14:paraId="68B2752A"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09978DE"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Trend.L3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ABE9CA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0.0066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D8BF7B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DAA69B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1.300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DA75E1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0.194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8D1577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214880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0.016</w:t>
            </w:r>
          </w:p>
        </w:tc>
      </w:tr>
      <w:tr w:rsidR="002A531C" w:rsidRPr="00FF55FD" w14:paraId="64E7E791"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145AE32"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Trend.L4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93867C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-0.0145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3F28FF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B8AD46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-2.868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804023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CD5965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8F4DDA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w:t>
            </w:r>
          </w:p>
        </w:tc>
      </w:tr>
      <w:tr w:rsidR="002A531C" w:rsidRPr="00FF55FD" w14:paraId="7EFE4E04"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FABA3C8"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Trend.L5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6B6FE0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53C529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6397B5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63CB40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0.918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1D470E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DFD06E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0.009</w:t>
            </w:r>
          </w:p>
        </w:tc>
      </w:tr>
      <w:tr w:rsidR="002A531C" w:rsidRPr="00FF55FD" w14:paraId="17EBB0C9"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D03E397"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Trend.L6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93F06A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1EFE73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B856CE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0.684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8AF26B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0.494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26E1E8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59673F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0.013</w:t>
            </w:r>
          </w:p>
        </w:tc>
      </w:tr>
      <w:tr w:rsidR="002A531C" w:rsidRPr="00FF55FD" w14:paraId="3DEDECDD"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7E9D1A1"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Trend.L7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01BF9A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C46938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A95891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0.687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5BA01D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0.492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BE65D7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F9B8FF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0.014</w:t>
            </w:r>
          </w:p>
        </w:tc>
      </w:tr>
      <w:tr w:rsidR="002A531C" w:rsidRPr="00FF55FD" w14:paraId="6BF9B274"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BA4ABBB"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lastRenderedPageBreak/>
              <w:t>Trend.L8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75D0FC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833466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220694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-0.290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072D74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0.772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0B9918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A103CC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0.009</w:t>
            </w:r>
          </w:p>
        </w:tc>
      </w:tr>
      <w:tr w:rsidR="002A531C" w:rsidRPr="00FF55FD" w14:paraId="11DE43BA"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5400380"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Trend.L9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3D32CF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-0.0130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77146B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FB3AB4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-2.615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ABED53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60602E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FA96D9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r>
      <w:tr w:rsidR="002A531C" w:rsidRPr="00FF55FD" w14:paraId="72D0BBC6"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6D8F271"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Trend.L10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BD9918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0.0111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4B1800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88A448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2.645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B746FD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CF2B7A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67BB4B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0.019</w:t>
            </w:r>
          </w:p>
        </w:tc>
      </w:tr>
      <w:tr w:rsidR="002A531C" w:rsidRPr="00FF55FD" w14:paraId="7F1EF90A"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CC09F54"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Forecasted.L0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4AD31D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35E7E5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B20C88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1.029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3B9105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0.304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DB4059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E481A2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w:t>
            </w:r>
          </w:p>
        </w:tc>
      </w:tr>
      <w:tr w:rsidR="002A531C" w:rsidRPr="00FF55FD" w14:paraId="0A6F7C59"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244F668"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Forecasted.L1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AADE4B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C2B769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A71C80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-0.259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A13F62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0.796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AD7442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F5E946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r>
      <w:tr w:rsidR="002A531C" w:rsidRPr="00FF55FD" w14:paraId="5E3B00D6"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20228C3"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Forecasted.L2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7E2B72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F9925D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14C83D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0.603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F69A7F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0.547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35C992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26D17E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w:t>
            </w:r>
          </w:p>
        </w:tc>
      </w:tr>
      <w:tr w:rsidR="002A531C" w:rsidRPr="00FF55FD" w14:paraId="339A67F2"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89BFEC4"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Forecasted.L3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38963B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8C269D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564716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-1.151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95FF4C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0.250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13F620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79F415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r>
      <w:tr w:rsidR="002A531C" w:rsidRPr="00FF55FD" w14:paraId="3CFC3A63"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5927CEA"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Forecasted.L4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FCEFA3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2620EA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6DA2F5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0.715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B56AEF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0.475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783007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7B59AB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r>
      <w:tr w:rsidR="002A531C" w:rsidRPr="00FF55FD" w14:paraId="65BAB07C"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358C9BF"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Forecasted.L5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0407FC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573A60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0B52A3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-2.042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12076E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0.041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57FA6A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D287FC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-9.85e-05</w:t>
            </w:r>
          </w:p>
        </w:tc>
      </w:tr>
      <w:tr w:rsidR="002A531C" w:rsidRPr="00FF55FD" w14:paraId="3BB29592"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61171EB"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Forecasted.L6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64C1B4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0BFB45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576018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1.904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B25CAB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0.057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3DFE36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-7.12e-05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F2363A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w:t>
            </w:r>
          </w:p>
        </w:tc>
      </w:tr>
      <w:tr w:rsidR="002A531C" w:rsidRPr="00FF55FD" w14:paraId="03045B1C"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D20D9C8"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Forecasted.L7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04F9C0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921B89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DB3895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-0.599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BA7D87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0.549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126FA2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F57B69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w:t>
            </w:r>
          </w:p>
        </w:tc>
      </w:tr>
      <w:tr w:rsidR="002A531C" w:rsidRPr="00FF55FD" w14:paraId="70FF5AD4"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927E0A4"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Forecasted.L8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9E1D88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83BD76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AC3850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0.393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9D2312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0.695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FB3C0E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DFCA97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r>
      <w:tr w:rsidR="002A531C" w:rsidRPr="00FF55FD" w14:paraId="7D26267A"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F4C7439"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Forecasted.L9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313764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CACD41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D51317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1.683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EE3EBD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0.092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8DC4F4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6D965E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r>
      <w:tr w:rsidR="002A531C" w:rsidRPr="00FF55FD" w14:paraId="47BBA579"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B9F09EF"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Forecasted.L10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F4CFA2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7258C5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685240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-3.078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CC4964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CC7262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F0F444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r>
      <w:tr w:rsidR="002A531C" w:rsidRPr="00FF55FD" w14:paraId="717F9D12"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4C7DD97"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lastRenderedPageBreak/>
              <w:t>Slope.L0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28C9A0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6FE1D3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DB4A26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-0.957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5C8045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0.339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55B682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EB7853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r>
      <w:tr w:rsidR="002A531C" w:rsidRPr="00FF55FD" w14:paraId="5AE2CCC3"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7B9BDEA"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Slope.L1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BB795F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D0039E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CB96C3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0.169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0786C8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0.866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6E7E03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890824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0.010</w:t>
            </w:r>
          </w:p>
        </w:tc>
      </w:tr>
      <w:tr w:rsidR="002A531C" w:rsidRPr="00FF55FD" w14:paraId="7847C137"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9D62F21"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Slope.L2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8DADA1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EEE24D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107F63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-0.535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97D78F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0.593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D96858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28D782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0.007</w:t>
            </w:r>
          </w:p>
        </w:tc>
      </w:tr>
      <w:tr w:rsidR="002A531C" w:rsidRPr="00FF55FD" w14:paraId="5ABF6A50"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3CC52A3"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Slope.L3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08B3A9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852902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2724E2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1.010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62D86A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0.313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B92EBD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E6E5BA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0.015</w:t>
            </w:r>
          </w:p>
        </w:tc>
      </w:tr>
      <w:tr w:rsidR="002A531C" w:rsidRPr="00FF55FD" w14:paraId="172A53D3"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C5E6BEE"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Slope.L4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D5F86B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4C0F57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996039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-0.804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B15840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0.422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376491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BDF0E0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0.007</w:t>
            </w:r>
          </w:p>
        </w:tc>
      </w:tr>
      <w:tr w:rsidR="002A531C" w:rsidRPr="00FF55FD" w14:paraId="1E93937F"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DDE9659"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Slope.L5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F3AC63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0.0147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CD3562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29C906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2.229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B5C736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4C4ABF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805B8E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0.028</w:t>
            </w:r>
          </w:p>
        </w:tc>
      </w:tr>
      <w:tr w:rsidR="002A531C" w:rsidRPr="00FF55FD" w14:paraId="37CB269E"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E8E223D"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Slope.L6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DC4535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-0.0135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FBE91B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CE7FFA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-2.024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B47871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0.043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216DDB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243A2D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-0.000</w:t>
            </w:r>
          </w:p>
        </w:tc>
      </w:tr>
      <w:tr w:rsidR="002A531C" w:rsidRPr="00FF55FD" w14:paraId="18CE92B7"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7954655"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Slope.L7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4B7D09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AC9328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3A4357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0.784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DA3061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0.433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22CA81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6398C7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0.018</w:t>
            </w:r>
          </w:p>
        </w:tc>
      </w:tr>
      <w:tr w:rsidR="002A531C" w:rsidRPr="00FF55FD" w14:paraId="549CA70C"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7DF3618"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Slope.L8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92B18B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560618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D8A363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-0.643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A4F6C7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0.520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4020FA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E1FCA3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0.009</w:t>
            </w:r>
          </w:p>
        </w:tc>
      </w:tr>
      <w:tr w:rsidR="002A531C" w:rsidRPr="00FF55FD" w14:paraId="2D3B95CB"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8C14AE8"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Slope.L9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A636E1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-0.0097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382361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562589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-1.505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8EC735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0.133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211A11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95D596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r>
      <w:tr w:rsidR="002A531C" w:rsidRPr="00FF55FD" w14:paraId="70018CC6"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1EE4A43"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Slope.L10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DA3CB0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0.0097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FB17BF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6EDFFE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2.992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37E67A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35C4B3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6BF328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0.016</w:t>
            </w:r>
          </w:p>
        </w:tc>
      </w:tr>
      <w:tr w:rsidR="002A531C" w:rsidRPr="00FF55FD" w14:paraId="43980B46"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682892F"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Acceleration.L0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8D5904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40D33E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98D40F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0.479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B0337D4"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0.632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581748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260B8A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0.020</w:t>
            </w:r>
          </w:p>
        </w:tc>
      </w:tr>
      <w:tr w:rsidR="002A531C" w:rsidRPr="00FF55FD" w14:paraId="28FB219B"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AF54FE7"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Acceleration.L1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00711B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A40115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6E631B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-0.114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80DFDA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0.909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BC947D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-0.030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3D5B7D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0.027</w:t>
            </w:r>
          </w:p>
        </w:tc>
      </w:tr>
      <w:tr w:rsidR="002A531C" w:rsidRPr="00FF55FD" w14:paraId="37D516F1"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544F101"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Acceleration.L2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0DE87F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4129E9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95BDA5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-0.182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3D4BB0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0.855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3182A4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-0.034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11AAFB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0.028</w:t>
            </w:r>
          </w:p>
        </w:tc>
      </w:tr>
      <w:tr w:rsidR="002A531C" w:rsidRPr="00FF55FD" w14:paraId="6DDA9E4B"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4DDEC41"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lastRenderedPageBreak/>
              <w:t>Acceleration.L3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0BD1EC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-0.0029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25295B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546EDD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-0.186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D1E3E5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0.853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C49C70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-0.034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564248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0.028</w:t>
            </w:r>
          </w:p>
        </w:tc>
      </w:tr>
      <w:tr w:rsidR="002A531C" w:rsidRPr="00FF55FD" w14:paraId="0F6CCAD2"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6F78D1E"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Acceleration.L4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1EDAB1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0.0261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5C865B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3F2322F"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1.642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D7C0AB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0.101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AB3FFE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66DDABA"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0.057</w:t>
            </w:r>
          </w:p>
        </w:tc>
      </w:tr>
      <w:tr w:rsidR="002A531C" w:rsidRPr="00FF55FD" w14:paraId="30D1EF68"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BAD8512"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Acceleration.L5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AD6F8E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-0.0542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416947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149C8E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-3.426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6AD50E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205D25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-0.085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4620E7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-0.023</w:t>
            </w:r>
          </w:p>
        </w:tc>
      </w:tr>
      <w:tr w:rsidR="002A531C" w:rsidRPr="00FF55FD" w14:paraId="10752772"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0DA4326"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Acceleration.L6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04EBE8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0.0542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7F023F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29FFD9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3.425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ED05B4D"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A4B83D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E0CE9E1"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0.085</w:t>
            </w:r>
          </w:p>
        </w:tc>
      </w:tr>
      <w:tr w:rsidR="002A531C" w:rsidRPr="00FF55FD" w14:paraId="10A25124"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976F78F"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Acceleration.L7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4041D2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-0.0365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CDFA39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A9458D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-2.304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821CAD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36E4DC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-0.068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9AA985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-0.005</w:t>
            </w:r>
          </w:p>
        </w:tc>
      </w:tr>
      <w:tr w:rsidR="002A531C" w:rsidRPr="00FF55FD" w14:paraId="68A190FB"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E0F9344"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Acceleration.L8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6917297"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0.0367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4E5F15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4691C7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2.369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F766E2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D6CB55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E75CF60"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0.067</w:t>
            </w:r>
          </w:p>
        </w:tc>
      </w:tr>
      <w:tr w:rsidR="002A531C" w:rsidRPr="00FF55FD" w14:paraId="0F1ED089"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943D7BC"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Acceleration.L9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AB8060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-0.0332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0CB7C33"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968ABE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-2.846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F98CFE2"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46BE5D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-0.056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A5D7A05"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-0.010</w:t>
            </w:r>
          </w:p>
        </w:tc>
      </w:tr>
      <w:tr w:rsidR="002A531C" w:rsidRPr="00FF55FD" w14:paraId="595DC644"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C32CC85" w14:textId="77777777" w:rsidR="002A531C" w:rsidRPr="00FF55FD"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FF55FD">
              <w:rPr>
                <w:rFonts w:ascii="Times New Roman" w:eastAsia="Times New Roman" w:hAnsi="Times New Roman" w:cs="Times New Roman"/>
                <w:b/>
                <w:bCs/>
                <w:color w:val="000000"/>
                <w:sz w:val="18"/>
                <w:szCs w:val="18"/>
                <w:lang w:eastAsia="en-SG"/>
              </w:rPr>
              <w:t>Acceleration.L10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3DCDF5C"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0.0122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B71AC7B"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2F2BF48"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2.996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5A0E369"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840D3BE"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A07D406" w14:textId="77777777" w:rsidR="002A531C" w:rsidRPr="00FF55FD"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FF55FD">
              <w:rPr>
                <w:rFonts w:ascii="Times New Roman" w:eastAsia="Times New Roman" w:hAnsi="Times New Roman" w:cs="Times New Roman"/>
                <w:color w:val="000000"/>
                <w:sz w:val="18"/>
                <w:szCs w:val="18"/>
                <w:lang w:eastAsia="en-SG"/>
              </w:rPr>
              <w:t>0.020</w:t>
            </w:r>
          </w:p>
        </w:tc>
      </w:tr>
    </w:tbl>
    <w:p w14:paraId="7D8C019B" w14:textId="77777777" w:rsidR="002A531C" w:rsidRPr="00A56A86" w:rsidRDefault="002A531C" w:rsidP="002A531C">
      <w:pPr>
        <w:rPr>
          <w:rFonts w:ascii="Times New Roman" w:hAnsi="Times New Roman" w:cs="Times New Roman"/>
        </w:rPr>
      </w:pPr>
    </w:p>
    <w:p w14:paraId="7F268E84" w14:textId="77777777" w:rsidR="002A531C" w:rsidRPr="00A56A86" w:rsidRDefault="002A531C" w:rsidP="002A531C">
      <w:pPr>
        <w:rPr>
          <w:rFonts w:ascii="Times New Roman" w:hAnsi="Times New Roman" w:cs="Times New Roman"/>
        </w:rPr>
      </w:pPr>
      <w:r w:rsidRPr="00A56A86">
        <w:rPr>
          <w:rFonts w:ascii="Times New Roman" w:hAnsi="Times New Roman" w:cs="Times New Roman"/>
        </w:rPr>
        <w:br w:type="page"/>
      </w:r>
    </w:p>
    <w:p w14:paraId="05365DDC" w14:textId="77777777" w:rsidR="002A531C" w:rsidRPr="00A56A86" w:rsidRDefault="002A531C" w:rsidP="002A531C">
      <w:pPr>
        <w:rPr>
          <w:rFonts w:ascii="Times New Roman" w:hAnsi="Times New Roman" w:cs="Times New Roman"/>
        </w:rPr>
      </w:pPr>
      <w:r w:rsidRPr="00A56A86">
        <w:rPr>
          <w:rFonts w:ascii="Times New Roman" w:hAnsi="Times New Roman" w:cs="Times New Roman"/>
        </w:rPr>
        <w:lastRenderedPageBreak/>
        <w:t>Model with Lag = 8</w:t>
      </w:r>
    </w:p>
    <w:p w14:paraId="11BB76CC" w14:textId="77777777" w:rsidR="002A531C" w:rsidRPr="00A56A86" w:rsidRDefault="002A531C" w:rsidP="002A531C">
      <w:pPr>
        <w:rPr>
          <w:rFonts w:ascii="Times New Roman" w:hAnsi="Times New Roman" w:cs="Times New Roman"/>
        </w:rPr>
      </w:pPr>
    </w:p>
    <w:tbl>
      <w:tblPr>
        <w:tblW w:w="0" w:type="dxa"/>
        <w:shd w:val="clear" w:color="auto" w:fill="FFFFFF"/>
        <w:tblCellMar>
          <w:top w:w="15" w:type="dxa"/>
          <w:left w:w="15" w:type="dxa"/>
          <w:bottom w:w="15" w:type="dxa"/>
          <w:right w:w="15" w:type="dxa"/>
        </w:tblCellMar>
        <w:tblLook w:val="04A0" w:firstRow="1" w:lastRow="0" w:firstColumn="1" w:lastColumn="0" w:noHBand="0" w:noVBand="1"/>
      </w:tblPr>
      <w:tblGrid>
        <w:gridCol w:w="1280"/>
        <w:gridCol w:w="3190"/>
        <w:gridCol w:w="1601"/>
        <w:gridCol w:w="885"/>
      </w:tblGrid>
      <w:tr w:rsidR="002A531C" w:rsidRPr="003F7CAE" w14:paraId="017DFC72"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FC93A96" w14:textId="77777777" w:rsidR="002A531C" w:rsidRPr="003F7CAE"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br/>
              <w:t>Dep. Variable:</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5D97B76" w14:textId="77777777" w:rsidR="002A531C" w:rsidRPr="003F7CAE"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future_price1 % P/L</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3623815" w14:textId="77777777" w:rsidR="002A531C" w:rsidRPr="003F7CAE"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No. Observations:</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A0E4BC8" w14:textId="77777777" w:rsidR="002A531C" w:rsidRPr="003F7CAE"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1834</w:t>
            </w:r>
          </w:p>
        </w:tc>
      </w:tr>
      <w:tr w:rsidR="002A531C" w:rsidRPr="003F7CAE" w14:paraId="67134423"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94A4B26" w14:textId="77777777" w:rsidR="002A531C" w:rsidRPr="003F7CAE"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Model:</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231D151" w14:textId="77777777" w:rsidR="002A531C" w:rsidRPr="003F7CAE"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ARDL(8, 8, 8, 8, 8, 8, 8, 8, 8, 8, 8, 8, 8, 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C37CD92" w14:textId="77777777" w:rsidR="002A531C" w:rsidRPr="003F7CAE"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Log Likelihood</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3D615E9" w14:textId="77777777" w:rsidR="002A531C" w:rsidRPr="003F7CAE"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3459.594</w:t>
            </w:r>
          </w:p>
        </w:tc>
      </w:tr>
      <w:tr w:rsidR="002A531C" w:rsidRPr="003F7CAE" w14:paraId="255DAB70"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929F144" w14:textId="77777777" w:rsidR="002A531C" w:rsidRPr="003F7CAE"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Method:</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919B5E4" w14:textId="77777777" w:rsidR="002A531C" w:rsidRPr="003F7CAE"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Conditional MLE</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A63ACCB" w14:textId="77777777" w:rsidR="002A531C" w:rsidRPr="003F7CAE"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S.D. of innovations</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CE8ADBB" w14:textId="77777777" w:rsidR="002A531C" w:rsidRPr="003F7CAE"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0.036</w:t>
            </w:r>
          </w:p>
        </w:tc>
      </w:tr>
      <w:tr w:rsidR="002A531C" w:rsidRPr="003F7CAE" w14:paraId="4E4AE6F6"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586ACA0" w14:textId="77777777" w:rsidR="002A531C" w:rsidRPr="003F7CAE"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Date:</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A992DCB" w14:textId="77777777" w:rsidR="002A531C" w:rsidRPr="003F7CAE"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Wed, 17 Nov 2021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17EC361" w14:textId="77777777" w:rsidR="002A531C" w:rsidRPr="003F7CAE"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AIC</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71A12AA" w14:textId="77777777" w:rsidR="002A531C" w:rsidRPr="003F7CAE"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-6665.189</w:t>
            </w:r>
          </w:p>
        </w:tc>
      </w:tr>
      <w:tr w:rsidR="002A531C" w:rsidRPr="003F7CAE" w14:paraId="245422F5"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A8B5817" w14:textId="77777777" w:rsidR="002A531C" w:rsidRPr="003F7CAE"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Time:</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EBF3356" w14:textId="77777777" w:rsidR="002A531C" w:rsidRPr="003F7CAE"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12:21:55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82140EF" w14:textId="77777777" w:rsidR="002A531C" w:rsidRPr="003F7CAE"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BIC</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EC4F0BC" w14:textId="77777777" w:rsidR="002A531C" w:rsidRPr="003F7CAE"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-5965.434</w:t>
            </w:r>
          </w:p>
        </w:tc>
      </w:tr>
      <w:tr w:rsidR="002A531C" w:rsidRPr="003F7CAE" w14:paraId="1F9ADF5C"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ACDCF7E" w14:textId="77777777" w:rsidR="002A531C" w:rsidRPr="003F7CAE"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Sample:</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49E0158" w14:textId="77777777" w:rsidR="002A531C" w:rsidRPr="003F7CAE"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CA66E60" w14:textId="77777777" w:rsidR="002A531C" w:rsidRPr="003F7CAE"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HQIC</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7E537D0" w14:textId="77777777" w:rsidR="002A531C" w:rsidRPr="003F7CAE"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-6407.069</w:t>
            </w:r>
          </w:p>
        </w:tc>
      </w:tr>
      <w:tr w:rsidR="002A531C" w:rsidRPr="003F7CAE" w14:paraId="2902967E"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3779A20" w14:textId="77777777" w:rsidR="002A531C" w:rsidRPr="003F7CAE" w:rsidRDefault="002A531C" w:rsidP="007B195C">
            <w:pPr>
              <w:spacing w:after="270" w:line="240" w:lineRule="auto"/>
              <w:jc w:val="right"/>
              <w:rPr>
                <w:rFonts w:ascii="Times New Roman" w:eastAsia="Times New Roman" w:hAnsi="Times New Roman" w:cs="Times New Roman"/>
                <w:color w:val="000000"/>
                <w:sz w:val="18"/>
                <w:szCs w:val="18"/>
                <w:lang w:eastAsia="en-SG"/>
              </w:rPr>
            </w:pP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E607EF6" w14:textId="77777777" w:rsidR="002A531C" w:rsidRPr="003F7CAE"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1834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6F38C32" w14:textId="77777777" w:rsidR="002A531C" w:rsidRPr="003F7CAE" w:rsidRDefault="002A531C" w:rsidP="007B195C">
            <w:pPr>
              <w:spacing w:after="270" w:line="240" w:lineRule="auto"/>
              <w:jc w:val="right"/>
              <w:rPr>
                <w:rFonts w:ascii="Times New Roman" w:eastAsia="Times New Roman" w:hAnsi="Times New Roman" w:cs="Times New Roman"/>
                <w:color w:val="000000"/>
                <w:sz w:val="18"/>
                <w:szCs w:val="18"/>
                <w:lang w:eastAsia="en-SG"/>
              </w:rPr>
            </w:pP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8561223" w14:textId="77777777" w:rsidR="002A531C" w:rsidRPr="003F7CAE" w:rsidRDefault="002A531C" w:rsidP="007B195C">
            <w:pPr>
              <w:spacing w:after="270" w:line="240" w:lineRule="auto"/>
              <w:jc w:val="right"/>
              <w:rPr>
                <w:rFonts w:ascii="Times New Roman" w:eastAsia="Times New Roman" w:hAnsi="Times New Roman" w:cs="Times New Roman"/>
                <w:sz w:val="20"/>
                <w:szCs w:val="20"/>
                <w:lang w:eastAsia="en-SG"/>
              </w:rPr>
            </w:pPr>
          </w:p>
        </w:tc>
      </w:tr>
    </w:tbl>
    <w:p w14:paraId="63542814" w14:textId="77777777" w:rsidR="002A531C" w:rsidRPr="003F7CAE" w:rsidRDefault="002A531C" w:rsidP="002A531C">
      <w:pPr>
        <w:spacing w:after="0" w:line="240" w:lineRule="auto"/>
        <w:rPr>
          <w:rFonts w:ascii="Times New Roman" w:eastAsia="Times New Roman" w:hAnsi="Times New Roman" w:cs="Times New Roman"/>
          <w:vanish/>
          <w:sz w:val="24"/>
          <w:szCs w:val="24"/>
          <w:lang w:eastAsia="en-SG"/>
        </w:rPr>
      </w:pPr>
    </w:p>
    <w:tbl>
      <w:tblPr>
        <w:tblW w:w="0" w:type="dxa"/>
        <w:shd w:val="clear" w:color="auto" w:fill="FFFFFF"/>
        <w:tblCellMar>
          <w:top w:w="15" w:type="dxa"/>
          <w:left w:w="15" w:type="dxa"/>
          <w:bottom w:w="15" w:type="dxa"/>
          <w:right w:w="15" w:type="dxa"/>
        </w:tblCellMar>
        <w:tblLook w:val="04A0" w:firstRow="1" w:lastRow="0" w:firstColumn="1" w:lastColumn="0" w:noHBand="0" w:noVBand="1"/>
      </w:tblPr>
      <w:tblGrid>
        <w:gridCol w:w="2365"/>
        <w:gridCol w:w="935"/>
        <w:gridCol w:w="785"/>
        <w:gridCol w:w="615"/>
        <w:gridCol w:w="555"/>
        <w:gridCol w:w="845"/>
        <w:gridCol w:w="845"/>
      </w:tblGrid>
      <w:tr w:rsidR="002A531C" w:rsidRPr="003F7CAE" w14:paraId="3C4A6B79"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E926BF8" w14:textId="77777777" w:rsidR="002A531C" w:rsidRPr="003F7CAE" w:rsidRDefault="002A531C" w:rsidP="007B195C">
            <w:pPr>
              <w:spacing w:after="0" w:line="240" w:lineRule="auto"/>
              <w:rPr>
                <w:rFonts w:ascii="Times New Roman" w:eastAsia="Times New Roman" w:hAnsi="Times New Roman" w:cs="Times New Roman"/>
                <w:sz w:val="24"/>
                <w:szCs w:val="24"/>
                <w:lang w:eastAsia="en-SG"/>
              </w:rPr>
            </w:pP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244E7BA"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proofErr w:type="spellStart"/>
            <w:r w:rsidRPr="003F7CAE">
              <w:rPr>
                <w:rFonts w:ascii="Times New Roman" w:eastAsia="Times New Roman" w:hAnsi="Times New Roman" w:cs="Times New Roman"/>
                <w:b/>
                <w:bCs/>
                <w:color w:val="000000"/>
                <w:sz w:val="18"/>
                <w:szCs w:val="18"/>
                <w:lang w:eastAsia="en-SG"/>
              </w:rPr>
              <w:t>coef</w:t>
            </w:r>
            <w:proofErr w:type="spellEnd"/>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87AB438"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std err</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660A687"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z</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4E16F40"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P&gt;|z|</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775946F"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[0.025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4CC4A47"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0.975]</w:t>
            </w:r>
          </w:p>
        </w:tc>
      </w:tr>
      <w:tr w:rsidR="002A531C" w:rsidRPr="003F7CAE" w14:paraId="00296D5E"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E09C718"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const</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82797C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-0.0516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1F729C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20B7C4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-3.436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DAAC13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AC2977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-0.081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639BD8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-0.022</w:t>
            </w:r>
          </w:p>
        </w:tc>
      </w:tr>
      <w:tr w:rsidR="002A531C" w:rsidRPr="003F7CAE" w14:paraId="089716CB"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05569E4"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future_price1 % P/L.L1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7CC394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-0.2743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0BD4A4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0.070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8D773B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-3.910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C7EF8F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E20F7A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-0.412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1C90A2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-0.137</w:t>
            </w:r>
          </w:p>
        </w:tc>
      </w:tr>
      <w:tr w:rsidR="002A531C" w:rsidRPr="003F7CAE" w14:paraId="3650F73E"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7522C0F"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future_price1 % P/L.L2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6710BC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-0.0528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9DD79F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0.071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09D5DD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-0.743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026AC4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0.458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6AC9E3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-0.192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73FD16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0.087</w:t>
            </w:r>
          </w:p>
        </w:tc>
      </w:tr>
      <w:tr w:rsidR="002A531C" w:rsidRPr="003F7CAE" w14:paraId="51D6531C"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B29E069"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future_price1 % P/L.L3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09302A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-0.0560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2D9605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0.071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852A35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-0.786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550BBA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0.432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53C1CD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-0.196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E2AFA6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0.084</w:t>
            </w:r>
          </w:p>
        </w:tc>
      </w:tr>
      <w:tr w:rsidR="002A531C" w:rsidRPr="003F7CAE" w14:paraId="0D62486C"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63F2A79"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future_price1 % P/L.L4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04D1A8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-0.0844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8FEA9B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0.071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CC0DB8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-1.188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DB3411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0.235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0D4977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-0.224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6C2E1E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0.055</w:t>
            </w:r>
          </w:p>
        </w:tc>
      </w:tr>
      <w:tr w:rsidR="002A531C" w:rsidRPr="003F7CAE" w14:paraId="512D14A5"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E810C5D"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future_price1 % P/L.L5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7C3F6F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-0.1589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3E56D5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0.071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3A1859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-2.241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68FC96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0.025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52E477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-0.298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B77776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-0.020</w:t>
            </w:r>
          </w:p>
        </w:tc>
      </w:tr>
      <w:tr w:rsidR="002A531C" w:rsidRPr="003F7CAE" w14:paraId="6D7A3DB7"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97DD070"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lastRenderedPageBreak/>
              <w:t>future_price1 % P/L.L6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AB2320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-0.0427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135179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0.071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CD7FEB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-0.603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5535EB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0.547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A64663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-0.181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8B25BD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0.096</w:t>
            </w:r>
          </w:p>
        </w:tc>
      </w:tr>
      <w:tr w:rsidR="002A531C" w:rsidRPr="003F7CAE" w14:paraId="6744CC36"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59E8401"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future_price1 % P/L.L7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D3ACAD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-0.0297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38487F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0.072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E605A0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-0.412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16BB0B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0.680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B66357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-0.171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B1DF4C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0.112</w:t>
            </w:r>
          </w:p>
        </w:tc>
      </w:tr>
      <w:tr w:rsidR="002A531C" w:rsidRPr="003F7CAE" w14:paraId="165E5B04"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55B23DC"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future_price1 % P/L.L8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47B8C8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-0.0238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2CA2C0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0.072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108938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-0.331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10FE98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0.741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A7F7B5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-0.165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7ABD6D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0.117</w:t>
            </w:r>
          </w:p>
        </w:tc>
      </w:tr>
      <w:tr w:rsidR="002A531C" w:rsidRPr="003F7CAE" w14:paraId="2C327150"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CD658A2"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Close.L0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61310D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4793D8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A3B2E5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-1.548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B6D19C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0.122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382587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A885BB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r>
      <w:tr w:rsidR="002A531C" w:rsidRPr="003F7CAE" w14:paraId="09931235"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631E600"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Close.L1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35162F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0.0076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44E9D2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6F0ECC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1.126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3B8DD9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0.260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61AE73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125FE2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0.021</w:t>
            </w:r>
          </w:p>
        </w:tc>
      </w:tr>
      <w:tr w:rsidR="002A531C" w:rsidRPr="003F7CAE" w14:paraId="631857BD"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A2E230A"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Close.L2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70321C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-0.0063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E33C5C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3365D9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-0.796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7B274C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0.426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437C6B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-0.022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ACF706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0.009</w:t>
            </w:r>
          </w:p>
        </w:tc>
      </w:tr>
      <w:tr w:rsidR="002A531C" w:rsidRPr="003F7CAE" w14:paraId="21F83D00"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7EAE792"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Close.L3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9C293D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8ADB99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BB537E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0.246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22DC02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0.806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030827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009C5D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0.017</w:t>
            </w:r>
          </w:p>
        </w:tc>
      </w:tr>
      <w:tr w:rsidR="002A531C" w:rsidRPr="003F7CAE" w14:paraId="5A7BFEF4"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B48E5B1"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Close.L4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6A0961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9AA9B3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11162E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0.817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30CDEA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0.414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FC7CF7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F6E032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0.016</w:t>
            </w:r>
          </w:p>
        </w:tc>
      </w:tr>
      <w:tr w:rsidR="002A531C" w:rsidRPr="003F7CAE" w14:paraId="6C762D1E"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1F0C648"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Close.L5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CF3AAB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AE94AA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2E0F10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-0.290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A8AB07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0.772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5A1B8A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835A13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0.009</w:t>
            </w:r>
          </w:p>
        </w:tc>
      </w:tr>
      <w:tr w:rsidR="002A531C" w:rsidRPr="003F7CAE" w14:paraId="15BCA3B6"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CADC0F4"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Close.L6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0CFF73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54C5AD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D44C93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0.533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2E8E8C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0.594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C36D5E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EBA222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0.018</w:t>
            </w:r>
          </w:p>
        </w:tc>
      </w:tr>
      <w:tr w:rsidR="002A531C" w:rsidRPr="003F7CAE" w14:paraId="42332EFF"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0E12E6D"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Close.L7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9BEACA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2F1ED6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62CE42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-0.607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339894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0.544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1555DB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-0.022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2F8E9E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0.011</w:t>
            </w:r>
          </w:p>
        </w:tc>
      </w:tr>
      <w:tr w:rsidR="002A531C" w:rsidRPr="003F7CAE" w14:paraId="2569EE7D"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09EB6D1"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Close.L8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3D8430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A90018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196F19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0.026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6BF9A2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0.979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F8AAC8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608A9E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0.009</w:t>
            </w:r>
          </w:p>
        </w:tc>
      </w:tr>
      <w:tr w:rsidR="002A531C" w:rsidRPr="003F7CAE" w14:paraId="72AB7222"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BEEEB67"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Volume.L0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7C9BEE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-5.457e-13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1ACD6A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5.36e-13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EB42D8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-1.018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1441C0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0.309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CF39C4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-1.6e-12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8BFD71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5.06e-13</w:t>
            </w:r>
          </w:p>
        </w:tc>
      </w:tr>
      <w:tr w:rsidR="002A531C" w:rsidRPr="003F7CAE" w14:paraId="446A566E"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6466808"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Volume.L1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611C11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1.547e-12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22A56F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6.21e-13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D563A7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2.493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00E863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83F6CF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3.3e-13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443B45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2.76e-12</w:t>
            </w:r>
          </w:p>
        </w:tc>
      </w:tr>
      <w:tr w:rsidR="002A531C" w:rsidRPr="003F7CAE" w14:paraId="0CD0671F"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E829839"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lastRenderedPageBreak/>
              <w:t>Volume.L2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316898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-1.833e-12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2A6596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6.14e-13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2BFC29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-2.983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19816D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2B0D84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-3.04e-12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565C8A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-6.27e-13</w:t>
            </w:r>
          </w:p>
        </w:tc>
      </w:tr>
      <w:tr w:rsidR="002A531C" w:rsidRPr="003F7CAE" w14:paraId="090E379C"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210D4AC"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Volume.L3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ABB9E1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1.109e-12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AAD409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6.33e-13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392841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1.751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6E3486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0.080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85D07D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-1.33e-13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402589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2.35e-12</w:t>
            </w:r>
          </w:p>
        </w:tc>
      </w:tr>
      <w:tr w:rsidR="002A531C" w:rsidRPr="003F7CAE" w14:paraId="7C90B559"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1781479"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Volume.L4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6B60D4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-1.51e-12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128DDF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6.51e-13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7D7814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-2.321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1875E0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0.020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12E24B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-2.79e-12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242ED2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-2.34e-13</w:t>
            </w:r>
          </w:p>
        </w:tc>
      </w:tr>
      <w:tr w:rsidR="002A531C" w:rsidRPr="003F7CAE" w14:paraId="3C4B7544"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68A22C6"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Volume.L5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C64E11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5.39e-13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51D17E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6.96e-13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82B219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0.775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9B4261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0.439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F26662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-8.25e-13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F2A7EB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1.9e-12</w:t>
            </w:r>
          </w:p>
        </w:tc>
      </w:tr>
      <w:tr w:rsidR="002A531C" w:rsidRPr="003F7CAE" w14:paraId="62805BC6"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5DE7C2F"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Volume.L6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34EDFA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-2.871e-15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3E7F06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6.95e-13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3FF53C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53CB19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0.997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47684B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-1.37e-12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1CF230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1.36e-12</w:t>
            </w:r>
          </w:p>
        </w:tc>
      </w:tr>
      <w:tr w:rsidR="002A531C" w:rsidRPr="003F7CAE" w14:paraId="437BDD96"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14DA1A7"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Volume.L7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A3F84F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2.698e-13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1DDF1E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6.88e-13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A95AE1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0.392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B438DC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0.695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9A306B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-1.08e-12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E44E11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1.62e-12</w:t>
            </w:r>
          </w:p>
        </w:tc>
      </w:tr>
      <w:tr w:rsidR="002A531C" w:rsidRPr="003F7CAE" w14:paraId="79AEE61C"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1F0A01C"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Volume.L8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73AF2C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1.899e-13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B80239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5.06e-13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DE164C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0.375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AE3312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0.708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8E28F4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-8.03e-13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6A02B6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1.18e-12</w:t>
            </w:r>
          </w:p>
        </w:tc>
      </w:tr>
      <w:tr w:rsidR="002A531C" w:rsidRPr="003F7CAE" w14:paraId="20E92E0E"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5BEC791"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RSI.L0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2FAE83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EAB0DA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3367AD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3.181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C1310B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2747C4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9D0235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0.002</w:t>
            </w:r>
          </w:p>
        </w:tc>
      </w:tr>
      <w:tr w:rsidR="002A531C" w:rsidRPr="003F7CAE" w14:paraId="6A682294"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C989A51"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RSI.L1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564D6F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8987F4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D5798D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-1.639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48F45F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0.101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77C417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4E759A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w:t>
            </w:r>
          </w:p>
        </w:tc>
      </w:tr>
      <w:tr w:rsidR="002A531C" w:rsidRPr="003F7CAE" w14:paraId="37701802"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80374C9"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RSI.L2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7A427D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F9A829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5906F9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-0.365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11699A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0.715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B11575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34F620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r>
      <w:tr w:rsidR="002A531C" w:rsidRPr="003F7CAE" w14:paraId="2A271DDA"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255D56C"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RSI.L3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1E9822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631E30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2E0A3B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1.404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EF4B70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0.160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D1F9AA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07D18A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0.002</w:t>
            </w:r>
          </w:p>
        </w:tc>
      </w:tr>
      <w:tr w:rsidR="002A531C" w:rsidRPr="003F7CAE" w14:paraId="52C7EB23"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9B0F89B"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RSI.L4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53E25E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7.169e-05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C41EA3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7C2EFC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0.115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C75C78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0.909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D73D01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F030AF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r>
      <w:tr w:rsidR="002A531C" w:rsidRPr="003F7CAE" w14:paraId="2E1C6A0B"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A9475E7"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RSI.L5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C7C171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F8F27C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1F59CE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0.659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691898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0.510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8552B8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673A8B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0.002</w:t>
            </w:r>
          </w:p>
        </w:tc>
      </w:tr>
      <w:tr w:rsidR="002A531C" w:rsidRPr="003F7CAE" w14:paraId="2EB35731"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31D019D"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RSI.L6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AD3A0C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3CCBE3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0AA842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-1.086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89D624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0.278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8D1076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615D5A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r>
      <w:tr w:rsidR="002A531C" w:rsidRPr="003F7CAE" w14:paraId="75B604AC"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124CA9E"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lastRenderedPageBreak/>
              <w:t>RSI.L7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B7DE4B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7BD229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DE4E57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0.296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144655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0.767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7F19E2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B4CA07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r>
      <w:tr w:rsidR="002A531C" w:rsidRPr="003F7CAE" w14:paraId="3F469B4D"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2DE20E9"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RSI.L8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EA1702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-7.64e-05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259268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128855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-0.164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A8FB16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0.870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5954D4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BC27D1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r>
      <w:tr w:rsidR="002A531C" w:rsidRPr="003F7CAE" w14:paraId="4D15A432"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2C0A3AE"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RSI Condition.L0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354015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8C4F44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6DBF0B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0.800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EAE20F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0.424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933ECC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80EDBD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0.011</w:t>
            </w:r>
          </w:p>
        </w:tc>
      </w:tr>
      <w:tr w:rsidR="002A531C" w:rsidRPr="003F7CAE" w14:paraId="5984091B"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248F61E"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RSI Condition.L1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416C29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8336DE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80BEAF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-0.914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C42F55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0.361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FCA764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529393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w:t>
            </w:r>
          </w:p>
        </w:tc>
      </w:tr>
      <w:tr w:rsidR="002A531C" w:rsidRPr="003F7CAE" w14:paraId="568A1C91"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95E37C3"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RSI Condition.L2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E8DFD5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83CFA1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652945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-1.174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91123C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0.241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197155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C196D7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r>
      <w:tr w:rsidR="002A531C" w:rsidRPr="003F7CAE" w14:paraId="50940263"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B76BD72"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RSI Condition.L3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54E7EE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0.0142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F68330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B7945D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3.169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67A185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504680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5184EC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0.023</w:t>
            </w:r>
          </w:p>
        </w:tc>
      </w:tr>
      <w:tr w:rsidR="002A531C" w:rsidRPr="003F7CAE" w14:paraId="792BC061"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92C69BA"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RSI Condition.L4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7E0F5A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C3C4BB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031EC6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0.684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647BA8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0.494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8CAEDC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C11FD3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0.012</w:t>
            </w:r>
          </w:p>
        </w:tc>
      </w:tr>
      <w:tr w:rsidR="002A531C" w:rsidRPr="003F7CAE" w14:paraId="187FFEAC"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E80392F"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RSI Condition.L5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81E81F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56BA11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D0ECA9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-0.390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B7ECC4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0.697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A6FE6A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1F0A89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0.007</w:t>
            </w:r>
          </w:p>
        </w:tc>
      </w:tr>
      <w:tr w:rsidR="002A531C" w:rsidRPr="003F7CAE" w14:paraId="10610D6D"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159DC36"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RSI Condition.L6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F61C14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-0.0063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440D3C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60A536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-1.410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52DD6B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0.159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A938EA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9D3E0B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0.002</w:t>
            </w:r>
          </w:p>
        </w:tc>
      </w:tr>
      <w:tr w:rsidR="002A531C" w:rsidRPr="003F7CAE" w14:paraId="4A07B1F4"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64CB781"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RSI Condition.L7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828D6C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0.0020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1C5A24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5EF915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0.453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2A70FF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0.650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E1B74E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E5FBDF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0.011</w:t>
            </w:r>
          </w:p>
        </w:tc>
      </w:tr>
      <w:tr w:rsidR="002A531C" w:rsidRPr="003F7CAE" w14:paraId="672F532F"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442B5D5"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RSI Condition.L8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E467E3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16451D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0A5048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0.421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5AC150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0.674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5AE65F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E895FD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0.010</w:t>
            </w:r>
          </w:p>
        </w:tc>
      </w:tr>
      <w:tr w:rsidR="002A531C" w:rsidRPr="003F7CAE" w14:paraId="577FC14E"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D97313B"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MACD Condition.L0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C48614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0.0278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FC8A72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FC14C2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7.070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593247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8EBFC0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0.020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0311F0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0.035</w:t>
            </w:r>
          </w:p>
        </w:tc>
      </w:tr>
      <w:tr w:rsidR="002A531C" w:rsidRPr="003F7CAE" w14:paraId="302F4648"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B27B9E8"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MACD Condition.L1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E13DAB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AB970D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72BFA2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1.037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D2937D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0.300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14FDC0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FB8660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0.012</w:t>
            </w:r>
          </w:p>
        </w:tc>
      </w:tr>
      <w:tr w:rsidR="002A531C" w:rsidRPr="003F7CAE" w14:paraId="32784716"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0A7F7EC"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MACD Condition.L2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6DEE25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0.0091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F9CFF2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4F4C70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2.174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D83D47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0.030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57AEEA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821C46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0.017</w:t>
            </w:r>
          </w:p>
        </w:tc>
      </w:tr>
      <w:tr w:rsidR="002A531C" w:rsidRPr="003F7CAE" w14:paraId="111BFAD9"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B4BDC27"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lastRenderedPageBreak/>
              <w:t>MACD Condition.L3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84990B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0.0023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942BB4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017DFC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0.556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EF16DB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0.578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F0C340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234729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0.011</w:t>
            </w:r>
          </w:p>
        </w:tc>
      </w:tr>
      <w:tr w:rsidR="002A531C" w:rsidRPr="003F7CAE" w14:paraId="1D81396C"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97305F5"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MACD Condition.L4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CB891D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0.0121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FC0FA3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94CFB6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2.899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954B6C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1F55B9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CC6B10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0.020</w:t>
            </w:r>
          </w:p>
        </w:tc>
      </w:tr>
      <w:tr w:rsidR="002A531C" w:rsidRPr="003F7CAE" w14:paraId="59F79C07"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184B7C9"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MACD Condition.L5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B8B3B7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77411F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AE2846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1.014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EFE426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0.311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B4735B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5E4EA2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0.012</w:t>
            </w:r>
          </w:p>
        </w:tc>
      </w:tr>
      <w:tr w:rsidR="002A531C" w:rsidRPr="003F7CAE" w14:paraId="64997A65"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B29ABC9"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MACD Condition.L6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8AFFF6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2E70EC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52DDC4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1.402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B6770D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0.161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A61EAE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97CD23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0.014</w:t>
            </w:r>
          </w:p>
        </w:tc>
      </w:tr>
      <w:tr w:rsidR="002A531C" w:rsidRPr="003F7CAE" w14:paraId="131A019C"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EF95C8A"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MACD Condition.L7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F6010E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374F74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93F7A1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0.888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33CBF7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0.375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C8B228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0B7B7F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0.012</w:t>
            </w:r>
          </w:p>
        </w:tc>
      </w:tr>
      <w:tr w:rsidR="002A531C" w:rsidRPr="003F7CAE" w14:paraId="0273D018"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7BC86F3"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MACD Condition.L8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6920AD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BB6CFE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F524C5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-0.317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347C92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0.751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3FD8AD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0C3CBF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0.006</w:t>
            </w:r>
          </w:p>
        </w:tc>
      </w:tr>
      <w:tr w:rsidR="002A531C" w:rsidRPr="003F7CAE" w14:paraId="00617CC5"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002DFA4"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EMA Condition.L0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94A75E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899781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2A17A5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-0.257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7DFA0A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0.797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9238F2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43856A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w:t>
            </w:r>
          </w:p>
        </w:tc>
      </w:tr>
      <w:tr w:rsidR="002A531C" w:rsidRPr="003F7CAE" w14:paraId="7B420FE2"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6FC5035"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EMA Condition.L1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89DD56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A10919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8AEC23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0.072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35CDEA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0.943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CD70C2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0FB142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0.006</w:t>
            </w:r>
          </w:p>
        </w:tc>
      </w:tr>
      <w:tr w:rsidR="002A531C" w:rsidRPr="003F7CAE" w14:paraId="0B521F1E"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06855E0"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EMA Condition.L2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DB3471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1BC347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C34DE7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-0.060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34862E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0.952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B06738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18A224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0.006</w:t>
            </w:r>
          </w:p>
        </w:tc>
      </w:tr>
      <w:tr w:rsidR="002A531C" w:rsidRPr="003F7CAE" w14:paraId="79F94C4E"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8807825"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EMA Condition.L3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38E10C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-0.0071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C25E33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48A1DF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-2.260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1ACE2B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0.024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082CA6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49C446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r>
      <w:tr w:rsidR="002A531C" w:rsidRPr="003F7CAE" w14:paraId="6D95C2B3"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BF13635"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EMA Condition.L4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FB9826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ACD23C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AE177A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-0.076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6B7577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0.940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2A46E3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9250DF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0.006</w:t>
            </w:r>
          </w:p>
        </w:tc>
      </w:tr>
      <w:tr w:rsidR="002A531C" w:rsidRPr="003F7CAE" w14:paraId="1FBD1D53"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55B448A"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EMA Condition.L5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961312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-0.0023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0A8A3C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09EE81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-0.739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B3BD24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0.460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0FE4ED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723B40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r>
      <w:tr w:rsidR="002A531C" w:rsidRPr="003F7CAE" w14:paraId="4B7D7C62"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51AAAE8"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EMA Condition.L6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B1B512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-7.363e-05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20470C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F682E1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-0.023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ABCABA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0.981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311FF3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478706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0.006</w:t>
            </w:r>
          </w:p>
        </w:tc>
      </w:tr>
      <w:tr w:rsidR="002A531C" w:rsidRPr="003F7CAE" w14:paraId="5FECEDA0"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8198868"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EMA Condition.L7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692B83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5B2569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5B1EB9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-1.160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5A844B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0.246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3601AA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8EB8F7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w:t>
            </w:r>
          </w:p>
        </w:tc>
      </w:tr>
      <w:tr w:rsidR="002A531C" w:rsidRPr="003F7CAE" w14:paraId="2E98E829"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F6501F2"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lastRenderedPageBreak/>
              <w:t>EMA Condition.L8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1086D3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0.0026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B51C73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B538D3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0.903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F5CC02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0.367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443B3B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45150E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0.008</w:t>
            </w:r>
          </w:p>
        </w:tc>
      </w:tr>
      <w:tr w:rsidR="002A531C" w:rsidRPr="003F7CAE" w14:paraId="42A6D80F"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B0F429D"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Close-EMA200 Price Diff.L0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37B531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D2F227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44B421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1.540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6346CE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0.124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442213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800681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0.012</w:t>
            </w:r>
          </w:p>
        </w:tc>
      </w:tr>
      <w:tr w:rsidR="002A531C" w:rsidRPr="003F7CAE" w14:paraId="232468BA"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5BB81DB"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Close-EMA200 Price Diff.L1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571703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-0.0076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BEA0C7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CEE584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-1.135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EBD644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0.256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2BBB78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-0.021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67C8C6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0.006</w:t>
            </w:r>
          </w:p>
        </w:tc>
      </w:tr>
      <w:tr w:rsidR="002A531C" w:rsidRPr="003F7CAE" w14:paraId="45F21479"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6D26F6D"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Close-EMA200 Price Diff.L2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20989D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0.0062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2FA678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B6399F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0.788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7174BD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0.431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3C625A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39FD66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0.022</w:t>
            </w:r>
          </w:p>
        </w:tc>
      </w:tr>
      <w:tr w:rsidR="002A531C" w:rsidRPr="003F7CAE" w14:paraId="3B9A343C"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3084FFA"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Close-EMA200 Price Diff.L3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0F12AD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F05989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4BB461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-0.242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F7E03B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0.809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061E92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739B32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0.013</w:t>
            </w:r>
          </w:p>
        </w:tc>
      </w:tr>
      <w:tr w:rsidR="002A531C" w:rsidRPr="003F7CAE" w14:paraId="3FAB00DC"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5D2B891"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Close-EMA200 Price Diff.L4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FFF533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127415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A02657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-0.803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8FB95A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0.422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6A8A7E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F3DC49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0.006</w:t>
            </w:r>
          </w:p>
        </w:tc>
      </w:tr>
      <w:tr w:rsidR="002A531C" w:rsidRPr="003F7CAE" w14:paraId="30F61B31"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E4CE060"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Close-EMA200 Price Diff.L5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6487E4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621DEA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C67C3F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0.286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3D510D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0.775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FF4517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AE5122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0.011</w:t>
            </w:r>
          </w:p>
        </w:tc>
      </w:tr>
      <w:tr w:rsidR="002A531C" w:rsidRPr="003F7CAE" w14:paraId="2FAF4924"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C7DE30A"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Close-EMA200 Price Diff.L6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47BF85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2F2BEE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5927E9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-0.527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00EEBB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0.599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77610F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776B29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0.010</w:t>
            </w:r>
          </w:p>
        </w:tc>
      </w:tr>
      <w:tr w:rsidR="002A531C" w:rsidRPr="003F7CAE" w14:paraId="205C64AB"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295B993"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Close-EMA200 Price Diff.L7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4FD31E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06FCA7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BB76B4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0.607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69B958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0.544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9C3425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2D5D51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0.022</w:t>
            </w:r>
          </w:p>
        </w:tc>
      </w:tr>
      <w:tr w:rsidR="002A531C" w:rsidRPr="003F7CAE" w14:paraId="22DF44C7"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38EA607"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Close-EMA200 Price Diff.L8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2840CF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EF2694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4BE755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-0.026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9A806F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0.979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E1EDC7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0FD5CD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0.009</w:t>
            </w:r>
          </w:p>
        </w:tc>
      </w:tr>
      <w:tr w:rsidR="002A531C" w:rsidRPr="003F7CAE" w14:paraId="691E41E0"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A5E4142"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BB Condition.L0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CFA7F4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0F2B69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A5498B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-0.280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A73DC6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0.780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9DC3F0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16ACBE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0.006</w:t>
            </w:r>
          </w:p>
        </w:tc>
      </w:tr>
      <w:tr w:rsidR="002A531C" w:rsidRPr="003F7CAE" w14:paraId="7CBC01B0"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8D2151A"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BB Condition.L1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E80616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0.0060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E25C04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94D3F8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1.534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38BD81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0.125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6ECE7D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986A02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0.014</w:t>
            </w:r>
          </w:p>
        </w:tc>
      </w:tr>
      <w:tr w:rsidR="002A531C" w:rsidRPr="003F7CAE" w14:paraId="73437295"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399BC3D"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BB Condition.L2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BD7616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0BF8B5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F50B4C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-0.897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6336CD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0.370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DE433D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6A501D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r>
      <w:tr w:rsidR="002A531C" w:rsidRPr="003F7CAE" w14:paraId="3712410C"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D8FBF27"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BB Condition.L3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EA5334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0.0022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2AD0B3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394812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0.568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32B309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0.570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AF4346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58C011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0.010</w:t>
            </w:r>
          </w:p>
        </w:tc>
      </w:tr>
      <w:tr w:rsidR="002A531C" w:rsidRPr="003F7CAE" w14:paraId="6783A1E3"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2562899"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lastRenderedPageBreak/>
              <w:t>BB Condition.L4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E605B1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-0.0095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1941FB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A922B9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-2.390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4A0085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A6CD76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C91916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-0.002</w:t>
            </w:r>
          </w:p>
        </w:tc>
      </w:tr>
      <w:tr w:rsidR="002A531C" w:rsidRPr="003F7CAE" w14:paraId="10989004"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FE66545"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BB Condition.L5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4C7DFD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2E1D69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CF19F1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0.901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C711F7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0.368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AD09DC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0419FB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0.011</w:t>
            </w:r>
          </w:p>
        </w:tc>
      </w:tr>
      <w:tr w:rsidR="002A531C" w:rsidRPr="003F7CAE" w14:paraId="0EC3757D"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7D991D7"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BB Condition.L6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0BCBB4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36941E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812DE3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1.380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6E4B7D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0.168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F6E236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F50EDE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0.013</w:t>
            </w:r>
          </w:p>
        </w:tc>
      </w:tr>
      <w:tr w:rsidR="002A531C" w:rsidRPr="003F7CAE" w14:paraId="4263F2C2"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B7EE34B"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BB Condition.L7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DE2BED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0.0028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EC0FFA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D1B60B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0.714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E59F9D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0.475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CD1764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AB37A3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0.011</w:t>
            </w:r>
          </w:p>
        </w:tc>
      </w:tr>
      <w:tr w:rsidR="002A531C" w:rsidRPr="003F7CAE" w14:paraId="67DE24BE"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F64DC77"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BB Condition.L8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B6A687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C378A8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9C963C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-0.510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E06DA1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0.610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7E9485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B8852D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w:t>
            </w:r>
          </w:p>
        </w:tc>
      </w:tr>
      <w:tr w:rsidR="002A531C" w:rsidRPr="003F7CAE" w14:paraId="65104BAA"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03480F0"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ATR.L0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94350F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6856B5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7.26e-05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773EC7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1.432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543F88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0.152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BA26F1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-3.84e-05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18DB97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w:t>
            </w:r>
          </w:p>
        </w:tc>
      </w:tr>
      <w:tr w:rsidR="002A531C" w:rsidRPr="003F7CAE" w14:paraId="2991E713"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D339F56"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ATR.L1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074734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E76ED6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37EE31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-1.925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5D99CD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0.054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862B2E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D75C19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4.29e-06</w:t>
            </w:r>
          </w:p>
        </w:tc>
      </w:tr>
      <w:tr w:rsidR="002A531C" w:rsidRPr="003F7CAE" w14:paraId="26CCBEBF"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D5A968C"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ATR.L2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74E601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4C9F78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32AACE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2.089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738A54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0.037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328D8C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1.52e-05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111112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w:t>
            </w:r>
          </w:p>
        </w:tc>
      </w:tr>
      <w:tr w:rsidR="002A531C" w:rsidRPr="003F7CAE" w14:paraId="56EFC3BC"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7BE5F3C"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ATR.L3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D583CF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D27A41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4CF414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-1.104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E09083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0.270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B8D906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0EAB35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w:t>
            </w:r>
          </w:p>
        </w:tc>
      </w:tr>
      <w:tr w:rsidR="002A531C" w:rsidRPr="003F7CAE" w14:paraId="7C1993D2"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734F20A"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ATR.L4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536554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0736BD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6FD4DD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1.361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EA0A53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0.174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3EF4D4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-7.29e-05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E757BC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w:t>
            </w:r>
          </w:p>
        </w:tc>
      </w:tr>
      <w:tr w:rsidR="002A531C" w:rsidRPr="003F7CAE" w14:paraId="6D9BB690"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C48D11A"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ATR.L5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08ACF5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84181B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41B2BE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-2.170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16FA9C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0.030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3D25E3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874382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-2.53e-05</w:t>
            </w:r>
          </w:p>
        </w:tc>
      </w:tr>
      <w:tr w:rsidR="002A531C" w:rsidRPr="003F7CAE" w14:paraId="69089C04"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9B7B691"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ATR.L6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7E37CB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D34607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D662D0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2.669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3D9E69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9701DA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8.84e-05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D2F422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r>
      <w:tr w:rsidR="002A531C" w:rsidRPr="003F7CAE" w14:paraId="3BB12BB7"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A562FDB"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ATR.L7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776955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B4BE79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A00ACE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-1.656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6F4F47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0.098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E53C3C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E89E8B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3.83e-05</w:t>
            </w:r>
          </w:p>
        </w:tc>
      </w:tr>
      <w:tr w:rsidR="002A531C" w:rsidRPr="003F7CAE" w14:paraId="3ED494B8"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6E6DBBB"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ATR.L8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1885D0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-2.269e-05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765324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7.49e-05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045AC3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-0.303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BEDD56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0.762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E2105E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3EBF9A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w:t>
            </w:r>
          </w:p>
        </w:tc>
      </w:tr>
      <w:tr w:rsidR="002A531C" w:rsidRPr="003F7CAE" w14:paraId="33C77507"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C5A1ACD"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lastRenderedPageBreak/>
              <w:t>Trend.L0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7C3210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3D6315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B302B8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-1.214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203A29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0.225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081DAB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0B17AF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w:t>
            </w:r>
          </w:p>
        </w:tc>
      </w:tr>
      <w:tr w:rsidR="002A531C" w:rsidRPr="003F7CAE" w14:paraId="0D305DA5"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5E16DD5"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Trend.L1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43F2CA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0.0063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6A0E19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4FA402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1.283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F7C949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0.200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95DAFC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A2CA12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0.016</w:t>
            </w:r>
          </w:p>
        </w:tc>
      </w:tr>
      <w:tr w:rsidR="002A531C" w:rsidRPr="003F7CAE" w14:paraId="0664555B"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385470E"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Trend.L2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B039BD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0.0088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47E199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4A970C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1.735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3586CD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0.083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254593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8EE3B4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0.019</w:t>
            </w:r>
          </w:p>
        </w:tc>
      </w:tr>
      <w:tr w:rsidR="002A531C" w:rsidRPr="003F7CAE" w14:paraId="58D5EC7D"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22B39A2"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Trend.L3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F4ED0D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0.0064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DADE16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2AC1EF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1.260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02C52E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0.208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F744C3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B9CC8F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0.016</w:t>
            </w:r>
          </w:p>
        </w:tc>
      </w:tr>
      <w:tr w:rsidR="002A531C" w:rsidRPr="003F7CAE" w14:paraId="04ACE7A7"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1DE6BED"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Trend.L4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CDF27E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-0.0129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809D93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CDE5A1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-2.545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933C32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1D3A1D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-0.023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EF47EA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w:t>
            </w:r>
          </w:p>
        </w:tc>
      </w:tr>
      <w:tr w:rsidR="002A531C" w:rsidRPr="003F7CAE" w14:paraId="407E2708"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83FB0AE"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Trend.L5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E69FA3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2B03B1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DD79C8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-0.273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39D93B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0.785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F395AD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65F48F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0.009</w:t>
            </w:r>
          </w:p>
        </w:tc>
      </w:tr>
      <w:tr w:rsidR="002A531C" w:rsidRPr="003F7CAE" w14:paraId="7448BF05"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2AC43E2"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Trend.L6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5B5171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F44572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BCF4B2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0.107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A83F48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0.915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349EB6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5D916B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0.011</w:t>
            </w:r>
          </w:p>
        </w:tc>
      </w:tr>
      <w:tr w:rsidR="002A531C" w:rsidRPr="003F7CAE" w14:paraId="4B0E507F"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5D51589"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Trend.L7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AA7DFD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543285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C6FD83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0.890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9C78A4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0.373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711AC9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C184B5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0.014</w:t>
            </w:r>
          </w:p>
        </w:tc>
      </w:tr>
      <w:tr w:rsidR="002A531C" w:rsidRPr="003F7CAE" w14:paraId="51861587"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F32EB87"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Trend.L8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F82A09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-0.0029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158899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CA2540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-0.691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A7F181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0.490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8CB177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2513C6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w:t>
            </w:r>
          </w:p>
        </w:tc>
      </w:tr>
      <w:tr w:rsidR="002A531C" w:rsidRPr="003F7CAE" w14:paraId="415D26F1"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FF4B00A"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Forecasted.L0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9123AD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B68F1D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412E93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1.913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4891B6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0.056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AEDEC8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-2.08e-05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497DF4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0.002</w:t>
            </w:r>
          </w:p>
        </w:tc>
      </w:tr>
      <w:tr w:rsidR="002A531C" w:rsidRPr="003F7CAE" w14:paraId="5A54DE61"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DABD354"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Forecasted.L1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3D706F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B324C0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39C7C4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-0.883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5582BF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0.377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29BBF2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C022BB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r>
      <w:tr w:rsidR="002A531C" w:rsidRPr="003F7CAE" w14:paraId="0404F4FB"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4E41E96"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Forecasted.L2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E7610D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270283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3C2F33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0.992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8F836E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0.322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5600EA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11F978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w:t>
            </w:r>
          </w:p>
        </w:tc>
      </w:tr>
      <w:tr w:rsidR="002A531C" w:rsidRPr="003F7CAE" w14:paraId="5F17AC16"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D36F9FB"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Forecasted.L3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120DFE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539C8C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4D9494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-1.113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EDDC6F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0.266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D25FFB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5CEF19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r>
      <w:tr w:rsidR="002A531C" w:rsidRPr="003F7CAE" w14:paraId="31103BCF"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A31AD99"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Forecasted.L4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EDD85B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360CEF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3EFFC9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-0.887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8BA358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0.375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AA43B8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98BBE4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r>
      <w:tr w:rsidR="002A531C" w:rsidRPr="003F7CAE" w14:paraId="3A6A36FB"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6D331A4"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lastRenderedPageBreak/>
              <w:t>Forecasted.L5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F24385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B91702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588D51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0.773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D63F1C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0.440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E3E528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7EFED2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0.002</w:t>
            </w:r>
          </w:p>
        </w:tc>
      </w:tr>
      <w:tr w:rsidR="002A531C" w:rsidRPr="003F7CAE" w14:paraId="6278A35A"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7CC030B"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Forecasted.L6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89D77E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C0D36D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1FD240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-0.699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75CFA0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0.485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4F11A0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07FD0C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r>
      <w:tr w:rsidR="002A531C" w:rsidRPr="003F7CAE" w14:paraId="20EDF809"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91F9DB8"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Forecasted.L7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CF2768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CB92AD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6ACB31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0.752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A5EB23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0.452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DE90CA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0964BF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w:t>
            </w:r>
          </w:p>
        </w:tc>
      </w:tr>
      <w:tr w:rsidR="002A531C" w:rsidRPr="003F7CAE" w14:paraId="37A63857"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45143EA"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Forecasted.L8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CA75AC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B51B87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91E8DF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-0.304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439035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0.762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A40F1F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88EC19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0.001</w:t>
            </w:r>
          </w:p>
        </w:tc>
      </w:tr>
      <w:tr w:rsidR="002A531C" w:rsidRPr="003F7CAE" w14:paraId="491B0431"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ECC440F"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Slope.L0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D5BE73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9C1F4E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0DC5C1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-1.821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0C5BDF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0.069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D157DE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C8AEFB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w:t>
            </w:r>
          </w:p>
        </w:tc>
      </w:tr>
      <w:tr w:rsidR="002A531C" w:rsidRPr="003F7CAE" w14:paraId="2A9FBE02"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C7C94EF"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Slope.L1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26A531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402710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CB6BA9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0.773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920EA4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0.440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EC975B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1B512D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0.012</w:t>
            </w:r>
          </w:p>
        </w:tc>
      </w:tr>
      <w:tr w:rsidR="002A531C" w:rsidRPr="003F7CAE" w14:paraId="665A4EC6"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D4923A6"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Slope.L2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9E977B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CA35EB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2761A4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-0.883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7DBEB2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0.377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AD9996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8DDF70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w:t>
            </w:r>
          </w:p>
        </w:tc>
      </w:tr>
      <w:tr w:rsidR="002A531C" w:rsidRPr="003F7CAE" w14:paraId="02EF54C5"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18CDCDB"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Slope.L3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401945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BA41B0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1ADC47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0.915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256084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0.360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98874E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2FA2F2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0.014</w:t>
            </w:r>
          </w:p>
        </w:tc>
      </w:tr>
      <w:tr w:rsidR="002A531C" w:rsidRPr="003F7CAE" w14:paraId="5EDA96BC"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293B134"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Slope.L4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701F51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124D5C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D2A7D1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0.942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20D21D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0.346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CD6EF3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CA41C3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0.010</w:t>
            </w:r>
          </w:p>
        </w:tc>
      </w:tr>
      <w:tr w:rsidR="002A531C" w:rsidRPr="003F7CAE" w14:paraId="35CC50CB"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2D58BB5"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Slope.L5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55D575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-0.0027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8EBEA4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D88E3C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-0.746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796B4D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0.456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BA45F6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BEC5D8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r>
      <w:tr w:rsidR="002A531C" w:rsidRPr="003F7CAE" w14:paraId="7E294021"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A444C4A"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Slope.L6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92FBD3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77A335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610FE2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0.634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4F20A3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0.526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47D90E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02BDF7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0.013</w:t>
            </w:r>
          </w:p>
        </w:tc>
      </w:tr>
      <w:tr w:rsidR="002A531C" w:rsidRPr="003F7CAE" w14:paraId="185362BD"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F8E3903"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Slope.L7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E2DE7D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224862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E3AD4C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-0.647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2022EA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0.518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8C5DF9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A1F92E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0.007</w:t>
            </w:r>
          </w:p>
        </w:tc>
      </w:tr>
      <w:tr w:rsidR="002A531C" w:rsidRPr="003F7CAE" w14:paraId="64416F21"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1FFB6B0"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Slope.L8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A10697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2AAA07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6DA015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0.294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4715A5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0.768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BA3943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D7B0A2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0.006</w:t>
            </w:r>
          </w:p>
        </w:tc>
      </w:tr>
      <w:tr w:rsidR="002A531C" w:rsidRPr="003F7CAE" w14:paraId="0D52EB3D"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D513395"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Acceleration.L0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F34B8D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0.0077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4A4D90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3273E0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1.234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3848EB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0.218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F64682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9FBD62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0.020</w:t>
            </w:r>
          </w:p>
        </w:tc>
      </w:tr>
      <w:tr w:rsidR="002A531C" w:rsidRPr="003F7CAE" w14:paraId="41B423CD"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1173390"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lastRenderedPageBreak/>
              <w:t>Acceleration.L1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222023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-0.0096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DBAD45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370CC7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-0.726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96100A4"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0.468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96286B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-0.035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3D807E7"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0.016</w:t>
            </w:r>
          </w:p>
        </w:tc>
      </w:tr>
      <w:tr w:rsidR="002A531C" w:rsidRPr="003F7CAE" w14:paraId="0E0E0D47"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6CE451E"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Acceleration.L2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23E5AF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0.0035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D3502C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5B99ED0"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0.227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D0E3C5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0.821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62DF14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-0.027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B8F286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0.034</w:t>
            </w:r>
          </w:p>
        </w:tc>
      </w:tr>
      <w:tr w:rsidR="002A531C" w:rsidRPr="003F7CAE" w14:paraId="65E812FE"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C201B0F"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Acceleration.L3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6BAE61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B1AD44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F4F922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-0.044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AA67F2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0.965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069536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-0.029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3B1C53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0.028</w:t>
            </w:r>
          </w:p>
        </w:tc>
      </w:tr>
      <w:tr w:rsidR="002A531C" w:rsidRPr="003F7CAE" w14:paraId="62A981E8"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32D7AB6"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Acceleration.L4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2C942D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E15870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AE9BA0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0.488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391CDD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0.626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B92BFB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7D0DC8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0.027</w:t>
            </w:r>
          </w:p>
        </w:tc>
      </w:tr>
      <w:tr w:rsidR="002A531C" w:rsidRPr="003F7CAE" w14:paraId="2086C26C"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BE99114"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Acceleration.L5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A6F600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-0.0096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DC44D2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ED1A69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-1.097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BF1CB1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0.273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60A484B"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-0.027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3842B8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0.008</w:t>
            </w:r>
          </w:p>
        </w:tc>
      </w:tr>
      <w:tr w:rsidR="002A531C" w:rsidRPr="003F7CAE" w14:paraId="30E6FD3E"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CDD5DAF"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Acceleration.L6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35FE21D"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0.0052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072166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3D32DAA"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0.474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78B92F8"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0.635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092277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2018F6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0.027</w:t>
            </w:r>
          </w:p>
        </w:tc>
      </w:tr>
      <w:tr w:rsidR="002A531C" w:rsidRPr="003F7CAE" w14:paraId="38B34554"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88E0E6A"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Acceleration.L7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CCBB8A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E777E5C"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9378955"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-0.036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29C49A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0.971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0C2B2A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-0.021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84DB8B1"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0.020</w:t>
            </w:r>
          </w:p>
        </w:tc>
      </w:tr>
      <w:tr w:rsidR="002A531C" w:rsidRPr="003F7CAE" w14:paraId="6E816F7B"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07777FD" w14:textId="77777777" w:rsidR="002A531C" w:rsidRPr="003F7CAE"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3F7CAE">
              <w:rPr>
                <w:rFonts w:ascii="Times New Roman" w:eastAsia="Times New Roman" w:hAnsi="Times New Roman" w:cs="Times New Roman"/>
                <w:b/>
                <w:bCs/>
                <w:color w:val="000000"/>
                <w:sz w:val="18"/>
                <w:szCs w:val="18"/>
                <w:lang w:eastAsia="en-SG"/>
              </w:rPr>
              <w:t>Acceleration.L8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24301E6"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FAC97FE"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B4FB109"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0.061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B475DDF"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0.951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BE8DEF2"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FBDC6D3" w14:textId="77777777" w:rsidR="002A531C" w:rsidRPr="003F7CAE"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3F7CAE">
              <w:rPr>
                <w:rFonts w:ascii="Times New Roman" w:eastAsia="Times New Roman" w:hAnsi="Times New Roman" w:cs="Times New Roman"/>
                <w:color w:val="000000"/>
                <w:sz w:val="18"/>
                <w:szCs w:val="18"/>
                <w:lang w:eastAsia="en-SG"/>
              </w:rPr>
              <w:t>0.008</w:t>
            </w:r>
          </w:p>
        </w:tc>
      </w:tr>
    </w:tbl>
    <w:p w14:paraId="769EB1EC" w14:textId="77777777" w:rsidR="002A531C" w:rsidRPr="00A56A86" w:rsidRDefault="002A531C" w:rsidP="002A531C">
      <w:pPr>
        <w:rPr>
          <w:rFonts w:ascii="Times New Roman" w:hAnsi="Times New Roman" w:cs="Times New Roman"/>
        </w:rPr>
      </w:pPr>
    </w:p>
    <w:p w14:paraId="411CAED5" w14:textId="77777777" w:rsidR="002A531C" w:rsidRPr="00A56A86" w:rsidRDefault="002A531C" w:rsidP="002A531C">
      <w:pPr>
        <w:rPr>
          <w:rFonts w:ascii="Times New Roman" w:hAnsi="Times New Roman" w:cs="Times New Roman"/>
        </w:rPr>
      </w:pPr>
      <w:r w:rsidRPr="00A56A86">
        <w:rPr>
          <w:rFonts w:ascii="Times New Roman" w:hAnsi="Times New Roman" w:cs="Times New Roman"/>
        </w:rPr>
        <w:br w:type="page"/>
      </w:r>
    </w:p>
    <w:p w14:paraId="046C0437" w14:textId="77777777" w:rsidR="002A531C" w:rsidRPr="00A56A86" w:rsidRDefault="002A531C" w:rsidP="002A531C">
      <w:pPr>
        <w:rPr>
          <w:rFonts w:ascii="Times New Roman" w:hAnsi="Times New Roman" w:cs="Times New Roman"/>
        </w:rPr>
      </w:pPr>
      <w:r w:rsidRPr="00A56A86">
        <w:rPr>
          <w:rFonts w:ascii="Times New Roman" w:hAnsi="Times New Roman" w:cs="Times New Roman"/>
        </w:rPr>
        <w:lastRenderedPageBreak/>
        <w:t>Model with Lag = 6</w:t>
      </w:r>
    </w:p>
    <w:tbl>
      <w:tblPr>
        <w:tblW w:w="0" w:type="dxa"/>
        <w:shd w:val="clear" w:color="auto" w:fill="FFFFFF"/>
        <w:tblCellMar>
          <w:top w:w="15" w:type="dxa"/>
          <w:left w:w="15" w:type="dxa"/>
          <w:bottom w:w="15" w:type="dxa"/>
          <w:right w:w="15" w:type="dxa"/>
        </w:tblCellMar>
        <w:tblLook w:val="04A0" w:firstRow="1" w:lastRow="0" w:firstColumn="1" w:lastColumn="0" w:noHBand="0" w:noVBand="1"/>
      </w:tblPr>
      <w:tblGrid>
        <w:gridCol w:w="1280"/>
        <w:gridCol w:w="3190"/>
        <w:gridCol w:w="1601"/>
        <w:gridCol w:w="885"/>
      </w:tblGrid>
      <w:tr w:rsidR="002A531C" w:rsidRPr="00E53FB0" w14:paraId="29D0049F"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EEA557F" w14:textId="77777777" w:rsidR="002A531C" w:rsidRPr="00E53FB0"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br/>
              <w:t>Dep. Variable:</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EDEC6B9" w14:textId="77777777" w:rsidR="002A531C" w:rsidRPr="00E53FB0"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future_price1 % P/L</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37A7C08" w14:textId="77777777" w:rsidR="002A531C" w:rsidRPr="00E53FB0"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No. Observations:</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CF4E3B3" w14:textId="77777777" w:rsidR="002A531C" w:rsidRPr="00E53FB0"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1834</w:t>
            </w:r>
          </w:p>
        </w:tc>
      </w:tr>
      <w:tr w:rsidR="002A531C" w:rsidRPr="00E53FB0" w14:paraId="3DB5358B"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C4E2340" w14:textId="77777777" w:rsidR="002A531C" w:rsidRPr="00E53FB0"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Model:</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CAB1FC6" w14:textId="77777777" w:rsidR="002A531C" w:rsidRPr="00E53FB0"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ARDL(6, 6, 6, 6, 6, 6, 6, 6, 6, 6, 6, 6, 6, 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BEEBA62" w14:textId="77777777" w:rsidR="002A531C" w:rsidRPr="00E53FB0"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Log Likelihood</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0711811" w14:textId="77777777" w:rsidR="002A531C" w:rsidRPr="00E53FB0"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3451.582</w:t>
            </w:r>
          </w:p>
        </w:tc>
      </w:tr>
      <w:tr w:rsidR="002A531C" w:rsidRPr="00E53FB0" w14:paraId="3EDA96D9"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BD3E897" w14:textId="77777777" w:rsidR="002A531C" w:rsidRPr="00E53FB0"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Method:</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B8ED38E" w14:textId="77777777" w:rsidR="002A531C" w:rsidRPr="00E53FB0"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Conditional MLE</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156BB3C" w14:textId="77777777" w:rsidR="002A531C" w:rsidRPr="00E53FB0"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S.D. of innovations</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759E608" w14:textId="77777777" w:rsidR="002A531C" w:rsidRPr="00E53FB0"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0.037</w:t>
            </w:r>
          </w:p>
        </w:tc>
      </w:tr>
      <w:tr w:rsidR="002A531C" w:rsidRPr="00E53FB0" w14:paraId="0F6DE4B2"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2D9E9C8" w14:textId="77777777" w:rsidR="002A531C" w:rsidRPr="00E53FB0"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Date:</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CEA8D86" w14:textId="77777777" w:rsidR="002A531C" w:rsidRPr="00E53FB0"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Wed, 17 Nov 2021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D442ECA" w14:textId="77777777" w:rsidR="002A531C" w:rsidRPr="00E53FB0"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AIC</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BC3BE72" w14:textId="77777777" w:rsidR="002A531C" w:rsidRPr="00E53FB0"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-6705.165</w:t>
            </w:r>
          </w:p>
        </w:tc>
      </w:tr>
      <w:tr w:rsidR="002A531C" w:rsidRPr="00E53FB0" w14:paraId="1929FBDC"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5EB4CDF" w14:textId="77777777" w:rsidR="002A531C" w:rsidRPr="00E53FB0"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Time:</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EF0B013" w14:textId="77777777" w:rsidR="002A531C" w:rsidRPr="00E53FB0"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12:22:05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29F910E" w14:textId="77777777" w:rsidR="002A531C" w:rsidRPr="00E53FB0"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BIC</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E8CC338" w14:textId="77777777" w:rsidR="002A531C" w:rsidRPr="00E53FB0"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-6159.578</w:t>
            </w:r>
          </w:p>
        </w:tc>
      </w:tr>
      <w:tr w:rsidR="002A531C" w:rsidRPr="00E53FB0" w14:paraId="3D142908"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AAFE974" w14:textId="77777777" w:rsidR="002A531C" w:rsidRPr="00E53FB0"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Sample:</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99C12BB" w14:textId="77777777" w:rsidR="002A531C" w:rsidRPr="00E53FB0"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3877910" w14:textId="77777777" w:rsidR="002A531C" w:rsidRPr="00E53FB0"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HQIC</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F3C0837" w14:textId="77777777" w:rsidR="002A531C" w:rsidRPr="00E53FB0"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-6503.924</w:t>
            </w:r>
          </w:p>
        </w:tc>
      </w:tr>
      <w:tr w:rsidR="002A531C" w:rsidRPr="00E53FB0" w14:paraId="5DD17833"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976E5E8" w14:textId="77777777" w:rsidR="002A531C" w:rsidRPr="00E53FB0" w:rsidRDefault="002A531C" w:rsidP="007B195C">
            <w:pPr>
              <w:spacing w:after="270" w:line="240" w:lineRule="auto"/>
              <w:jc w:val="right"/>
              <w:rPr>
                <w:rFonts w:ascii="Times New Roman" w:eastAsia="Times New Roman" w:hAnsi="Times New Roman" w:cs="Times New Roman"/>
                <w:color w:val="000000"/>
                <w:sz w:val="18"/>
                <w:szCs w:val="18"/>
                <w:lang w:eastAsia="en-SG"/>
              </w:rPr>
            </w:pP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15ED27D" w14:textId="77777777" w:rsidR="002A531C" w:rsidRPr="00E53FB0"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1834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DBE041D" w14:textId="77777777" w:rsidR="002A531C" w:rsidRPr="00E53FB0" w:rsidRDefault="002A531C" w:rsidP="007B195C">
            <w:pPr>
              <w:spacing w:after="270" w:line="240" w:lineRule="auto"/>
              <w:jc w:val="right"/>
              <w:rPr>
                <w:rFonts w:ascii="Times New Roman" w:eastAsia="Times New Roman" w:hAnsi="Times New Roman" w:cs="Times New Roman"/>
                <w:color w:val="000000"/>
                <w:sz w:val="18"/>
                <w:szCs w:val="18"/>
                <w:lang w:eastAsia="en-SG"/>
              </w:rPr>
            </w:pP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DB0AC5E" w14:textId="77777777" w:rsidR="002A531C" w:rsidRPr="00E53FB0" w:rsidRDefault="002A531C" w:rsidP="007B195C">
            <w:pPr>
              <w:spacing w:after="270" w:line="240" w:lineRule="auto"/>
              <w:jc w:val="right"/>
              <w:rPr>
                <w:rFonts w:ascii="Times New Roman" w:eastAsia="Times New Roman" w:hAnsi="Times New Roman" w:cs="Times New Roman"/>
                <w:sz w:val="20"/>
                <w:szCs w:val="20"/>
                <w:lang w:eastAsia="en-SG"/>
              </w:rPr>
            </w:pPr>
          </w:p>
        </w:tc>
      </w:tr>
    </w:tbl>
    <w:p w14:paraId="47FD2580" w14:textId="77777777" w:rsidR="002A531C" w:rsidRPr="00E53FB0" w:rsidRDefault="002A531C" w:rsidP="002A531C">
      <w:pPr>
        <w:spacing w:after="0" w:line="240" w:lineRule="auto"/>
        <w:rPr>
          <w:rFonts w:ascii="Times New Roman" w:eastAsia="Times New Roman" w:hAnsi="Times New Roman" w:cs="Times New Roman"/>
          <w:vanish/>
          <w:sz w:val="24"/>
          <w:szCs w:val="24"/>
          <w:lang w:eastAsia="en-SG"/>
        </w:rPr>
      </w:pPr>
    </w:p>
    <w:tbl>
      <w:tblPr>
        <w:tblW w:w="0" w:type="dxa"/>
        <w:shd w:val="clear" w:color="auto" w:fill="FFFFFF"/>
        <w:tblCellMar>
          <w:top w:w="15" w:type="dxa"/>
          <w:left w:w="15" w:type="dxa"/>
          <w:bottom w:w="15" w:type="dxa"/>
          <w:right w:w="15" w:type="dxa"/>
        </w:tblCellMar>
        <w:tblLook w:val="04A0" w:firstRow="1" w:lastRow="0" w:firstColumn="1" w:lastColumn="0" w:noHBand="0" w:noVBand="1"/>
      </w:tblPr>
      <w:tblGrid>
        <w:gridCol w:w="2365"/>
        <w:gridCol w:w="935"/>
        <w:gridCol w:w="785"/>
        <w:gridCol w:w="615"/>
        <w:gridCol w:w="555"/>
        <w:gridCol w:w="845"/>
        <w:gridCol w:w="845"/>
      </w:tblGrid>
      <w:tr w:rsidR="002A531C" w:rsidRPr="00E53FB0" w14:paraId="211078DB"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5948BB2" w14:textId="77777777" w:rsidR="002A531C" w:rsidRPr="00E53FB0" w:rsidRDefault="002A531C" w:rsidP="007B195C">
            <w:pPr>
              <w:spacing w:after="0" w:line="240" w:lineRule="auto"/>
              <w:rPr>
                <w:rFonts w:ascii="Times New Roman" w:eastAsia="Times New Roman" w:hAnsi="Times New Roman" w:cs="Times New Roman"/>
                <w:sz w:val="24"/>
                <w:szCs w:val="24"/>
                <w:lang w:eastAsia="en-SG"/>
              </w:rPr>
            </w:pP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EC01098"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proofErr w:type="spellStart"/>
            <w:r w:rsidRPr="00E53FB0">
              <w:rPr>
                <w:rFonts w:ascii="Times New Roman" w:eastAsia="Times New Roman" w:hAnsi="Times New Roman" w:cs="Times New Roman"/>
                <w:b/>
                <w:bCs/>
                <w:color w:val="000000"/>
                <w:sz w:val="18"/>
                <w:szCs w:val="18"/>
                <w:lang w:eastAsia="en-SG"/>
              </w:rPr>
              <w:t>coef</w:t>
            </w:r>
            <w:proofErr w:type="spellEnd"/>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9496465"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std err</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F9D53FA"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z</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1AB7D22"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P&gt;|z|</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AEC369F"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[0.025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2F87795"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0.975]</w:t>
            </w:r>
          </w:p>
        </w:tc>
      </w:tr>
      <w:tr w:rsidR="002A531C" w:rsidRPr="00E53FB0" w14:paraId="45145588"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FF9285A"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const</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48DC069"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-0.0473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D1B736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128236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-3.542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BE2AAC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1BDE93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-0.074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DA8857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-0.021</w:t>
            </w:r>
          </w:p>
        </w:tc>
      </w:tr>
      <w:tr w:rsidR="002A531C" w:rsidRPr="00E53FB0" w14:paraId="7DB5A0CE"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8222AA2"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future_price1 % P/L.L1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1CA55B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-0.2737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A47A859"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0.070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A1227C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-3.932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58C3DF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0328D5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-0.410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E66180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-0.137</w:t>
            </w:r>
          </w:p>
        </w:tc>
      </w:tr>
      <w:tr w:rsidR="002A531C" w:rsidRPr="00E53FB0" w14:paraId="0A4C1D21"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BE7093B"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future_price1 % P/L.L2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959E2C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-0.0650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85E4EB9"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0.070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4FF0C4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-0.929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786465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0.353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544ABC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-0.202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67ED20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0.072</w:t>
            </w:r>
          </w:p>
        </w:tc>
      </w:tr>
      <w:tr w:rsidR="002A531C" w:rsidRPr="00E53FB0" w14:paraId="4EC7BB09"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5063283"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future_price1 % P/L.L3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9CC95E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-0.0704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8A0396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0.070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5C706F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-1.007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F626CA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0.314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DEEE42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-0.208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0B3DA3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0.067</w:t>
            </w:r>
          </w:p>
        </w:tc>
      </w:tr>
      <w:tr w:rsidR="002A531C" w:rsidRPr="00E53FB0" w14:paraId="03FBBA18"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F5F2B8C"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future_price1 % P/L.L4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1168D8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-0.0840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9411F1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0.070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2523FB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-1.199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8626C0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0.231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2D8072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-0.221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496B07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0.053</w:t>
            </w:r>
          </w:p>
        </w:tc>
      </w:tr>
      <w:tr w:rsidR="002A531C" w:rsidRPr="00E53FB0" w14:paraId="068DB793"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B1ED26E"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future_price1 % P/L.L5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87BAA2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-0.1528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B3AFB5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0.070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0CA529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-2.183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CD02879"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0.029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8ADA93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-0.290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94065C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-0.015</w:t>
            </w:r>
          </w:p>
        </w:tc>
      </w:tr>
      <w:tr w:rsidR="002A531C" w:rsidRPr="00E53FB0" w14:paraId="138627F1"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5C836EE"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future_price1 % P/L.L6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CF00899"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-0.0450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F86C20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0.070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FCD73E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-0.643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7E4796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0.520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3132509"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-0.182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080AD5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0.092</w:t>
            </w:r>
          </w:p>
        </w:tc>
      </w:tr>
      <w:tr w:rsidR="002A531C" w:rsidRPr="00E53FB0" w14:paraId="50846BA3"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CB6F37D"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lastRenderedPageBreak/>
              <w:t>Close.L0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1A7B8F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-0.0027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A6F71D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06EE89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-0.919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9DEF95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0.358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A10A03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ADFA33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w:t>
            </w:r>
          </w:p>
        </w:tc>
      </w:tr>
      <w:tr w:rsidR="002A531C" w:rsidRPr="00E53FB0" w14:paraId="364B8BA7"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3222815"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Close.L1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068554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0.0021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D9BEEE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2297659"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0.366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BAE316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0.714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4A982F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61171E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0.013</w:t>
            </w:r>
          </w:p>
        </w:tc>
      </w:tr>
      <w:tr w:rsidR="002A531C" w:rsidRPr="00E53FB0" w14:paraId="326187D5"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B394C41"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Close.L2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02F112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8B1360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173250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0.317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9606000"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0.751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14FAD6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8BC1440"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0.011</w:t>
            </w:r>
          </w:p>
        </w:tc>
      </w:tr>
      <w:tr w:rsidR="002A531C" w:rsidRPr="00E53FB0" w14:paraId="5119E200"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2A4D323"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Close.L3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844E0F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577829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4D9449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-1.542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E29A3C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0.123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E7E0A3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45A23B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w:t>
            </w:r>
          </w:p>
        </w:tc>
      </w:tr>
      <w:tr w:rsidR="002A531C" w:rsidRPr="00E53FB0" w14:paraId="5414979E"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8FFF9C2"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Close.L4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F1D6690"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5F4690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C6EB6D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1.109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E685860"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0.267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4133CC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110944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0.011</w:t>
            </w:r>
          </w:p>
        </w:tc>
      </w:tr>
      <w:tr w:rsidR="002A531C" w:rsidRPr="00E53FB0" w14:paraId="3EBAF81C"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5097AF7"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Close.L5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7BF252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B0137B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8C231B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0.704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CF9AD4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0.482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178F29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7FFE32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0.012</w:t>
            </w:r>
          </w:p>
        </w:tc>
      </w:tr>
      <w:tr w:rsidR="002A531C" w:rsidRPr="00E53FB0" w14:paraId="1DA54609"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5CD1DF2"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Close.L6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902833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071891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EA4E73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-1.161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747C54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0.246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7675FD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3D56C3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0.002</w:t>
            </w:r>
          </w:p>
        </w:tc>
      </w:tr>
      <w:tr w:rsidR="002A531C" w:rsidRPr="00E53FB0" w14:paraId="20FD6091"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87C88C1"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Volume.L0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C974AE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-6.048e-13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320496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5.14e-13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8AC6F40"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-1.178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A34AFA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0.239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242BB5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-1.61e-12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51991D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4.02e-13</w:t>
            </w:r>
          </w:p>
        </w:tc>
      </w:tr>
      <w:tr w:rsidR="002A531C" w:rsidRPr="00E53FB0" w14:paraId="64F94489"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36E64A2"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Volume.L1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D17590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1.565e-12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3BFCBB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6.04e-13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FF6373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2.590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3B0303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9375B0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3.8e-13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BAC886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2.75e-12</w:t>
            </w:r>
          </w:p>
        </w:tc>
      </w:tr>
      <w:tr w:rsidR="002A531C" w:rsidRPr="00E53FB0" w14:paraId="2AAB49A7"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9C71E4D"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Volume.L2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6E2445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-1.901e-12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164ABA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6.05e-13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E1ADF3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-3.142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7F32DB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72E417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-3.09e-12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4924699"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-7.14e-13</w:t>
            </w:r>
          </w:p>
        </w:tc>
      </w:tr>
      <w:tr w:rsidR="002A531C" w:rsidRPr="00E53FB0" w14:paraId="54310622"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8355F11"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Volume.L3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28CC90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8.967e-13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E08A75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6.2e-13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D08D5B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1.446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6FB392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0.148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ECD449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-3.2e-13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3CC6AF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2.11e-12</w:t>
            </w:r>
          </w:p>
        </w:tc>
      </w:tr>
      <w:tr w:rsidR="002A531C" w:rsidRPr="00E53FB0" w14:paraId="278B87E5"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7C53637"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Volume.L4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3BDE37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-1.551e-12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6CB9C3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6.31e-13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C34402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-2.457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B8EA43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A3D94D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-2.79e-12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784AA7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-3.13e-13</w:t>
            </w:r>
          </w:p>
        </w:tc>
      </w:tr>
      <w:tr w:rsidR="002A531C" w:rsidRPr="00E53FB0" w14:paraId="20C075C6"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EE923AD"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Volume.L5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10A624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3.872e-13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66889F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6.68e-13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380C81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0.579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E8885D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0.562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682D25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-9.24e-13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3CBE94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1.7e-12</w:t>
            </w:r>
          </w:p>
        </w:tc>
      </w:tr>
      <w:tr w:rsidR="002A531C" w:rsidRPr="00E53FB0" w14:paraId="17E15CB8"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272FCE2"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Volume.L6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05C164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9.909e-13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7D0B4F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4.93e-13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CBBEAA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2.011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0270BD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0.045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4FD65B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2.43e-14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834AD1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1.96e-12</w:t>
            </w:r>
          </w:p>
        </w:tc>
      </w:tr>
      <w:tr w:rsidR="002A531C" w:rsidRPr="00E53FB0" w14:paraId="6B4C810F"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BAEC102"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lastRenderedPageBreak/>
              <w:t>RSI.L0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A2F2C1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EBC2BD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3EA2EF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3.170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A17C5F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D127C9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942308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0.002</w:t>
            </w:r>
          </w:p>
        </w:tc>
      </w:tr>
      <w:tr w:rsidR="002A531C" w:rsidRPr="00E53FB0" w14:paraId="72D44200"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1000A5E"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RSI.L1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99AA3F9"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C91499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CC21B2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-1.527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D985819"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0.127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878820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220792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w:t>
            </w:r>
          </w:p>
        </w:tc>
      </w:tr>
      <w:tr w:rsidR="002A531C" w:rsidRPr="00E53FB0" w14:paraId="77317809"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3F4F7BB"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RSI.L2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7D092F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7A37D0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6013BD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-0.395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8621C1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0.693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6DDA9E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0CBD83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w:t>
            </w:r>
          </w:p>
        </w:tc>
      </w:tr>
      <w:tr w:rsidR="002A531C" w:rsidRPr="00E53FB0" w14:paraId="247EE69B"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FD6DFDD"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RSI.L3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156FF0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182459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DB3DB5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1.504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7F16DD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0.133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40FD2E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E19F2A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0.002</w:t>
            </w:r>
          </w:p>
        </w:tc>
      </w:tr>
      <w:tr w:rsidR="002A531C" w:rsidRPr="00E53FB0" w14:paraId="388ACE84"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3619E67"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RSI.L4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306A3F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-7.753e-06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0CC3C2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62D6C3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79CE96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0.990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9B3A89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C580A2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w:t>
            </w:r>
          </w:p>
        </w:tc>
      </w:tr>
      <w:tr w:rsidR="002A531C" w:rsidRPr="00E53FB0" w14:paraId="2E335B06"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0216EF3"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RSI.L5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DAA47A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88CAB29"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78F32A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0.779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B9682E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0.436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828190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555F8B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0.002</w:t>
            </w:r>
          </w:p>
        </w:tc>
      </w:tr>
      <w:tr w:rsidR="002A531C" w:rsidRPr="00E53FB0" w14:paraId="52CD8578"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337C728"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RSI.L6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DDFF21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3565A4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2D2606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-1.622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BC9775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0.105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AF3D3E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714C4C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w:t>
            </w:r>
          </w:p>
        </w:tc>
      </w:tr>
      <w:tr w:rsidR="002A531C" w:rsidRPr="00E53FB0" w14:paraId="3F35CE99"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1862682"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RSI Condition.L0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28021D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8A016E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09C03F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0.802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C5146A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0.423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5116CF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88EF410"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0.011</w:t>
            </w:r>
          </w:p>
        </w:tc>
      </w:tr>
      <w:tr w:rsidR="002A531C" w:rsidRPr="00E53FB0" w14:paraId="471A9B43"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E4393AF"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RSI Condition.L1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1855AB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3F61CE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3BEF45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-0.921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FB0E9E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0.357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10A082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8E793B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0.005</w:t>
            </w:r>
          </w:p>
        </w:tc>
      </w:tr>
      <w:tr w:rsidR="002A531C" w:rsidRPr="00E53FB0" w14:paraId="6EBD7716"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2C333A0"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RSI Condition.L2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5A07C9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8D92D5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EAD0CC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-1.087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FD0855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0.277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D9819E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F2738D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r>
      <w:tr w:rsidR="002A531C" w:rsidRPr="00E53FB0" w14:paraId="4BB88A01"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58E6A0B"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RSI Condition.L3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3872D4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0.0139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3E1757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B64C46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3.130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3D0742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F04948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DC28D6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0.023</w:t>
            </w:r>
          </w:p>
        </w:tc>
      </w:tr>
      <w:tr w:rsidR="002A531C" w:rsidRPr="00E53FB0" w14:paraId="7C00573B"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193286D"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RSI Condition.L4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5828BD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C3B20A0"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35F92F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0.747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4950909"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0.455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4885DC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E83A93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0.012</w:t>
            </w:r>
          </w:p>
        </w:tc>
      </w:tr>
      <w:tr w:rsidR="002A531C" w:rsidRPr="00E53FB0" w14:paraId="32ECD952"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41F7CFA"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RSI Condition.L5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70A571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2BCDAA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21C76A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-0.410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900E3E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0.682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233B25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44E826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0.007</w:t>
            </w:r>
          </w:p>
        </w:tc>
      </w:tr>
      <w:tr w:rsidR="002A531C" w:rsidRPr="00E53FB0" w14:paraId="286A337A"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359F1F6"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RSI Condition.L6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CA435A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-0.0050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2ABD00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457FCB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-1.206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E86315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0.228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D20FB40"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553BC4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w:t>
            </w:r>
          </w:p>
        </w:tc>
      </w:tr>
      <w:tr w:rsidR="002A531C" w:rsidRPr="00E53FB0" w14:paraId="2CC57746"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D45A0C5"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lastRenderedPageBreak/>
              <w:t>MACD Condition.L0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3356A0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0.0273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3324F4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C197AB0"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7.064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884AED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534668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0.020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64DABD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0.035</w:t>
            </w:r>
          </w:p>
        </w:tc>
      </w:tr>
      <w:tr w:rsidR="002A531C" w:rsidRPr="00E53FB0" w14:paraId="4EE55DC0"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E7D860F"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MACD Condition.L1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08CA7D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0.0050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F0EE9D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A2EEDE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1.238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5695AE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0.216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5D0712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89107C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0.013</w:t>
            </w:r>
          </w:p>
        </w:tc>
      </w:tr>
      <w:tr w:rsidR="002A531C" w:rsidRPr="00E53FB0" w14:paraId="15C1ADDF"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04A6883"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MACD Condition.L2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1985AA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0.0092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CDABC8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E7FEE59"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2.261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CE79B9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0.024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C4969E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7702ED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0.017</w:t>
            </w:r>
          </w:p>
        </w:tc>
      </w:tr>
      <w:tr w:rsidR="002A531C" w:rsidRPr="00E53FB0" w14:paraId="2D0425C2"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2380D97"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MACD Condition.L3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B6E41E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FE42CC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F9624D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0.355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E10D49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0.723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6B8F94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13FF0C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0.009</w:t>
            </w:r>
          </w:p>
        </w:tc>
      </w:tr>
      <w:tr w:rsidR="002A531C" w:rsidRPr="00E53FB0" w14:paraId="5A67115B"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32950CE"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MACD Condition.L4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30DB3B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0.0120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FB38AB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5DE045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2.971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158963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E872F9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33A9B5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0.020</w:t>
            </w:r>
          </w:p>
        </w:tc>
      </w:tr>
      <w:tr w:rsidR="002A531C" w:rsidRPr="00E53FB0" w14:paraId="7A152EBB"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F11B058"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MACD Condition.L5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4A6E31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163530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A762E8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0.883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2E3E73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0.378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C29A0E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40E0CF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0.011</w:t>
            </w:r>
          </w:p>
        </w:tc>
      </w:tr>
      <w:tr w:rsidR="002A531C" w:rsidRPr="00E53FB0" w14:paraId="53E71453"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9AEC08F"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MACD Condition.L6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01DF4E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84942A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D8E900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1.179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1383F8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0.238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5E9CF7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5CA107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0.012</w:t>
            </w:r>
          </w:p>
        </w:tc>
      </w:tr>
      <w:tr w:rsidR="002A531C" w:rsidRPr="00E53FB0" w14:paraId="1B55FC06"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303A598"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EMA Condition.L0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DF4923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A99DAD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B6E2170"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-0.275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B056E4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0.783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A6544A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A08B6B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0.005</w:t>
            </w:r>
          </w:p>
        </w:tc>
      </w:tr>
      <w:tr w:rsidR="002A531C" w:rsidRPr="00E53FB0" w14:paraId="5CB7955C"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CB2237B"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EMA Condition.L1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908137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5DF26F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CE6220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0.179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3B33F3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0.858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E8D7D1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505DB3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0.007</w:t>
            </w:r>
          </w:p>
        </w:tc>
      </w:tr>
      <w:tr w:rsidR="002A531C" w:rsidRPr="00E53FB0" w14:paraId="7CADDF2B"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9E9D619"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EMA Condition.L2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AC7313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6B88E7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13DF93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-0.173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18F9829"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0.863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CCD588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CCA01A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0.006</w:t>
            </w:r>
          </w:p>
        </w:tc>
      </w:tr>
      <w:tr w:rsidR="002A531C" w:rsidRPr="00E53FB0" w14:paraId="24C228B4"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55778B8"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EMA Condition.L3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7BF0DA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-0.0075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77C6FB9"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BD7104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-2.407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499632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B7E329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36715F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w:t>
            </w:r>
          </w:p>
        </w:tc>
      </w:tr>
      <w:tr w:rsidR="002A531C" w:rsidRPr="00E53FB0" w14:paraId="56C100F8"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7A04CEB"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EMA Condition.L4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BB3B0C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792BC1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346452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0.100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9D8972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0.920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52AA74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0603AE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0.006</w:t>
            </w:r>
          </w:p>
        </w:tc>
      </w:tr>
      <w:tr w:rsidR="002A531C" w:rsidRPr="00E53FB0" w14:paraId="31AB6E07"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54EFB64"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EMA Condition.L5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20F083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-0.0025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5BBEEF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5CC502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-0.823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A2BDCC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0.411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FC0CA3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21B056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r>
      <w:tr w:rsidR="002A531C" w:rsidRPr="00E53FB0" w14:paraId="0D7389E8"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8A8D711"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EMA Condition.L6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04F567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EB4919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041DB1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-0.335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97FED8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0.738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BC76560"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B88E2D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0.005</w:t>
            </w:r>
          </w:p>
        </w:tc>
      </w:tr>
      <w:tr w:rsidR="002A531C" w:rsidRPr="00E53FB0" w14:paraId="7CBD3E18"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47E526A"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lastRenderedPageBreak/>
              <w:t>Close-EMA200 Price Diff.L0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D2C6AC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0.0027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C09059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12885F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0.915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AA918B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0.360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426349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8BB83D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0.008</w:t>
            </w:r>
          </w:p>
        </w:tc>
      </w:tr>
      <w:tr w:rsidR="002A531C" w:rsidRPr="00E53FB0" w14:paraId="2F6A6F33"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3041602"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Close-EMA200 Price Diff.L1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ECD04C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-0.0021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A3DD730"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175051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-0.377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150DCC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0.706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631C80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ED4A92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0.009</w:t>
            </w:r>
          </w:p>
        </w:tc>
      </w:tr>
      <w:tr w:rsidR="002A531C" w:rsidRPr="00E53FB0" w14:paraId="03FB74CE"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138C12F"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Close-EMA200 Price Diff.L2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957F0C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DBBFD4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FF116A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-0.329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EFE56B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0.742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E525D3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8CFB90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0.008</w:t>
            </w:r>
          </w:p>
        </w:tc>
      </w:tr>
      <w:tr w:rsidR="002A531C" w:rsidRPr="00E53FB0" w14:paraId="1167B4EC"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0BCBC14"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Close-EMA200 Price Diff.L3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38842C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D769B4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A2F6AC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1.558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8201D6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0.119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3159CD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F2FA20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0.010</w:t>
            </w:r>
          </w:p>
        </w:tc>
      </w:tr>
      <w:tr w:rsidR="002A531C" w:rsidRPr="00E53FB0" w14:paraId="6A06274E"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2948C23"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Close-EMA200 Price Diff.L4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7D102B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86204D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35F93B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-1.099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4B228B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0.272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1D0195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76A09C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w:t>
            </w:r>
          </w:p>
        </w:tc>
      </w:tr>
      <w:tr w:rsidR="002A531C" w:rsidRPr="00E53FB0" w14:paraId="670BF201"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91EB986"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Close-EMA200 Price Diff.L5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AC0098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43A03D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0B3195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-0.705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1DEFEB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0.481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2DE4E2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56822C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0.006</w:t>
            </w:r>
          </w:p>
        </w:tc>
      </w:tr>
      <w:tr w:rsidR="002A531C" w:rsidRPr="00E53FB0" w14:paraId="5F54FB51"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05000E8"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Close-EMA200 Price Diff.L6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83F976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A9F289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6E45C0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1.163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1AC57F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0.245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BB727C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C7E963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0.010</w:t>
            </w:r>
          </w:p>
        </w:tc>
      </w:tr>
      <w:tr w:rsidR="002A531C" w:rsidRPr="00E53FB0" w14:paraId="61091A3E"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A3A35A1"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BB Condition.L0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6284E3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34D3699"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434624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-0.347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8AAF75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0.728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1DF8B4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7EE6E4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0.006</w:t>
            </w:r>
          </w:p>
        </w:tc>
      </w:tr>
      <w:tr w:rsidR="002A531C" w:rsidRPr="00E53FB0" w14:paraId="36F44893"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54099CF"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BB Condition.L1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A59798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0.0059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5974BD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8463CB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1.509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9952E9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0.131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B297AC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158CE6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0.014</w:t>
            </w:r>
          </w:p>
        </w:tc>
      </w:tr>
      <w:tr w:rsidR="002A531C" w:rsidRPr="00E53FB0" w14:paraId="1B2FDA97"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490F77C"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BB Condition.L2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8731FD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3998C7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4AE99C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-0.808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94D69D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0.419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9E31A9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87F6AC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0.005</w:t>
            </w:r>
          </w:p>
        </w:tc>
      </w:tr>
      <w:tr w:rsidR="002A531C" w:rsidRPr="00E53FB0" w14:paraId="3979974E"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5E1903A"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BB Condition.L3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966AB7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2CD602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BEF9E0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0.774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28E39C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0.439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54C3D5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8DA4AF0"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0.011</w:t>
            </w:r>
          </w:p>
        </w:tc>
      </w:tr>
      <w:tr w:rsidR="002A531C" w:rsidRPr="00E53FB0" w14:paraId="22CD22A2"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8AE5512"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BB Condition.L4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3023CD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-0.0098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7E447B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BA001E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-2.500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475231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CD07AC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503186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-0.002</w:t>
            </w:r>
          </w:p>
        </w:tc>
      </w:tr>
      <w:tr w:rsidR="002A531C" w:rsidRPr="00E53FB0" w14:paraId="68CBF625"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2B65F31"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BB Condition.L5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96EB970"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7CCC0F9"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513EEA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0.990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8B6EFC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0.322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D199C3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A8A5AD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0.012</w:t>
            </w:r>
          </w:p>
        </w:tc>
      </w:tr>
      <w:tr w:rsidR="002A531C" w:rsidRPr="00E53FB0" w14:paraId="3C2EDF12"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3AED5EF"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BB Condition.L6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55232A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0.0062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D6D074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ABC2E5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1.748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04B994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0.081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F43029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8C6581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0.013</w:t>
            </w:r>
          </w:p>
        </w:tc>
      </w:tr>
      <w:tr w:rsidR="002A531C" w:rsidRPr="00E53FB0" w14:paraId="50C41F5A"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D309884"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lastRenderedPageBreak/>
              <w:t>ATR.L0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C57FE2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6BD33B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7.09e-05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375094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1.496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BF2E6C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0.135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08C3A49"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-3.3e-05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EA4BBC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w:t>
            </w:r>
          </w:p>
        </w:tc>
      </w:tr>
      <w:tr w:rsidR="002A531C" w:rsidRPr="00E53FB0" w14:paraId="71EC1ACB"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EF38EAC"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ATR.L1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0B5213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FC7444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A93D5E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-1.992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480CA0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0.047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BD3CF6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7C8803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-3.52e-06</w:t>
            </w:r>
          </w:p>
        </w:tc>
      </w:tr>
      <w:tr w:rsidR="002A531C" w:rsidRPr="00E53FB0" w14:paraId="61CB0668"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9CCC2E7"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ATR.L2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F5DD3C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D92A4E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DCC23E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2.196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B8B3349"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0.028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63B387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2.75e-05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8F2B309"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w:t>
            </w:r>
          </w:p>
        </w:tc>
      </w:tr>
      <w:tr w:rsidR="002A531C" w:rsidRPr="00E53FB0" w14:paraId="553A8F88"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4C1AF14"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ATR.L3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566704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5EF123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F9B86F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-0.969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C94FB7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0.333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A808A6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04A80C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w:t>
            </w:r>
          </w:p>
        </w:tc>
      </w:tr>
      <w:tr w:rsidR="002A531C" w:rsidRPr="00E53FB0" w14:paraId="04E42059"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2A13451"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ATR.L4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D60CE1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5CEE07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C86BB4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1.411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7CA8E0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0.159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0B734C0"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-6.55e-05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F6F88E9"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w:t>
            </w:r>
          </w:p>
        </w:tc>
      </w:tr>
      <w:tr w:rsidR="002A531C" w:rsidRPr="00E53FB0" w14:paraId="24A7A1E7"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EB9B7AB"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ATR.L5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5C803F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54C392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83A3A4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-2.079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CDB9CB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0.038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0175B1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B0F4A7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-1.38e-05</w:t>
            </w:r>
          </w:p>
        </w:tc>
      </w:tr>
      <w:tr w:rsidR="002A531C" w:rsidRPr="00E53FB0" w14:paraId="0D65E614"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DFACE05"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ATR.L6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9BE6B0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5.629e-05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91C19B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7.1e-05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6139A90"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0.792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91D3D50"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0.428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1C5E5F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-8.3e-05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0147F5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w:t>
            </w:r>
          </w:p>
        </w:tc>
      </w:tr>
      <w:tr w:rsidR="002A531C" w:rsidRPr="00E53FB0" w14:paraId="5F833975"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9384CF5"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Trend.L0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FED159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563143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50C005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-0.970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876BCF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0.332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E3C06A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FD813F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r>
      <w:tr w:rsidR="002A531C" w:rsidRPr="00E53FB0" w14:paraId="4FFDE8DB"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8401CF6"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Trend.L1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EA3F2F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0.0059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2ABDEC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68DEF8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1.220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E2ADE3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0.223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D9BCB7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CD91B6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0.015</w:t>
            </w:r>
          </w:p>
        </w:tc>
      </w:tr>
      <w:tr w:rsidR="002A531C" w:rsidRPr="00E53FB0" w14:paraId="27E3C317"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ADB059B"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Trend.L2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F72E24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0.0079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560796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11DCDD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1.580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F6F7DA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0.114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333B4B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1A812B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0.018</w:t>
            </w:r>
          </w:p>
        </w:tc>
      </w:tr>
      <w:tr w:rsidR="002A531C" w:rsidRPr="00E53FB0" w14:paraId="06D7B220"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7C00872"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Trend.L3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D10E08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0.0068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B81AA5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871115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1.352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4B31DD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0.177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68D3FE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3DAAAC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0.017</w:t>
            </w:r>
          </w:p>
        </w:tc>
      </w:tr>
      <w:tr w:rsidR="002A531C" w:rsidRPr="00E53FB0" w14:paraId="6D4AF966"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BD930D2"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Trend.L4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632AEC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-0.0132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1689F0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5A99DF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-2.639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71EF9E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A67059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-0.023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D4E3B6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w:t>
            </w:r>
          </w:p>
        </w:tc>
      </w:tr>
      <w:tr w:rsidR="002A531C" w:rsidRPr="00E53FB0" w14:paraId="5BAB5769"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04EA36E"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Trend.L5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3E0AA0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CE773C9"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651A40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-0.258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50FBC9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0.796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7C2272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E659FA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0.008</w:t>
            </w:r>
          </w:p>
        </w:tc>
      </w:tr>
      <w:tr w:rsidR="002A531C" w:rsidRPr="00E53FB0" w14:paraId="23CA89C5"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7452D63"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Trend.L6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3EB0B6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B2233F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A3106C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0.449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5DE4EB9"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0.654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C7ED2C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869897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0.010</w:t>
            </w:r>
          </w:p>
        </w:tc>
      </w:tr>
      <w:tr w:rsidR="002A531C" w:rsidRPr="00E53FB0" w14:paraId="7ABB6BD2"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C141C9D"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lastRenderedPageBreak/>
              <w:t>Forecasted.L0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A9A88E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582E5E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9BA9C8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1.069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714613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0.285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3E2DB1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0FBE63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w:t>
            </w:r>
          </w:p>
        </w:tc>
      </w:tr>
      <w:tr w:rsidR="002A531C" w:rsidRPr="00E53FB0" w14:paraId="50027BFF"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3245F10"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Forecasted.L1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55FA16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2.815e-05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0BF0BC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C331C8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0.044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FDADF2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0.965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AAEDEA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19FF18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w:t>
            </w:r>
          </w:p>
        </w:tc>
      </w:tr>
      <w:tr w:rsidR="002A531C" w:rsidRPr="00E53FB0" w14:paraId="54342868"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A5BD44F"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Forecasted.L2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FEC9909"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-6.046e-05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2B7F34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5FC616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-0.119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E3277C0"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0.905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128E2D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892D64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w:t>
            </w:r>
          </w:p>
        </w:tc>
      </w:tr>
      <w:tr w:rsidR="002A531C" w:rsidRPr="00E53FB0" w14:paraId="34F66188"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FFEFA5A"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Forecasted.L3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3D74BA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57F04C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4E78429"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-0.862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0C5FD6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0.389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696159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6C7AAF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w:t>
            </w:r>
          </w:p>
        </w:tc>
      </w:tr>
      <w:tr w:rsidR="002A531C" w:rsidRPr="00E53FB0" w14:paraId="7779518C"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B0860CA"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Forecasted.L4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B76230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E2B01A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2EA9D3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-0.628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D9EEA8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0.530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4980DD0"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856DD6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w:t>
            </w:r>
          </w:p>
        </w:tc>
      </w:tr>
      <w:tr w:rsidR="002A531C" w:rsidRPr="00E53FB0" w14:paraId="14BCE1F2"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43A557C"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Forecasted.L5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CEE1FA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6405C6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E267B8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-0.207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55D607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0.836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A4A126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6B04E6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w:t>
            </w:r>
          </w:p>
        </w:tc>
      </w:tr>
      <w:tr w:rsidR="002A531C" w:rsidRPr="00E53FB0" w14:paraId="313FD534"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D34C58D"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Forecasted.L6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C8B746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CFCBC59"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6D29FF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0.976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95077E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0.329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F151F0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854334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w:t>
            </w:r>
          </w:p>
        </w:tc>
      </w:tr>
      <w:tr w:rsidR="002A531C" w:rsidRPr="00E53FB0" w14:paraId="67D42848"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8E2FE62"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Slope.L0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745F54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-0.0021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1DF926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900BC6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-0.917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C47C73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0.359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8B1FA4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EDBF85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0.002</w:t>
            </w:r>
          </w:p>
        </w:tc>
      </w:tr>
      <w:tr w:rsidR="002A531C" w:rsidRPr="00E53FB0" w14:paraId="548EF947"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11A2ED8"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Slope.L1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483E26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29112F0"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290375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-0.193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1A8AAC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0.847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EAC636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66ED28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0.007</w:t>
            </w:r>
          </w:p>
        </w:tc>
      </w:tr>
      <w:tr w:rsidR="002A531C" w:rsidRPr="00E53FB0" w14:paraId="62C4EAB3"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BFE0525"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Slope.L2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B18029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327D310"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9D8EAD9"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0.376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1B65F19"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0.707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C6B1AD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3F2C03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0.007</w:t>
            </w:r>
          </w:p>
        </w:tc>
      </w:tr>
      <w:tr w:rsidR="002A531C" w:rsidRPr="00E53FB0" w14:paraId="1363E48D"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76CC45F"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Slope.L3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2B6473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5D675C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F72002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0.387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37BD6D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0.699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0EDE2A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11DE84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0.005</w:t>
            </w:r>
          </w:p>
        </w:tc>
      </w:tr>
      <w:tr w:rsidR="002A531C" w:rsidRPr="00E53FB0" w14:paraId="4F11E393"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A43AE04"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Slope.L4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177C38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A9486B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F017D5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0.750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73332E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0.454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235755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7E3F3F0"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0.007</w:t>
            </w:r>
          </w:p>
        </w:tc>
      </w:tr>
      <w:tr w:rsidR="002A531C" w:rsidRPr="00E53FB0" w14:paraId="4DF8096C"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C5470BD"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Slope.L5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E7609E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166DDE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25AB6F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0.171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D2ACED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0.864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E4EF50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61A674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0.007</w:t>
            </w:r>
          </w:p>
        </w:tc>
      </w:tr>
      <w:tr w:rsidR="002A531C" w:rsidRPr="00E53FB0" w14:paraId="7929AA93"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F8E41C9"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Slope.L6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F7E95C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6450AB9"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1B938B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-0.865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9C1B8B2"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0.387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7D753F0"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ABBFEC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0.002</w:t>
            </w:r>
          </w:p>
        </w:tc>
      </w:tr>
      <w:tr w:rsidR="002A531C" w:rsidRPr="00E53FB0" w14:paraId="6A151AE7"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E81AF87"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lastRenderedPageBreak/>
              <w:t>Acceleration.L0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037BE0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583347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581A6F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0.268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9EECF0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0.789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989516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405B59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0.011</w:t>
            </w:r>
          </w:p>
        </w:tc>
      </w:tr>
      <w:tr w:rsidR="002A531C" w:rsidRPr="00E53FB0" w14:paraId="755100FD"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6B60C13"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Acceleration.L1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0FA0DE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0.0028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3F4C21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FC7D94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0.260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0E6831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0.795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63F88D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E7122C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0.024</w:t>
            </w:r>
          </w:p>
        </w:tc>
      </w:tr>
      <w:tr w:rsidR="002A531C" w:rsidRPr="00E53FB0" w14:paraId="20022231"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F9FE70A"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Acceleration.L2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46F51A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-0.0111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D9C90D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A6E71C9"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-1.142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A0FFD77"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0.254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27BA91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-0.030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D123ED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0.008</w:t>
            </w:r>
          </w:p>
        </w:tc>
      </w:tr>
      <w:tr w:rsidR="002A531C" w:rsidRPr="00E53FB0" w14:paraId="1A4DFB08"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CE678FC"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Acceleration.L3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0BC247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0.0109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CCF45D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6B8135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1.485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EC9DC2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0.138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110645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CE64E1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0.025</w:t>
            </w:r>
          </w:p>
        </w:tc>
      </w:tr>
      <w:tr w:rsidR="002A531C" w:rsidRPr="00E53FB0" w14:paraId="2C67D5FA"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CA42A5D"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Acceleration.L4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0F9FE1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0.0016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194823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953EF4B"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0.216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40FCC86"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0.829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D2622A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B0D685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0.016</w:t>
            </w:r>
          </w:p>
        </w:tc>
      </w:tr>
      <w:tr w:rsidR="002A531C" w:rsidRPr="00E53FB0" w14:paraId="79E80182"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688968A"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Acceleration.L5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103E0E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CD71325"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2065281"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-1.528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797CD3F"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0.127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5A9AE1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-0.024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987CD9E"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w:t>
            </w:r>
          </w:p>
        </w:tc>
      </w:tr>
      <w:tr w:rsidR="002A531C" w:rsidRPr="00E53FB0" w14:paraId="6A9B6581"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48ED3A2" w14:textId="77777777" w:rsidR="002A531C" w:rsidRPr="00E53FB0"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E53FB0">
              <w:rPr>
                <w:rFonts w:ascii="Times New Roman" w:eastAsia="Times New Roman" w:hAnsi="Times New Roman" w:cs="Times New Roman"/>
                <w:b/>
                <w:bCs/>
                <w:color w:val="000000"/>
                <w:sz w:val="18"/>
                <w:szCs w:val="18"/>
                <w:lang w:eastAsia="en-SG"/>
              </w:rPr>
              <w:t>Acceleration.L6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659CDFD"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0.0055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E40181C"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BE9C2AA"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2.006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1DDBB18"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0.045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25F3834"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9FBC403" w14:textId="77777777" w:rsidR="002A531C" w:rsidRPr="00E53FB0"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E53FB0">
              <w:rPr>
                <w:rFonts w:ascii="Times New Roman" w:eastAsia="Times New Roman" w:hAnsi="Times New Roman" w:cs="Times New Roman"/>
                <w:color w:val="000000"/>
                <w:sz w:val="18"/>
                <w:szCs w:val="18"/>
                <w:lang w:eastAsia="en-SG"/>
              </w:rPr>
              <w:t>0.011</w:t>
            </w:r>
          </w:p>
        </w:tc>
      </w:tr>
    </w:tbl>
    <w:p w14:paraId="66920278" w14:textId="77777777" w:rsidR="002A531C" w:rsidRPr="00A56A86" w:rsidRDefault="002A531C" w:rsidP="002A531C">
      <w:pPr>
        <w:rPr>
          <w:rFonts w:ascii="Times New Roman" w:hAnsi="Times New Roman" w:cs="Times New Roman"/>
        </w:rPr>
      </w:pPr>
    </w:p>
    <w:p w14:paraId="0A75920F" w14:textId="77777777" w:rsidR="002A531C" w:rsidRPr="00A56A86" w:rsidRDefault="002A531C" w:rsidP="002A531C">
      <w:pPr>
        <w:rPr>
          <w:rFonts w:ascii="Times New Roman" w:hAnsi="Times New Roman" w:cs="Times New Roman"/>
        </w:rPr>
      </w:pPr>
    </w:p>
    <w:p w14:paraId="5B710278" w14:textId="77777777" w:rsidR="002A531C" w:rsidRPr="00A56A86" w:rsidRDefault="002A531C" w:rsidP="002A531C">
      <w:pPr>
        <w:rPr>
          <w:rFonts w:ascii="Times New Roman" w:hAnsi="Times New Roman" w:cs="Times New Roman"/>
        </w:rPr>
      </w:pPr>
      <w:r w:rsidRPr="00A56A86">
        <w:rPr>
          <w:rFonts w:ascii="Times New Roman" w:hAnsi="Times New Roman" w:cs="Times New Roman"/>
        </w:rPr>
        <w:t>Model with Lag = 4</w:t>
      </w:r>
    </w:p>
    <w:tbl>
      <w:tblPr>
        <w:tblW w:w="0" w:type="dxa"/>
        <w:shd w:val="clear" w:color="auto" w:fill="FFFFFF"/>
        <w:tblCellMar>
          <w:top w:w="15" w:type="dxa"/>
          <w:left w:w="15" w:type="dxa"/>
          <w:bottom w:w="15" w:type="dxa"/>
          <w:right w:w="15" w:type="dxa"/>
        </w:tblCellMar>
        <w:tblLook w:val="04A0" w:firstRow="1" w:lastRow="0" w:firstColumn="1" w:lastColumn="0" w:noHBand="0" w:noVBand="1"/>
      </w:tblPr>
      <w:tblGrid>
        <w:gridCol w:w="1280"/>
        <w:gridCol w:w="3190"/>
        <w:gridCol w:w="1601"/>
        <w:gridCol w:w="885"/>
      </w:tblGrid>
      <w:tr w:rsidR="002A531C" w:rsidRPr="00BA0DC8" w14:paraId="02597F92"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9789834" w14:textId="77777777" w:rsidR="002A531C" w:rsidRPr="00BA0DC8"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br/>
              <w:t>Dep. Variable:</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273B7DD" w14:textId="77777777" w:rsidR="002A531C" w:rsidRPr="00BA0DC8"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future_price1 % P/L</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C61833B" w14:textId="77777777" w:rsidR="002A531C" w:rsidRPr="00BA0DC8"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No. Observations:</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3F4687D" w14:textId="77777777" w:rsidR="002A531C" w:rsidRPr="00BA0DC8"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1834</w:t>
            </w:r>
          </w:p>
        </w:tc>
      </w:tr>
      <w:tr w:rsidR="002A531C" w:rsidRPr="00BA0DC8" w14:paraId="1817D036"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E7FB6C4" w14:textId="77777777" w:rsidR="002A531C" w:rsidRPr="00BA0DC8"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Model:</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49355EC" w14:textId="77777777" w:rsidR="002A531C" w:rsidRPr="00BA0DC8"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ARDL(4, 4, 4, 4, 4, 4, 4, 4, 4, 4, 4, 4, 4, 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3540B9C" w14:textId="77777777" w:rsidR="002A531C" w:rsidRPr="00BA0DC8"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Log Likelihood</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A4E4773" w14:textId="77777777" w:rsidR="002A531C" w:rsidRPr="00BA0DC8"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3430.389</w:t>
            </w:r>
          </w:p>
        </w:tc>
      </w:tr>
      <w:tr w:rsidR="002A531C" w:rsidRPr="00BA0DC8" w14:paraId="0E53B2C5"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49B5B64" w14:textId="77777777" w:rsidR="002A531C" w:rsidRPr="00BA0DC8"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Method:</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70DF8E0" w14:textId="77777777" w:rsidR="002A531C" w:rsidRPr="00BA0DC8"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Conditional MLE</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E117248" w14:textId="77777777" w:rsidR="002A531C" w:rsidRPr="00BA0DC8"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S.D. of innovations</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E5A03E1" w14:textId="77777777" w:rsidR="002A531C" w:rsidRPr="00BA0DC8"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0.037</w:t>
            </w:r>
          </w:p>
        </w:tc>
      </w:tr>
      <w:tr w:rsidR="002A531C" w:rsidRPr="00BA0DC8" w14:paraId="362818AB"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BFDF5ED" w14:textId="77777777" w:rsidR="002A531C" w:rsidRPr="00BA0DC8"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Date:</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8D04E15" w14:textId="77777777" w:rsidR="002A531C" w:rsidRPr="00BA0DC8"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Wed, 17 Nov 2021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A502BF6" w14:textId="77777777" w:rsidR="002A531C" w:rsidRPr="00BA0DC8"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AIC</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0B335EA" w14:textId="77777777" w:rsidR="002A531C" w:rsidRPr="00BA0DC8"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-6718.777</w:t>
            </w:r>
          </w:p>
        </w:tc>
      </w:tr>
      <w:tr w:rsidR="002A531C" w:rsidRPr="00BA0DC8" w14:paraId="00FB00DB"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B47169D" w14:textId="77777777" w:rsidR="002A531C" w:rsidRPr="00BA0DC8"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Time:</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13B4B3F" w14:textId="77777777" w:rsidR="002A531C" w:rsidRPr="00BA0DC8"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12:22:17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AC26AEE" w14:textId="77777777" w:rsidR="002A531C" w:rsidRPr="00BA0DC8"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BIC</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F8D0B66" w14:textId="77777777" w:rsidR="002A531C" w:rsidRPr="00BA0DC8"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-6327.420</w:t>
            </w:r>
          </w:p>
        </w:tc>
      </w:tr>
      <w:tr w:rsidR="002A531C" w:rsidRPr="00BA0DC8" w14:paraId="1150898B"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85C78E6" w14:textId="77777777" w:rsidR="002A531C" w:rsidRPr="00BA0DC8"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Sample:</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E96D0E5" w14:textId="77777777" w:rsidR="002A531C" w:rsidRPr="00BA0DC8"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AD8AF1F" w14:textId="77777777" w:rsidR="002A531C" w:rsidRPr="00BA0DC8"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HQIC</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5C2E824" w14:textId="77777777" w:rsidR="002A531C" w:rsidRPr="00BA0DC8"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-6574.433</w:t>
            </w:r>
          </w:p>
        </w:tc>
      </w:tr>
      <w:tr w:rsidR="002A531C" w:rsidRPr="00BA0DC8" w14:paraId="4CB2964A"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9B95284" w14:textId="77777777" w:rsidR="002A531C" w:rsidRPr="00BA0DC8" w:rsidRDefault="002A531C" w:rsidP="007B195C">
            <w:pPr>
              <w:spacing w:after="270" w:line="240" w:lineRule="auto"/>
              <w:jc w:val="right"/>
              <w:rPr>
                <w:rFonts w:ascii="Times New Roman" w:eastAsia="Times New Roman" w:hAnsi="Times New Roman" w:cs="Times New Roman"/>
                <w:color w:val="000000"/>
                <w:sz w:val="18"/>
                <w:szCs w:val="18"/>
                <w:lang w:eastAsia="en-SG"/>
              </w:rPr>
            </w:pP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59F748F" w14:textId="77777777" w:rsidR="002A531C" w:rsidRPr="00BA0DC8"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1834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1476D49" w14:textId="77777777" w:rsidR="002A531C" w:rsidRPr="00BA0DC8" w:rsidRDefault="002A531C" w:rsidP="007B195C">
            <w:pPr>
              <w:spacing w:after="270" w:line="240" w:lineRule="auto"/>
              <w:jc w:val="right"/>
              <w:rPr>
                <w:rFonts w:ascii="Times New Roman" w:eastAsia="Times New Roman" w:hAnsi="Times New Roman" w:cs="Times New Roman"/>
                <w:color w:val="000000"/>
                <w:sz w:val="18"/>
                <w:szCs w:val="18"/>
                <w:lang w:eastAsia="en-SG"/>
              </w:rPr>
            </w:pP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C387377" w14:textId="77777777" w:rsidR="002A531C" w:rsidRPr="00BA0DC8" w:rsidRDefault="002A531C" w:rsidP="007B195C">
            <w:pPr>
              <w:spacing w:after="270" w:line="240" w:lineRule="auto"/>
              <w:jc w:val="right"/>
              <w:rPr>
                <w:rFonts w:ascii="Times New Roman" w:eastAsia="Times New Roman" w:hAnsi="Times New Roman" w:cs="Times New Roman"/>
                <w:sz w:val="20"/>
                <w:szCs w:val="20"/>
                <w:lang w:eastAsia="en-SG"/>
              </w:rPr>
            </w:pPr>
          </w:p>
        </w:tc>
      </w:tr>
    </w:tbl>
    <w:p w14:paraId="7A3C6AAC" w14:textId="77777777" w:rsidR="002A531C" w:rsidRPr="00BA0DC8" w:rsidRDefault="002A531C" w:rsidP="002A531C">
      <w:pPr>
        <w:spacing w:after="0" w:line="240" w:lineRule="auto"/>
        <w:rPr>
          <w:rFonts w:ascii="Times New Roman" w:eastAsia="Times New Roman" w:hAnsi="Times New Roman" w:cs="Times New Roman"/>
          <w:vanish/>
          <w:sz w:val="24"/>
          <w:szCs w:val="24"/>
          <w:lang w:eastAsia="en-SG"/>
        </w:rPr>
      </w:pPr>
    </w:p>
    <w:tbl>
      <w:tblPr>
        <w:tblW w:w="0" w:type="dxa"/>
        <w:shd w:val="clear" w:color="auto" w:fill="FFFFFF"/>
        <w:tblCellMar>
          <w:top w:w="15" w:type="dxa"/>
          <w:left w:w="15" w:type="dxa"/>
          <w:bottom w:w="15" w:type="dxa"/>
          <w:right w:w="15" w:type="dxa"/>
        </w:tblCellMar>
        <w:tblLook w:val="04A0" w:firstRow="1" w:lastRow="0" w:firstColumn="1" w:lastColumn="0" w:noHBand="0" w:noVBand="1"/>
      </w:tblPr>
      <w:tblGrid>
        <w:gridCol w:w="2365"/>
        <w:gridCol w:w="935"/>
        <w:gridCol w:w="785"/>
        <w:gridCol w:w="615"/>
        <w:gridCol w:w="555"/>
        <w:gridCol w:w="845"/>
        <w:gridCol w:w="845"/>
      </w:tblGrid>
      <w:tr w:rsidR="002A531C" w:rsidRPr="00BA0DC8" w14:paraId="55974898"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AD547DC" w14:textId="77777777" w:rsidR="002A531C" w:rsidRPr="00BA0DC8" w:rsidRDefault="002A531C" w:rsidP="007B195C">
            <w:pPr>
              <w:spacing w:after="0" w:line="240" w:lineRule="auto"/>
              <w:rPr>
                <w:rFonts w:ascii="Times New Roman" w:eastAsia="Times New Roman" w:hAnsi="Times New Roman" w:cs="Times New Roman"/>
                <w:sz w:val="24"/>
                <w:szCs w:val="24"/>
                <w:lang w:eastAsia="en-SG"/>
              </w:rPr>
            </w:pP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332BB08"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proofErr w:type="spellStart"/>
            <w:r w:rsidRPr="00BA0DC8">
              <w:rPr>
                <w:rFonts w:ascii="Times New Roman" w:eastAsia="Times New Roman" w:hAnsi="Times New Roman" w:cs="Times New Roman"/>
                <w:b/>
                <w:bCs/>
                <w:color w:val="000000"/>
                <w:sz w:val="18"/>
                <w:szCs w:val="18"/>
                <w:lang w:eastAsia="en-SG"/>
              </w:rPr>
              <w:t>coef</w:t>
            </w:r>
            <w:proofErr w:type="spellEnd"/>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C3E0257"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std err</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1EC94AD"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z</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C109F37"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P&gt;|z|</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4B8F02D"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[0.025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5E2B71B"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0.975]</w:t>
            </w:r>
          </w:p>
        </w:tc>
      </w:tr>
      <w:tr w:rsidR="002A531C" w:rsidRPr="00BA0DC8" w14:paraId="230477B9"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7C8DB7E"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const</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F99364E"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-0.0358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3C53DC2"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0DEF2C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-3.029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41471B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F5B66E1"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-0.059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08680B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-0.013</w:t>
            </w:r>
          </w:p>
        </w:tc>
      </w:tr>
      <w:tr w:rsidR="002A531C" w:rsidRPr="00BA0DC8" w14:paraId="07390C14"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D71B11F"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future_price1 % P/L.L1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DA4E5F4"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-0.2732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A168681"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0.069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D32B392"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-3.972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D1F9E10"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0FFA43B"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-0.408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A4C2BCB"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-0.138</w:t>
            </w:r>
          </w:p>
        </w:tc>
      </w:tr>
      <w:tr w:rsidR="002A531C" w:rsidRPr="00BA0DC8" w14:paraId="10D7CB86"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2910779"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future_price1 % P/L.L2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0D88D3E"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-0.0446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EAF46AA"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0.070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53691A4"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-0.641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97E3A86"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0.522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A98052B"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-0.181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50AF7F9"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0.092</w:t>
            </w:r>
          </w:p>
        </w:tc>
      </w:tr>
      <w:tr w:rsidR="002A531C" w:rsidRPr="00BA0DC8" w14:paraId="612D9EF8"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1A792C5"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future_price1 % P/L.L3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4B66728"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-0.0597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4A05054"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0.070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536AECF"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-0.856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DDD249F"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0.392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7D2D769"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-0.197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E9E7CFC"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0.077</w:t>
            </w:r>
          </w:p>
        </w:tc>
      </w:tr>
      <w:tr w:rsidR="002A531C" w:rsidRPr="00BA0DC8" w14:paraId="38A80DCA"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E387E9D"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future_price1 % P/L.L4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85E23C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-0.0758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E905659"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0.070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24D7D3B"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-1.087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1CA25A9"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0.277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313AD71"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-0.212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4F1BB3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0.061</w:t>
            </w:r>
          </w:p>
        </w:tc>
      </w:tr>
      <w:tr w:rsidR="002A531C" w:rsidRPr="00BA0DC8" w14:paraId="7C3F796E"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225CBF0"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Close.L0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F0D699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098908F"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7EE9B7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-0.556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7CECBB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0.578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36A211E"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9855CA2"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0.002</w:t>
            </w:r>
          </w:p>
        </w:tc>
      </w:tr>
      <w:tr w:rsidR="002A531C" w:rsidRPr="00BA0DC8" w14:paraId="6BA25981"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A227536"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Close.L1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6F76306"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B9E9ED1"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F3F9642"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0.298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574561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0.766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B18855C"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6C0C069"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0.006</w:t>
            </w:r>
          </w:p>
        </w:tc>
      </w:tr>
      <w:tr w:rsidR="002A531C" w:rsidRPr="00BA0DC8" w14:paraId="7471486E"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E509024"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Close.L2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3B68CAC"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0.0011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D3F62E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3C2D9AA"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0.415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525381B"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0.678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FE64C7C"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1110172"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0.006</w:t>
            </w:r>
          </w:p>
        </w:tc>
      </w:tr>
      <w:tr w:rsidR="002A531C" w:rsidRPr="00BA0DC8" w14:paraId="43CE89C5"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8F491E2"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Close.L3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98D5090"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-0.0030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D586666"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35D38D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-1.096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A5A4528"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0.273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41BDA1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B8A4D91"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0.002</w:t>
            </w:r>
          </w:p>
        </w:tc>
      </w:tr>
      <w:tr w:rsidR="002A531C" w:rsidRPr="00BA0DC8" w14:paraId="4718428C"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5881917"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Close.L4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1376EFC"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0.0020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6A9750A"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DFBE304"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1.156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340D6E2"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0.248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980926A"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47DBF14"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0.005</w:t>
            </w:r>
          </w:p>
        </w:tc>
      </w:tr>
      <w:tr w:rsidR="002A531C" w:rsidRPr="00BA0DC8" w14:paraId="7DD951C1"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8BDDE5D"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Volume.L0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7083FAB"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-4.8e-13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27F7192"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5.01e-13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E3497A0"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-0.959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2A9A7B3"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0.338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19337F2"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-1.46e-12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7D6286A"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5.02e-13</w:t>
            </w:r>
          </w:p>
        </w:tc>
      </w:tr>
      <w:tr w:rsidR="002A531C" w:rsidRPr="00BA0DC8" w14:paraId="7354465D"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52264DC"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Volume.L1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383F641"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1.515e-12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88B0D81"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5.83e-13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991EB4C"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2.600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DFCAFDB"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1F337F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3.72e-13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AB66BD9"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2.66e-12</w:t>
            </w:r>
          </w:p>
        </w:tc>
      </w:tr>
      <w:tr w:rsidR="002A531C" w:rsidRPr="00BA0DC8" w14:paraId="51570B57"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31C4929"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Volume.L2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F2F689B"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-1.715e-12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8CD03CA"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5.71e-13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C172224"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-3.004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E859D09"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6E659EE"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-2.83e-12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E14DC60"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-5.95e-13</w:t>
            </w:r>
          </w:p>
        </w:tc>
      </w:tr>
      <w:tr w:rsidR="002A531C" w:rsidRPr="00BA0DC8" w14:paraId="2297C6B7"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35AF8DA"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lastRenderedPageBreak/>
              <w:t>Volume.L3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4097A6B"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9.99e-13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AAA2FB1"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5.87e-13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DF4647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1.703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3BE9718"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0.089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1B77591"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-1.52e-13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62633A3"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2.15e-12</w:t>
            </w:r>
          </w:p>
        </w:tc>
      </w:tr>
      <w:tr w:rsidR="002A531C" w:rsidRPr="00BA0DC8" w14:paraId="4864FF54"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3AF0D6F"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Volume.L4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DA32294"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-4.745e-13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6727E00"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4.41e-13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158B7F8"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-1.076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3966322"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0.282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B65F879"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-1.34e-12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1FA3F8F"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3.91e-13</w:t>
            </w:r>
          </w:p>
        </w:tc>
      </w:tr>
      <w:tr w:rsidR="002A531C" w:rsidRPr="00BA0DC8" w14:paraId="75867AB8"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5A42410"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RSI.L0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5085EE4"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0.0015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D2D2BF2"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8FB9199"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3.134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60D5448"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866FC63"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1ED3E94"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0.002</w:t>
            </w:r>
          </w:p>
        </w:tc>
      </w:tr>
      <w:tr w:rsidR="002A531C" w:rsidRPr="00BA0DC8" w14:paraId="5D0B3670"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31EE592"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RSI.L1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359EE4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-0.0011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C16E44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5401A0A"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-1.726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733A58F"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0.085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3633411"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FD15734"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w:t>
            </w:r>
          </w:p>
        </w:tc>
      </w:tr>
      <w:tr w:rsidR="002A531C" w:rsidRPr="00BA0DC8" w14:paraId="6FEA31F8"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2344AA5"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RSI.L2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B205B41"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359B91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41F419C"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-0.269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E24E0B9"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0.788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7CE1E5A"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96F5A5B"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0.001</w:t>
            </w:r>
          </w:p>
        </w:tc>
      </w:tr>
      <w:tr w:rsidR="002A531C" w:rsidRPr="00BA0DC8" w14:paraId="751C3123"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68BD9EE"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RSI.L3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E34230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1318E46"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52C0A7E"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1.512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59B4F60"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0.131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240FA4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1CE5EEB"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0.002</w:t>
            </w:r>
          </w:p>
        </w:tc>
      </w:tr>
      <w:tr w:rsidR="002A531C" w:rsidRPr="00BA0DC8" w14:paraId="4161EBB2"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5960EC3"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RSI.L4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8C14333"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93BFF1A"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DB660C8"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-0.931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8ABDEC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0.352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48E578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3C0AAB6"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w:t>
            </w:r>
          </w:p>
        </w:tc>
      </w:tr>
      <w:tr w:rsidR="002A531C" w:rsidRPr="00BA0DC8" w14:paraId="74F06009"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49BF4F0"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RSI Condition.L0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E107CE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0.0024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99431A2"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54108E3"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0.591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AFEE20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0.555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F32003B"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C3FC188"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0.010</w:t>
            </w:r>
          </w:p>
        </w:tc>
      </w:tr>
      <w:tr w:rsidR="002A531C" w:rsidRPr="00BA0DC8" w14:paraId="7BB6F610"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4A12D1C"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RSI Condition.L1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64C5E1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-0.0029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AC381A8"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9520570"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-0.665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AA779C0"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0.506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5F668FB"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-0.011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92641CB"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0.006</w:t>
            </w:r>
          </w:p>
        </w:tc>
      </w:tr>
      <w:tr w:rsidR="002A531C" w:rsidRPr="00BA0DC8" w14:paraId="19B53B07"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50AC48A"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RSI Condition.L2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922BE5E"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4EE0CFE"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B75350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-1.122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A8035B1"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0.262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398B3BA"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-0.014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43393AE"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r>
      <w:tr w:rsidR="002A531C" w:rsidRPr="00BA0DC8" w14:paraId="279276DD"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8A63397"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RSI Condition.L3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B15FC99"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0.0126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5886422"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C762B38"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2.880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C64C608"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10DEDB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E651990"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0.021</w:t>
            </w:r>
          </w:p>
        </w:tc>
      </w:tr>
      <w:tr w:rsidR="002A531C" w:rsidRPr="00BA0DC8" w14:paraId="25E3F11C"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8E6D60D"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RSI Condition.L4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AAE7B6E"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2C1E21B"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30C1A06"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0.151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24F2774"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0.880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1A96DB8"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BE33138"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0.009</w:t>
            </w:r>
          </w:p>
        </w:tc>
      </w:tr>
      <w:tr w:rsidR="002A531C" w:rsidRPr="00BA0DC8" w14:paraId="21F41357"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4A588C1"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MACD Condition.L0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D7C15D3"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0.0274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C5E24F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2BC94A9"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7.163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79FE014"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B641A16"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0.020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A49880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0.035</w:t>
            </w:r>
          </w:p>
        </w:tc>
      </w:tr>
      <w:tr w:rsidR="002A531C" w:rsidRPr="00BA0DC8" w14:paraId="0AF1675F"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B96BD2F"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MACD Condition.L1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0E47FFA"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0.0039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90E73BB"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A7ACBEF"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0.995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3EE8B76"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0.320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168D61A"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DEA920A"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0.012</w:t>
            </w:r>
          </w:p>
        </w:tc>
      </w:tr>
      <w:tr w:rsidR="002A531C" w:rsidRPr="00BA0DC8" w14:paraId="2E04694A"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A1763E7"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lastRenderedPageBreak/>
              <w:t>MACD Condition.L2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E607E32"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0.0089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6D5FF81"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AB7F2A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2.220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DE57F3C"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0.027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84EF6F6"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865373A"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0.017</w:t>
            </w:r>
          </w:p>
        </w:tc>
      </w:tr>
      <w:tr w:rsidR="002A531C" w:rsidRPr="00BA0DC8" w14:paraId="62A7F02B"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A47FEB7"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MACD Condition.L3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703B39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40D33C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987E1D6"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0.153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CEF9D5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0.879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F740132"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05EDF43"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0.008</w:t>
            </w:r>
          </w:p>
        </w:tc>
      </w:tr>
      <w:tr w:rsidR="002A531C" w:rsidRPr="00BA0DC8" w14:paraId="013BB019"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FB591DD"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MACD Condition.L4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3A9A8DF"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0.0101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EC047D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1908189"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2.645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FC61F5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EAE0E46"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66664F3"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0.018</w:t>
            </w:r>
          </w:p>
        </w:tc>
      </w:tr>
      <w:tr w:rsidR="002A531C" w:rsidRPr="00BA0DC8" w14:paraId="3A89FB5C"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9DF5F2F"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EMA Condition.L0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9537F71"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34CF089"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9B4937B"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-0.315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F8ABC1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0.753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85F639F"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E7DC8B6"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0.005</w:t>
            </w:r>
          </w:p>
        </w:tc>
      </w:tr>
      <w:tr w:rsidR="002A531C" w:rsidRPr="00BA0DC8" w14:paraId="49358B1C"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A7CBB08"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EMA Condition.L1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E200E19"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EC9E060"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1B19021"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0.140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3F2FFE1"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0.889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C4F35EC"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5D4A11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0.007</w:t>
            </w:r>
          </w:p>
        </w:tc>
      </w:tr>
      <w:tr w:rsidR="002A531C" w:rsidRPr="00BA0DC8" w14:paraId="4D8499A6"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6268624"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EMA Condition.L2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EF4EC2B"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515065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2A0ED7B"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-0.046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2C3522A"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0.963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A33DDD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2D34180"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0.006</w:t>
            </w:r>
          </w:p>
        </w:tc>
      </w:tr>
      <w:tr w:rsidR="002A531C" w:rsidRPr="00BA0DC8" w14:paraId="14A239F5"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3076073"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EMA Condition.L3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D0C123C"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-0.0079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3248EBE"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C84EE1C"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-2.556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2AF6EE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0.011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F3E7FBE"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-0.014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BB75E1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-0.002</w:t>
            </w:r>
          </w:p>
        </w:tc>
      </w:tr>
      <w:tr w:rsidR="002A531C" w:rsidRPr="00BA0DC8" w14:paraId="18C0E6E2"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E96210E"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EMA Condition.L4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07EE0A4"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E7CC32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3578544"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0.089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FA029D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0.929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E72EAE9"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9AACE81"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0.006</w:t>
            </w:r>
          </w:p>
        </w:tc>
      </w:tr>
      <w:tr w:rsidR="002A531C" w:rsidRPr="00BA0DC8" w14:paraId="6B452261"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B663289"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Close-EMA200 Price Diff.L0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AAD81B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D56426A"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13EBCCB"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0.561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EDD7AE1"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0.575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1C00059"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DDA503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r>
      <w:tr w:rsidR="002A531C" w:rsidRPr="00BA0DC8" w14:paraId="2F212883"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644C492"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Close-EMA200 Price Diff.L1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735ED1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AD50283"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8CE4B29"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-0.309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D262920"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0.757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C04AA89"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A0F118C"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r>
      <w:tr w:rsidR="002A531C" w:rsidRPr="00BA0DC8" w14:paraId="4D1826AD"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61BFEC9"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Close-EMA200 Price Diff.L2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B0A2CA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-0.0011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05FCF04"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695D02E"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-0.435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C6034C6"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0.663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1D57561"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5050832"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r>
      <w:tr w:rsidR="002A531C" w:rsidRPr="00BA0DC8" w14:paraId="223F2421"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290A3C0"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Close-EMA200 Price Diff.L3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1E6BB9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0.0031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BB85F16"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B249BF2"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1.112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67F5B4C"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0.266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EDE37EB"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E140CE3"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0.009</w:t>
            </w:r>
          </w:p>
        </w:tc>
      </w:tr>
      <w:tr w:rsidR="002A531C" w:rsidRPr="00BA0DC8" w14:paraId="2BBBA5C0"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B59BA49"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Close-EMA200 Price Diff.L4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C4C7A7A"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-0.0020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D03932E"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D32251A"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-1.156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7C624AC"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0.248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779A63C"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0EB3E24"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0.001</w:t>
            </w:r>
          </w:p>
        </w:tc>
      </w:tr>
      <w:tr w:rsidR="002A531C" w:rsidRPr="00BA0DC8" w14:paraId="31057852"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8D272D7"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BB Condition.L0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C8C95DF"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-0.0020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85E57D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65CA60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-0.549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B5B1D7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0.583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186F2F2"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122D9A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0.005</w:t>
            </w:r>
          </w:p>
        </w:tc>
      </w:tr>
      <w:tr w:rsidR="002A531C" w:rsidRPr="00BA0DC8" w14:paraId="73FAD6B2"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9E5BDA7"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lastRenderedPageBreak/>
              <w:t>BB Condition.L1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DA9892C"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0.0066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C00228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C391160"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1.703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45C472C"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0.089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3233EC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A2BF8F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0.014</w:t>
            </w:r>
          </w:p>
        </w:tc>
      </w:tr>
      <w:tr w:rsidR="002A531C" w:rsidRPr="00BA0DC8" w14:paraId="34E253C1"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90B68FD"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BB Condition.L2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5C7BBB4"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A78C3BB"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5F9A08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-1.065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48FE202"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0.287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EDE62CF"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481713F"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0.003</w:t>
            </w:r>
          </w:p>
        </w:tc>
      </w:tr>
      <w:tr w:rsidR="002A531C" w:rsidRPr="00BA0DC8" w14:paraId="24D74D1E"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9B3F318"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BB Condition.L3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781D3B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AA3A77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35D2CFE"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1.052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893EA28"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0.293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D8AF13A"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654F8BE"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0.012</w:t>
            </w:r>
          </w:p>
        </w:tc>
      </w:tr>
      <w:tr w:rsidR="002A531C" w:rsidRPr="00BA0DC8" w14:paraId="7D7413AC"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2B6454C"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BB Condition.L4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58D66C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-0.0065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CAD996B"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AE37AA3"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-1.835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3E46DBF"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0.067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D530A83"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5C6FA10"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w:t>
            </w:r>
          </w:p>
        </w:tc>
      </w:tr>
      <w:tr w:rsidR="002A531C" w:rsidRPr="00BA0DC8" w14:paraId="2BDEC326"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923A1D9"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ATR.L0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704DF1F"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0F0613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7e-05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0CE09E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1.673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B5E4F49"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0.094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C148D1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-2.02e-05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B75A8F0"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w:t>
            </w:r>
          </w:p>
        </w:tc>
      </w:tr>
      <w:tr w:rsidR="002A531C" w:rsidRPr="00BA0DC8" w14:paraId="0EC80CDD"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BF158FB"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ATR.L1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4EF564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CCE7588"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77FA6AA"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-2.239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729B3CE"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0.025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5E3BCD3"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CCFE66F"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-3.14e-05</w:t>
            </w:r>
          </w:p>
        </w:tc>
      </w:tr>
      <w:tr w:rsidR="002A531C" w:rsidRPr="00BA0DC8" w14:paraId="0E16E990"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BA23A47"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ATR.L2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9A26DEB"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75F85B9"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699CA4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2.248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4F19E8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0.025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45B2BE9"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3.32e-05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8B04A16"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w:t>
            </w:r>
          </w:p>
        </w:tc>
      </w:tr>
      <w:tr w:rsidR="002A531C" w:rsidRPr="00BA0DC8" w14:paraId="4A97A2EE"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00AFC4D"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ATR.L3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07DD848"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-5.636e-05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6DF38D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C94858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-0.490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8D30AFE"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0.624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3599DA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001A80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w:t>
            </w:r>
          </w:p>
        </w:tc>
      </w:tr>
      <w:tr w:rsidR="002A531C" w:rsidRPr="00BA0DC8" w14:paraId="716071A4"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6525981"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ATR.L4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04089E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-6.226e-05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6F7F75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6.93e-05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1D82E21"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-0.898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D6E6EF3"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0.369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0A3144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B4DC3E0"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7.37e-05</w:t>
            </w:r>
          </w:p>
        </w:tc>
      </w:tr>
      <w:tr w:rsidR="002A531C" w:rsidRPr="00BA0DC8" w14:paraId="5A5AC731"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BF497CB"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Trend.L0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16FF9E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-0.0037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FD3AEE6"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6E97111"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-0.889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4A365E8"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0.374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B8928C3"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7ED6C26"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r>
      <w:tr w:rsidR="002A531C" w:rsidRPr="00BA0DC8" w14:paraId="2E37A0B5"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7989763"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Trend.L1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3F4A314"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0.0064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B21289B"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21FA332"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1.308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2C46353"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0.191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3231670"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4208268"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0.016</w:t>
            </w:r>
          </w:p>
        </w:tc>
      </w:tr>
      <w:tr w:rsidR="002A531C" w:rsidRPr="00BA0DC8" w14:paraId="5C42C77A"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71CF9D3"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Trend.L2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DA8E4BA"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0.0083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35B7B93"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7A0A599"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1.668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8FDA75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0.095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609766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40FC69A"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0.018</w:t>
            </w:r>
          </w:p>
        </w:tc>
      </w:tr>
      <w:tr w:rsidR="002A531C" w:rsidRPr="00BA0DC8" w14:paraId="5312529F"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8EB82BE"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Trend.L3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E036A52"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0.0031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412A793"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AB39FC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0.645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8063671"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0.519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163650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D272DBC"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0.013</w:t>
            </w:r>
          </w:p>
        </w:tc>
      </w:tr>
      <w:tr w:rsidR="002A531C" w:rsidRPr="00BA0DC8" w14:paraId="0E8FF0A9"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0F888FD"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Trend.L4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9AC029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-0.0111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6ED1D6C"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18E9C1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-2.698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707E33F"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4A5B22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-0.019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3AFE92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-0.003</w:t>
            </w:r>
          </w:p>
        </w:tc>
      </w:tr>
      <w:tr w:rsidR="002A531C" w:rsidRPr="00BA0DC8" w14:paraId="5E3AFCD9"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3102A0F"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lastRenderedPageBreak/>
              <w:t>Forecasted.L0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E2A50CC"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7.919e-05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86A89AA"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A2FF348"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0.356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C94F7A9"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0.722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9EDD473"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3FC399C"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0.001</w:t>
            </w:r>
          </w:p>
        </w:tc>
      </w:tr>
      <w:tr w:rsidR="002A531C" w:rsidRPr="00BA0DC8" w14:paraId="7D54B5D2"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802EF3F"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Forecasted.L1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3A0F244"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7.475e-05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07B0541"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A854D54"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0.241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6F46AA1"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0.809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9AB7789"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2157C7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0.001</w:t>
            </w:r>
          </w:p>
        </w:tc>
      </w:tr>
      <w:tr w:rsidR="002A531C" w:rsidRPr="00BA0DC8" w14:paraId="4C06C4E5"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5D03C44"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Forecasted.L2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0A4C3AA"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BF304C3"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50A6290"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0.393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A741139"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0.695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1C56232"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C54CB44"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0.001</w:t>
            </w:r>
          </w:p>
        </w:tc>
      </w:tr>
      <w:tr w:rsidR="002A531C" w:rsidRPr="00BA0DC8" w14:paraId="7B7C7594"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ABC7330"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Forecasted.L3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A9BC4CA"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4D956BE"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0E19D4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-1.117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A5C6A90"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0.264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670FD1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7AB237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w:t>
            </w:r>
          </w:p>
        </w:tc>
      </w:tr>
      <w:tr w:rsidR="002A531C" w:rsidRPr="00BA0DC8" w14:paraId="4AF8F335"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0B79796"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Forecasted.L4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E3F5A31"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F73D7A6"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A24F0F1"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0.675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63C2E49"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0.500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DC86D1A"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D0E5C5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0.001</w:t>
            </w:r>
          </w:p>
        </w:tc>
      </w:tr>
      <w:tr w:rsidR="002A531C" w:rsidRPr="00BA0DC8" w14:paraId="3C6BC15D"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B971949"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Slope.L0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EB1E7F9"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A1D2F3A"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CA9699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-0.211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A455F96"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0.833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270D622"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DD3AB9E"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0.002</w:t>
            </w:r>
          </w:p>
        </w:tc>
      </w:tr>
      <w:tr w:rsidR="002A531C" w:rsidRPr="00BA0DC8" w14:paraId="2EA36887"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CE5D518"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Slope.L1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82CB80F"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69DF616"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4F66D4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-0.516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CCB1AFA"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0.606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6D6CF0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9D0E9BB"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0.002</w:t>
            </w:r>
          </w:p>
        </w:tc>
      </w:tr>
      <w:tr w:rsidR="002A531C" w:rsidRPr="00BA0DC8" w14:paraId="7CEFEB2A"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DEDC25B"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Slope.L2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546098E"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AE96706"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722343C"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0.064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63AC096"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0.949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6FAE55B"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23D83A4"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r>
      <w:tr w:rsidR="002A531C" w:rsidRPr="00BA0DC8" w14:paraId="6BB51200"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B1D9A21"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Slope.L3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9AE9ECE"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B0F353B"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179DD98"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0.730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B36DCCC"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0.465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2C14A02"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C412F00"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0.005</w:t>
            </w:r>
          </w:p>
        </w:tc>
      </w:tr>
      <w:tr w:rsidR="002A531C" w:rsidRPr="00BA0DC8" w14:paraId="2C89C871"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C8085B6"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Slope.L4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996466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5178222"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1E82C5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-0.580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2F9E53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0.562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7DB4020"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13800F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0.001</w:t>
            </w:r>
          </w:p>
        </w:tc>
      </w:tr>
      <w:tr w:rsidR="002A531C" w:rsidRPr="00BA0DC8" w14:paraId="231F2A42"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CDB602E"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Acceleration.L0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705A95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F3E4646"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31AB2D6"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-0.110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24B998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0.913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94E9FF2"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85AEC12"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0.005</w:t>
            </w:r>
          </w:p>
        </w:tc>
      </w:tr>
      <w:tr w:rsidR="002A531C" w:rsidRPr="00BA0DC8" w14:paraId="5FA5E9C1"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DA4F6E5"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Acceleration.L1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CA0B5F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0.0035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C727C0E"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F0E1A6C"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0.582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B188C74"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0.561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7D13B93"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0E72C94"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0.015</w:t>
            </w:r>
          </w:p>
        </w:tc>
      </w:tr>
      <w:tr w:rsidR="002A531C" w:rsidRPr="00BA0DC8" w14:paraId="592F20A7"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B056F98"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Acceleration.L2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A971C4C"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-0.0086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2254FA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C6E5EF0"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-1.290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13CF4C8"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0.197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A875D18"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-0.022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60B43A6"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0.004</w:t>
            </w:r>
          </w:p>
        </w:tc>
      </w:tr>
      <w:tr w:rsidR="002A531C" w:rsidRPr="00BA0DC8" w14:paraId="05DF0BE5"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0048F59"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t>Acceleration.L3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9FBF34B"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0.0072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1B1534C"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AD5642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1.177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76FE1F8"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0.240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A3CAAC1"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46F88C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0.019</w:t>
            </w:r>
          </w:p>
        </w:tc>
      </w:tr>
      <w:tr w:rsidR="002A531C" w:rsidRPr="00BA0DC8" w14:paraId="2AB5FCF0"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8D7FC40" w14:textId="77777777" w:rsidR="002A531C" w:rsidRPr="00BA0DC8"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A0DC8">
              <w:rPr>
                <w:rFonts w:ascii="Times New Roman" w:eastAsia="Times New Roman" w:hAnsi="Times New Roman" w:cs="Times New Roman"/>
                <w:b/>
                <w:bCs/>
                <w:color w:val="000000"/>
                <w:sz w:val="18"/>
                <w:szCs w:val="18"/>
                <w:lang w:eastAsia="en-SG"/>
              </w:rPr>
              <w:lastRenderedPageBreak/>
              <w:t>Acceleration.L4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0F4F598"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-0.0018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07EB9F7"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8B0E205"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-0.703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4DB9084"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0.482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643EDDD"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708E13E" w14:textId="77777777" w:rsidR="002A531C" w:rsidRPr="00BA0DC8"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A0DC8">
              <w:rPr>
                <w:rFonts w:ascii="Times New Roman" w:eastAsia="Times New Roman" w:hAnsi="Times New Roman" w:cs="Times New Roman"/>
                <w:color w:val="000000"/>
                <w:sz w:val="18"/>
                <w:szCs w:val="18"/>
                <w:lang w:eastAsia="en-SG"/>
              </w:rPr>
              <w:t>0.003</w:t>
            </w:r>
          </w:p>
        </w:tc>
      </w:tr>
    </w:tbl>
    <w:p w14:paraId="22B54EF1" w14:textId="77777777" w:rsidR="002A531C" w:rsidRPr="00A56A86" w:rsidRDefault="002A531C" w:rsidP="002A531C">
      <w:pPr>
        <w:rPr>
          <w:rFonts w:ascii="Times New Roman" w:hAnsi="Times New Roman" w:cs="Times New Roman"/>
        </w:rPr>
      </w:pPr>
    </w:p>
    <w:p w14:paraId="20A23F88" w14:textId="77777777" w:rsidR="002A531C" w:rsidRPr="00A56A86" w:rsidRDefault="002A531C" w:rsidP="002A531C">
      <w:pPr>
        <w:rPr>
          <w:rFonts w:ascii="Times New Roman" w:hAnsi="Times New Roman" w:cs="Times New Roman"/>
        </w:rPr>
      </w:pPr>
      <w:r w:rsidRPr="00A56A86">
        <w:rPr>
          <w:rFonts w:ascii="Times New Roman" w:hAnsi="Times New Roman" w:cs="Times New Roman"/>
        </w:rPr>
        <w:br w:type="page"/>
      </w:r>
    </w:p>
    <w:p w14:paraId="0B6BFEEE" w14:textId="77777777" w:rsidR="002A531C" w:rsidRPr="00A56A86" w:rsidRDefault="002A531C" w:rsidP="002A531C">
      <w:pPr>
        <w:rPr>
          <w:rFonts w:ascii="Times New Roman" w:hAnsi="Times New Roman" w:cs="Times New Roman"/>
        </w:rPr>
      </w:pPr>
      <w:r w:rsidRPr="00A56A86">
        <w:rPr>
          <w:rFonts w:ascii="Times New Roman" w:hAnsi="Times New Roman" w:cs="Times New Roman"/>
        </w:rPr>
        <w:lastRenderedPageBreak/>
        <w:t>Model with Lag = 2</w:t>
      </w:r>
    </w:p>
    <w:tbl>
      <w:tblPr>
        <w:tblW w:w="0" w:type="dxa"/>
        <w:shd w:val="clear" w:color="auto" w:fill="FFFFFF"/>
        <w:tblCellMar>
          <w:top w:w="15" w:type="dxa"/>
          <w:left w:w="15" w:type="dxa"/>
          <w:bottom w:w="15" w:type="dxa"/>
          <w:right w:w="15" w:type="dxa"/>
        </w:tblCellMar>
        <w:tblLook w:val="04A0" w:firstRow="1" w:lastRow="0" w:firstColumn="1" w:lastColumn="0" w:noHBand="0" w:noVBand="1"/>
      </w:tblPr>
      <w:tblGrid>
        <w:gridCol w:w="1280"/>
        <w:gridCol w:w="3190"/>
        <w:gridCol w:w="1601"/>
        <w:gridCol w:w="885"/>
      </w:tblGrid>
      <w:tr w:rsidR="002A531C" w:rsidRPr="00B23454" w14:paraId="2D82FA70"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91F9E9E" w14:textId="77777777" w:rsidR="002A531C" w:rsidRPr="00B23454"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br/>
              <w:t>Dep. Variable:</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D14E90A" w14:textId="77777777" w:rsidR="002A531C" w:rsidRPr="00B23454"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future_price1 % P/L</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63D1614" w14:textId="77777777" w:rsidR="002A531C" w:rsidRPr="00B23454"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No. Observations:</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084B0E3" w14:textId="77777777" w:rsidR="002A531C" w:rsidRPr="00B23454"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1834</w:t>
            </w:r>
          </w:p>
        </w:tc>
      </w:tr>
      <w:tr w:rsidR="002A531C" w:rsidRPr="00B23454" w14:paraId="29422B1C"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4CE6BD6" w14:textId="77777777" w:rsidR="002A531C" w:rsidRPr="00B23454"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Model:</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E0BBFB7" w14:textId="77777777" w:rsidR="002A531C" w:rsidRPr="00B23454"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ARDL(2, 2, 2, 2, 2, 2, 2, 2, 2, 2, 2, 2, 2, 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3C6BA8E" w14:textId="77777777" w:rsidR="002A531C" w:rsidRPr="00B23454"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Log Likelihood</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9EFA2B7" w14:textId="77777777" w:rsidR="002A531C" w:rsidRPr="00B23454"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3400.721</w:t>
            </w:r>
          </w:p>
        </w:tc>
      </w:tr>
      <w:tr w:rsidR="002A531C" w:rsidRPr="00B23454" w14:paraId="2291BB73"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A7CA8D6" w14:textId="77777777" w:rsidR="002A531C" w:rsidRPr="00B23454"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Method:</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B660783" w14:textId="77777777" w:rsidR="002A531C" w:rsidRPr="00B23454"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Conditional MLE</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43B0A67" w14:textId="77777777" w:rsidR="002A531C" w:rsidRPr="00B23454"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S.D. of innovations</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80AD4C8" w14:textId="77777777" w:rsidR="002A531C" w:rsidRPr="00B23454"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0.038</w:t>
            </w:r>
          </w:p>
        </w:tc>
      </w:tr>
      <w:tr w:rsidR="002A531C" w:rsidRPr="00B23454" w14:paraId="6902735A"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BD0E67F" w14:textId="77777777" w:rsidR="002A531C" w:rsidRPr="00B23454"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Date:</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8276710" w14:textId="77777777" w:rsidR="002A531C" w:rsidRPr="00B23454"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Wed, 17 Nov 2021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AA98AE3" w14:textId="77777777" w:rsidR="002A531C" w:rsidRPr="00B23454"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AIC</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541D12D" w14:textId="77777777" w:rsidR="002A531C" w:rsidRPr="00B23454"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-6715.441</w:t>
            </w:r>
          </w:p>
        </w:tc>
      </w:tr>
      <w:tr w:rsidR="002A531C" w:rsidRPr="00B23454" w14:paraId="56140E73"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E1032E4" w14:textId="77777777" w:rsidR="002A531C" w:rsidRPr="00B23454"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Time:</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E7D1D95" w14:textId="77777777" w:rsidR="002A531C" w:rsidRPr="00B23454"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12:22:39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0E4C547" w14:textId="77777777" w:rsidR="002A531C" w:rsidRPr="00B23454"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BIC</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3712136" w14:textId="77777777" w:rsidR="002A531C" w:rsidRPr="00B23454"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-6478.375</w:t>
            </w:r>
          </w:p>
        </w:tc>
      </w:tr>
      <w:tr w:rsidR="002A531C" w:rsidRPr="00B23454" w14:paraId="4946EB1C"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A7B391A" w14:textId="77777777" w:rsidR="002A531C" w:rsidRPr="00B23454"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Sample:</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44A86CB" w14:textId="77777777" w:rsidR="002A531C" w:rsidRPr="00B23454"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A21E63F" w14:textId="77777777" w:rsidR="002A531C" w:rsidRPr="00B23454"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HQIC</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18AEA30" w14:textId="77777777" w:rsidR="002A531C" w:rsidRPr="00B23454"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-6628.009</w:t>
            </w:r>
          </w:p>
        </w:tc>
      </w:tr>
      <w:tr w:rsidR="002A531C" w:rsidRPr="00B23454" w14:paraId="719A256B"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0B66970" w14:textId="77777777" w:rsidR="002A531C" w:rsidRPr="00B23454" w:rsidRDefault="002A531C" w:rsidP="007B195C">
            <w:pPr>
              <w:spacing w:after="270" w:line="240" w:lineRule="auto"/>
              <w:jc w:val="right"/>
              <w:rPr>
                <w:rFonts w:ascii="Times New Roman" w:eastAsia="Times New Roman" w:hAnsi="Times New Roman" w:cs="Times New Roman"/>
                <w:color w:val="000000"/>
                <w:sz w:val="18"/>
                <w:szCs w:val="18"/>
                <w:lang w:eastAsia="en-SG"/>
              </w:rPr>
            </w:pP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0F7D1F1" w14:textId="77777777" w:rsidR="002A531C" w:rsidRPr="00B23454"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1834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E3DE5BD" w14:textId="77777777" w:rsidR="002A531C" w:rsidRPr="00B23454" w:rsidRDefault="002A531C" w:rsidP="007B195C">
            <w:pPr>
              <w:spacing w:after="270" w:line="240" w:lineRule="auto"/>
              <w:jc w:val="right"/>
              <w:rPr>
                <w:rFonts w:ascii="Times New Roman" w:eastAsia="Times New Roman" w:hAnsi="Times New Roman" w:cs="Times New Roman"/>
                <w:color w:val="000000"/>
                <w:sz w:val="18"/>
                <w:szCs w:val="18"/>
                <w:lang w:eastAsia="en-SG"/>
              </w:rPr>
            </w:pP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7A35FAD" w14:textId="77777777" w:rsidR="002A531C" w:rsidRPr="00B23454" w:rsidRDefault="002A531C" w:rsidP="007B195C">
            <w:pPr>
              <w:spacing w:after="270" w:line="240" w:lineRule="auto"/>
              <w:jc w:val="right"/>
              <w:rPr>
                <w:rFonts w:ascii="Times New Roman" w:eastAsia="Times New Roman" w:hAnsi="Times New Roman" w:cs="Times New Roman"/>
                <w:sz w:val="20"/>
                <w:szCs w:val="20"/>
                <w:lang w:eastAsia="en-SG"/>
              </w:rPr>
            </w:pPr>
          </w:p>
        </w:tc>
      </w:tr>
    </w:tbl>
    <w:p w14:paraId="419A7534" w14:textId="77777777" w:rsidR="002A531C" w:rsidRPr="00B23454" w:rsidRDefault="002A531C" w:rsidP="002A531C">
      <w:pPr>
        <w:spacing w:after="0" w:line="240" w:lineRule="auto"/>
        <w:rPr>
          <w:rFonts w:ascii="Times New Roman" w:eastAsia="Times New Roman" w:hAnsi="Times New Roman" w:cs="Times New Roman"/>
          <w:vanish/>
          <w:sz w:val="24"/>
          <w:szCs w:val="24"/>
          <w:lang w:eastAsia="en-SG"/>
        </w:rPr>
      </w:pPr>
    </w:p>
    <w:tbl>
      <w:tblPr>
        <w:tblW w:w="0" w:type="dxa"/>
        <w:shd w:val="clear" w:color="auto" w:fill="FFFFFF"/>
        <w:tblCellMar>
          <w:top w:w="15" w:type="dxa"/>
          <w:left w:w="15" w:type="dxa"/>
          <w:bottom w:w="15" w:type="dxa"/>
          <w:right w:w="15" w:type="dxa"/>
        </w:tblCellMar>
        <w:tblLook w:val="04A0" w:firstRow="1" w:lastRow="0" w:firstColumn="1" w:lastColumn="0" w:noHBand="0" w:noVBand="1"/>
      </w:tblPr>
      <w:tblGrid>
        <w:gridCol w:w="2365"/>
        <w:gridCol w:w="935"/>
        <w:gridCol w:w="785"/>
        <w:gridCol w:w="615"/>
        <w:gridCol w:w="555"/>
        <w:gridCol w:w="845"/>
        <w:gridCol w:w="845"/>
      </w:tblGrid>
      <w:tr w:rsidR="002A531C" w:rsidRPr="00B23454" w14:paraId="2B55AA5E"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D8F2521" w14:textId="77777777" w:rsidR="002A531C" w:rsidRPr="00B23454" w:rsidRDefault="002A531C" w:rsidP="007B195C">
            <w:pPr>
              <w:spacing w:after="0" w:line="240" w:lineRule="auto"/>
              <w:rPr>
                <w:rFonts w:ascii="Times New Roman" w:eastAsia="Times New Roman" w:hAnsi="Times New Roman" w:cs="Times New Roman"/>
                <w:sz w:val="24"/>
                <w:szCs w:val="24"/>
                <w:lang w:eastAsia="en-SG"/>
              </w:rPr>
            </w:pP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79049A4"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proofErr w:type="spellStart"/>
            <w:r w:rsidRPr="00B23454">
              <w:rPr>
                <w:rFonts w:ascii="Times New Roman" w:eastAsia="Times New Roman" w:hAnsi="Times New Roman" w:cs="Times New Roman"/>
                <w:b/>
                <w:bCs/>
                <w:color w:val="000000"/>
                <w:sz w:val="18"/>
                <w:szCs w:val="18"/>
                <w:lang w:eastAsia="en-SG"/>
              </w:rPr>
              <w:t>coef</w:t>
            </w:r>
            <w:proofErr w:type="spellEnd"/>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565EC92"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std err</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2318EA1"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z</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2399E6B"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P&gt;|z|</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77F1FDF"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[0.025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2F6A646"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0.975]</w:t>
            </w:r>
          </w:p>
        </w:tc>
      </w:tr>
      <w:tr w:rsidR="002A531C" w:rsidRPr="00B23454" w14:paraId="2C999109"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07590F3"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const</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946619E"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-0.0201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C1BABBC"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C98341E"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-1.962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6146798"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0.050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7D72670"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-0.040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3EA3FAC"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-6.43e-06</w:t>
            </w:r>
          </w:p>
        </w:tc>
      </w:tr>
      <w:tr w:rsidR="002A531C" w:rsidRPr="00B23454" w14:paraId="20A7A8A1"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A5DE129"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future_price1 % P/L.L1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E93A209"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-0.3004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0BBF954"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0.069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658DEFC"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-4.365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A6F50B8"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B78A79F"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-0.435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EC32D24"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-0.165</w:t>
            </w:r>
          </w:p>
        </w:tc>
      </w:tr>
      <w:tr w:rsidR="002A531C" w:rsidRPr="00B23454" w14:paraId="62A487DF"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AFCE75A"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future_price1 % P/L.L2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34450BF"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-0.0452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EDA7C30"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0.070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EDB1E3E"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-0.649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7242470"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0.516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096B688"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-0.182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0E52AB7"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0.091</w:t>
            </w:r>
          </w:p>
        </w:tc>
      </w:tr>
      <w:tr w:rsidR="002A531C" w:rsidRPr="00B23454" w14:paraId="15DB0B34"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CFD4FBD"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Close.L0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CE8E005"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CE72245"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A1A6DB0"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-0.405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2EEAA65"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0.685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90B93AD"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C2D030D"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0.002</w:t>
            </w:r>
          </w:p>
        </w:tc>
      </w:tr>
      <w:tr w:rsidR="002A531C" w:rsidRPr="00B23454" w14:paraId="3002A714"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F497893"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Close.L1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0A3591A"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0.0014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59DE8AD"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5F41175"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0.593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F4EA2D3"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0.553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6C95316"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4857C6A"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0.006</w:t>
            </w:r>
          </w:p>
        </w:tc>
      </w:tr>
      <w:tr w:rsidR="002A531C" w:rsidRPr="00B23454" w14:paraId="7183E93B"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0D0896C"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Close.L2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B34E84D"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7C09364"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1E30666"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-0.538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D792AD4"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0.591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C6CF491"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AEF184B"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0.002</w:t>
            </w:r>
          </w:p>
        </w:tc>
      </w:tr>
      <w:tr w:rsidR="002A531C" w:rsidRPr="00B23454" w14:paraId="2B70DBC4"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C978387"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Volume.L0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B9DBF11"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-4.797e-13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DB7ADBE"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4.46e-13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A911F33"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-1.076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C66C4D0"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0.282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D993EDF"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-1.35e-12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B0DCCA7"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3.95e-13</w:t>
            </w:r>
          </w:p>
        </w:tc>
      </w:tr>
      <w:tr w:rsidR="002A531C" w:rsidRPr="00B23454" w14:paraId="05C4FC89"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3ABB16A"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lastRenderedPageBreak/>
              <w:t>Volume.L1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CC206BA"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8.115e-13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A88D189"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5.51e-13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DDB1E94"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1.473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A30FB3F"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0.141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4234D71"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-2.69e-13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95ED2AD"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1.89e-12</w:t>
            </w:r>
          </w:p>
        </w:tc>
      </w:tr>
      <w:tr w:rsidR="002A531C" w:rsidRPr="00B23454" w14:paraId="5F39EBFA"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118C465"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Volume.L2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E335279"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-3.887e-13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1EFC87E"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4.12e-13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6EB7021"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-0.943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1395A42"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0.346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0487F9F"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-1.2e-12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854FB50"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4.19e-13</w:t>
            </w:r>
          </w:p>
        </w:tc>
      </w:tr>
      <w:tr w:rsidR="002A531C" w:rsidRPr="00B23454" w14:paraId="5F46AC86"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C1EAD56"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RSI.L0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FEC9C13"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0.0017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32C6AF4"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A0FFB9E"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3.567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234A23B"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840965C"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0D53B0A"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0.003</w:t>
            </w:r>
          </w:p>
        </w:tc>
      </w:tr>
      <w:tr w:rsidR="002A531C" w:rsidRPr="00B23454" w14:paraId="6C6B1DEE"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5556BDE"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RSI.L1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917FFA9"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8B7D256"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F0CDBD9"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-1.714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B5AECED"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0.087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A3FF273"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2450204"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w:t>
            </w:r>
          </w:p>
        </w:tc>
      </w:tr>
      <w:tr w:rsidR="002A531C" w:rsidRPr="00B23454" w14:paraId="586D4431"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468226E"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RSI.L2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9FDB041"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45F5C5E"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967692D"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-0.428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F3AB3D2"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0.668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A115C47"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70DD33B"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0.001</w:t>
            </w:r>
          </w:p>
        </w:tc>
      </w:tr>
      <w:tr w:rsidR="002A531C" w:rsidRPr="00B23454" w14:paraId="3ECBC95A"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2DDE9C2"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RSI Condition.L0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65DAF23"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0.0041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314AEB4"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B7EF2D4"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0.993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03674C5"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0.321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42AADE3"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45DD547"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0.012</w:t>
            </w:r>
          </w:p>
        </w:tc>
      </w:tr>
      <w:tr w:rsidR="002A531C" w:rsidRPr="00B23454" w14:paraId="6D5D89B9"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AF86341"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RSI Condition.L1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6047B20"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-0.0014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4F42B2E"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6295229"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-0.331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A41CF8D"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0.741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9C43A34"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7F99888"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0.007</w:t>
            </w:r>
          </w:p>
        </w:tc>
      </w:tr>
      <w:tr w:rsidR="002A531C" w:rsidRPr="00B23454" w14:paraId="43FE1293"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87962C3"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RSI Condition.L2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3CEA3B1"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96A7067"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366F49D"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-0.292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FC2F2AA"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0.770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4E4567A"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6D63D64"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0.007</w:t>
            </w:r>
          </w:p>
        </w:tc>
      </w:tr>
      <w:tr w:rsidR="002A531C" w:rsidRPr="00B23454" w14:paraId="1104041C"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51B64CD"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MACD Condition.L0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6F6C652"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0.0265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422F3F5"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BF5D260"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6.979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0947494"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A494B74"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0.019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8E05405"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0.034</w:t>
            </w:r>
          </w:p>
        </w:tc>
      </w:tr>
      <w:tr w:rsidR="002A531C" w:rsidRPr="00B23454" w14:paraId="4E511206"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21E53CD"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MACD Condition.L1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081D110"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0.0026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F3E3ABD"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1603C07"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0.659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3EBAA72"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0.510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2F678FC"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48C1D69"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0.010</w:t>
            </w:r>
          </w:p>
        </w:tc>
      </w:tr>
      <w:tr w:rsidR="002A531C" w:rsidRPr="00B23454" w14:paraId="77D50C47"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72D4899"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MACD Condition.L2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F46D5F2"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0.0083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B8A7FE1"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B58A1D9"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2.154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245C3C6"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0.031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9743069"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9720FCE"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0.016</w:t>
            </w:r>
          </w:p>
        </w:tc>
      </w:tr>
      <w:tr w:rsidR="002A531C" w:rsidRPr="00B23454" w14:paraId="686F274A"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344F3B5"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EMA Condition.L0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7464098"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-0.0011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D28D8E3"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3157C37"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-0.347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A4B3EA4"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0.729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3AF12AA"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E6BCB9D"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0.005</w:t>
            </w:r>
          </w:p>
        </w:tc>
      </w:tr>
      <w:tr w:rsidR="002A531C" w:rsidRPr="00B23454" w14:paraId="7F9FAE48"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B43393F"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EMA Condition.L1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CF7E6ED"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D62DF0D"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513BE1B"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-0.151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170D71E"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0.880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0F97469"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CF3CA2C"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0.006</w:t>
            </w:r>
          </w:p>
        </w:tc>
      </w:tr>
      <w:tr w:rsidR="002A531C" w:rsidRPr="00B23454" w14:paraId="0AEB0B92"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BEDF81E"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EMA Condition.L2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3546965"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-0.0016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85C2102"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16B10FC"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-0.546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377636C"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0.585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62DF1D6"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BA38326"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0.004</w:t>
            </w:r>
          </w:p>
        </w:tc>
      </w:tr>
      <w:tr w:rsidR="002A531C" w:rsidRPr="00B23454" w14:paraId="302B4F1D"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6278D71"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lastRenderedPageBreak/>
              <w:t>Close-EMA200 Price Diff.L0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66A2B19"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2045273"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ADBBCA0"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0.406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AE01E77"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0.685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2FD9AFD"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62FBB25"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0.004</w:t>
            </w:r>
          </w:p>
        </w:tc>
      </w:tr>
      <w:tr w:rsidR="002A531C" w:rsidRPr="00B23454" w14:paraId="3C6595A8"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886C8C1"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Close-EMA200 Price Diff.L1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5D056F3"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-0.0014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4A48305"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6430906"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-0.602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4BDD31E"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0.547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158F89F"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D46B39F"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0.003</w:t>
            </w:r>
          </w:p>
        </w:tc>
      </w:tr>
      <w:tr w:rsidR="002A531C" w:rsidRPr="00B23454" w14:paraId="4A54F8AA"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02B1F08"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Close-EMA200 Price Diff.L2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15236F2"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A12AEDE"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9CB4307"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0.535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5D74F38"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0.593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006CB92"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FBC6AAC"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0.004</w:t>
            </w:r>
          </w:p>
        </w:tc>
      </w:tr>
      <w:tr w:rsidR="002A531C" w:rsidRPr="00B23454" w14:paraId="14A34B09"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8D463BB"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BB Condition.L0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702CBD5"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-0.0032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1528E7B"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730F84C"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-0.866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CB25FDD"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0.387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2147C79"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6F809F9"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0.004</w:t>
            </w:r>
          </w:p>
        </w:tc>
      </w:tr>
      <w:tr w:rsidR="002A531C" w:rsidRPr="00B23454" w14:paraId="27D1BD47"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78246E0"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BB Condition.L1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BE5D877"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0.0073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BAE25F1"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2F29126"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1.901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EB74FBA"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0.058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97A3BC8"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1543DC0"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0.015</w:t>
            </w:r>
          </w:p>
        </w:tc>
      </w:tr>
      <w:tr w:rsidR="002A531C" w:rsidRPr="00B23454" w14:paraId="20ECC7FF"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4570E0E"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BB Condition.L2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AC310F2"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-0.0045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86DCFEE"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7CECA42"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-1.287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33215ED"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0.198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37FF7AA"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-0.011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F4D3B68"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0.002</w:t>
            </w:r>
          </w:p>
        </w:tc>
      </w:tr>
      <w:tr w:rsidR="002A531C" w:rsidRPr="00B23454" w14:paraId="6788D77A"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6C1327E"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ATR.L0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CBACFBC"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5C02F79"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6.73e-05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8E9F613"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1.929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291E476"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0.054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1F64722"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-2.19e-06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01382AC"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w:t>
            </w:r>
          </w:p>
        </w:tc>
      </w:tr>
      <w:tr w:rsidR="002A531C" w:rsidRPr="00B23454" w14:paraId="4B75C797"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7BF4FBF"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ATR.L1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162FF7E"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DF06BF3"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B6A27AF"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-1.738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2815FAE"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0.082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84080D6"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D9B576C"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2.49e-05</w:t>
            </w:r>
          </w:p>
        </w:tc>
      </w:tr>
      <w:tr w:rsidR="002A531C" w:rsidRPr="00B23454" w14:paraId="5A43DCEC"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076C15A"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ATR.L2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6E456D6"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7.659e-05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0E431F9"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6.64e-05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D5E07C8"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1.153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B5D53D5"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0.249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665D37F"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-5.37e-05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B6F5CB1"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w:t>
            </w:r>
          </w:p>
        </w:tc>
      </w:tr>
      <w:tr w:rsidR="002A531C" w:rsidRPr="00B23454" w14:paraId="551FDCAF"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87F35C7"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Trend.L0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33F10A6"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-0.0033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56E85CC"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C0FC69D"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-0.814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4435744"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0.416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677AA91"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-0.011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7D72E81"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0.005</w:t>
            </w:r>
          </w:p>
        </w:tc>
      </w:tr>
      <w:tr w:rsidR="002A531C" w:rsidRPr="00B23454" w14:paraId="6E1AB705"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2620CE7"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Trend.L1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695BFE7"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0.0041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9EFCD6B"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FA86D2A"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0.861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B70E8A7"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0.389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59A4D5F"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B971557"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0.013</w:t>
            </w:r>
          </w:p>
        </w:tc>
      </w:tr>
      <w:tr w:rsidR="002A531C" w:rsidRPr="00B23454" w14:paraId="344043A8"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1EC23F2"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Trend.L2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B2BA866"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0.0016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4E80E59"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57B3624"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0.386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2D8B355"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0.699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E649CD2"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4E0EF12"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0.010</w:t>
            </w:r>
          </w:p>
        </w:tc>
      </w:tr>
      <w:tr w:rsidR="002A531C" w:rsidRPr="00B23454" w14:paraId="4C75773B"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0704DC3"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Forecasted.L0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F64017E"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A99F57A"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F6AED5C"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0.466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420CA6C"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0.642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9026F93"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D7F01D1"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0.001</w:t>
            </w:r>
          </w:p>
        </w:tc>
      </w:tr>
      <w:tr w:rsidR="002A531C" w:rsidRPr="00B23454" w14:paraId="32953201"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16BF723"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Forecasted.L1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5F4D85A"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D1CB7FC"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1CAF65F"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-0.398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25A5A5B"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0.691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F48FF3E"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E74D17C"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w:t>
            </w:r>
          </w:p>
        </w:tc>
      </w:tr>
      <w:tr w:rsidR="002A531C" w:rsidRPr="00B23454" w14:paraId="7F924D32"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0AC0D6F"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lastRenderedPageBreak/>
              <w:t>Forecasted.L2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38C103A"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3.522e-05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F573DB0"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0E660C1"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0.180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11AA174"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0.857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5B0DB12"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CD12C02"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w:t>
            </w:r>
          </w:p>
        </w:tc>
      </w:tr>
      <w:tr w:rsidR="002A531C" w:rsidRPr="00B23454" w14:paraId="2B155CE3"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AA87CC3"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Slope.L0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CC71996"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D2D53AE"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EEFF8EC"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-0.282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72D7737"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0.778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64327A8"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9555E75"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0.002</w:t>
            </w:r>
          </w:p>
        </w:tc>
      </w:tr>
      <w:tr w:rsidR="002A531C" w:rsidRPr="00B23454" w14:paraId="562B23C0"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D9934A6"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Slope.L1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985A962"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7BFEFCB"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95EF464"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0.293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AD2A2A0"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0.769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DB5CF74"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2E494BE"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0.004</w:t>
            </w:r>
          </w:p>
        </w:tc>
      </w:tr>
      <w:tr w:rsidR="002A531C" w:rsidRPr="00B23454" w14:paraId="0EAE02A4"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00757B6"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Slope.L2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4BCCE96"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A4E38CC"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5E59797"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-0.171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3F55F83"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0.864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75DEE65"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98F6F4E"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0.002</w:t>
            </w:r>
          </w:p>
        </w:tc>
      </w:tr>
      <w:tr w:rsidR="002A531C" w:rsidRPr="00B23454" w14:paraId="1AC72CEF"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4A8186E"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Acceleration.L0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FBE1F68"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-0.0014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BC7C4C1"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9D3F035"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-0.475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2B32820"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0.635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E172BAB"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9F30302"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0.004</w:t>
            </w:r>
          </w:p>
        </w:tc>
      </w:tr>
      <w:tr w:rsidR="002A531C" w:rsidRPr="00B23454" w14:paraId="37248DA6"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613920E"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Acceleration.L1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7D71CFF"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0.0018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2802A6B"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9E82528"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0.365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9E66B03"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0.715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7A4391D"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230045E"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0.012</w:t>
            </w:r>
          </w:p>
        </w:tc>
      </w:tr>
      <w:tr w:rsidR="002A531C" w:rsidRPr="00B23454" w14:paraId="6B12E30D"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05AEAC1" w14:textId="77777777" w:rsidR="002A531C" w:rsidRPr="00B23454"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B23454">
              <w:rPr>
                <w:rFonts w:ascii="Times New Roman" w:eastAsia="Times New Roman" w:hAnsi="Times New Roman" w:cs="Times New Roman"/>
                <w:b/>
                <w:bCs/>
                <w:color w:val="000000"/>
                <w:sz w:val="18"/>
                <w:szCs w:val="18"/>
                <w:lang w:eastAsia="en-SG"/>
              </w:rPr>
              <w:t>Acceleration.L2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AECB29A"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-0.0008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58C722C"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804CC9C"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-0.322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B2A7994"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0.748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786F4BD"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F67C590" w14:textId="77777777" w:rsidR="002A531C" w:rsidRPr="00B23454"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B23454">
              <w:rPr>
                <w:rFonts w:ascii="Times New Roman" w:eastAsia="Times New Roman" w:hAnsi="Times New Roman" w:cs="Times New Roman"/>
                <w:color w:val="000000"/>
                <w:sz w:val="18"/>
                <w:szCs w:val="18"/>
                <w:lang w:eastAsia="en-SG"/>
              </w:rPr>
              <w:t>0.004</w:t>
            </w:r>
          </w:p>
        </w:tc>
      </w:tr>
    </w:tbl>
    <w:p w14:paraId="4E9D5D56" w14:textId="77777777" w:rsidR="002A531C" w:rsidRPr="00A56A86" w:rsidRDefault="002A531C" w:rsidP="002A531C">
      <w:pPr>
        <w:rPr>
          <w:rFonts w:ascii="Times New Roman" w:hAnsi="Times New Roman" w:cs="Times New Roman"/>
        </w:rPr>
      </w:pPr>
    </w:p>
    <w:p w14:paraId="06129093" w14:textId="77777777" w:rsidR="002A531C" w:rsidRPr="00A56A86" w:rsidRDefault="002A531C" w:rsidP="002A531C">
      <w:pPr>
        <w:rPr>
          <w:rFonts w:ascii="Times New Roman" w:hAnsi="Times New Roman" w:cs="Times New Roman"/>
        </w:rPr>
      </w:pPr>
      <w:r w:rsidRPr="00A56A86">
        <w:rPr>
          <w:rFonts w:ascii="Times New Roman" w:hAnsi="Times New Roman" w:cs="Times New Roman"/>
        </w:rPr>
        <w:br w:type="page"/>
      </w:r>
    </w:p>
    <w:p w14:paraId="11411333" w14:textId="77777777" w:rsidR="002A531C" w:rsidRPr="00A56A86" w:rsidRDefault="002A531C" w:rsidP="002A531C">
      <w:pPr>
        <w:rPr>
          <w:rFonts w:ascii="Times New Roman" w:hAnsi="Times New Roman" w:cs="Times New Roman"/>
        </w:rPr>
      </w:pPr>
      <w:r w:rsidRPr="00A56A86">
        <w:rPr>
          <w:rFonts w:ascii="Times New Roman" w:hAnsi="Times New Roman" w:cs="Times New Roman"/>
        </w:rPr>
        <w:lastRenderedPageBreak/>
        <w:t>Model with Lag = 1</w:t>
      </w:r>
    </w:p>
    <w:tbl>
      <w:tblPr>
        <w:tblW w:w="0" w:type="dxa"/>
        <w:shd w:val="clear" w:color="auto" w:fill="FFFFFF"/>
        <w:tblCellMar>
          <w:top w:w="15" w:type="dxa"/>
          <w:left w:w="15" w:type="dxa"/>
          <w:bottom w:w="15" w:type="dxa"/>
          <w:right w:w="15" w:type="dxa"/>
        </w:tblCellMar>
        <w:tblLook w:val="04A0" w:firstRow="1" w:lastRow="0" w:firstColumn="1" w:lastColumn="0" w:noHBand="0" w:noVBand="1"/>
      </w:tblPr>
      <w:tblGrid>
        <w:gridCol w:w="1280"/>
        <w:gridCol w:w="3190"/>
        <w:gridCol w:w="1601"/>
        <w:gridCol w:w="885"/>
      </w:tblGrid>
      <w:tr w:rsidR="002A531C" w:rsidRPr="005A1301" w14:paraId="04D54613"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88A3D0F" w14:textId="77777777" w:rsidR="002A531C" w:rsidRPr="005A1301"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br/>
              <w:t>Dep. Variable:</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A551E66" w14:textId="77777777" w:rsidR="002A531C" w:rsidRPr="005A1301"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future_price1 % P/L</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E7C0080" w14:textId="77777777" w:rsidR="002A531C" w:rsidRPr="005A1301"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No. Observations:</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62C195A" w14:textId="77777777" w:rsidR="002A531C" w:rsidRPr="005A1301"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1834</w:t>
            </w:r>
          </w:p>
        </w:tc>
      </w:tr>
      <w:tr w:rsidR="002A531C" w:rsidRPr="005A1301" w14:paraId="0A4C719F"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4EDF91C" w14:textId="77777777" w:rsidR="002A531C" w:rsidRPr="005A1301"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Model:</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87A4F1C" w14:textId="77777777" w:rsidR="002A531C" w:rsidRPr="005A1301"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ARDL(1, 1, 1, 1, 1, 1, 1, 1, 1, 1, 1, 1, 1, 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739B7E5" w14:textId="77777777" w:rsidR="002A531C" w:rsidRPr="005A1301"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Log Likelihood</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C50940D" w14:textId="77777777" w:rsidR="002A531C" w:rsidRPr="005A1301"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3397.861</w:t>
            </w:r>
          </w:p>
        </w:tc>
      </w:tr>
      <w:tr w:rsidR="002A531C" w:rsidRPr="005A1301" w14:paraId="254D9A1C"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1AF8B66" w14:textId="77777777" w:rsidR="002A531C" w:rsidRPr="005A1301"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Method:</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6838918" w14:textId="77777777" w:rsidR="002A531C" w:rsidRPr="005A1301"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Conditional MLE</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F2F2AAB" w14:textId="77777777" w:rsidR="002A531C" w:rsidRPr="005A1301"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S.D. of innovations</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F84D0DD" w14:textId="77777777" w:rsidR="002A531C" w:rsidRPr="005A1301"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0.038</w:t>
            </w:r>
          </w:p>
        </w:tc>
      </w:tr>
      <w:tr w:rsidR="002A531C" w:rsidRPr="005A1301" w14:paraId="625CEB6A"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D1DE656" w14:textId="77777777" w:rsidR="002A531C" w:rsidRPr="005A1301"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Date:</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F1A33A0" w14:textId="77777777" w:rsidR="002A531C" w:rsidRPr="005A1301"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Wed, 17 Nov 2021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B3B7EC7" w14:textId="77777777" w:rsidR="002A531C" w:rsidRPr="005A1301"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AIC</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47B89AA" w14:textId="77777777" w:rsidR="002A531C" w:rsidRPr="005A1301"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-6737.721</w:t>
            </w:r>
          </w:p>
        </w:tc>
      </w:tr>
      <w:tr w:rsidR="002A531C" w:rsidRPr="005A1301" w14:paraId="53BA7E11"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1C0253D" w14:textId="77777777" w:rsidR="002A531C" w:rsidRPr="005A1301"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Time:</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36165EE" w14:textId="77777777" w:rsidR="002A531C" w:rsidRPr="005A1301"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12:23:07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A905452" w14:textId="77777777" w:rsidR="002A531C" w:rsidRPr="005A1301"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BIC</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DFFA71A" w14:textId="77777777" w:rsidR="002A531C" w:rsidRPr="005A1301"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-6577.824</w:t>
            </w:r>
          </w:p>
        </w:tc>
      </w:tr>
      <w:tr w:rsidR="002A531C" w:rsidRPr="005A1301" w14:paraId="3DB1CD42"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4832220" w14:textId="77777777" w:rsidR="002A531C" w:rsidRPr="005A1301"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Sample:</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5C0F833" w14:textId="77777777" w:rsidR="002A531C" w:rsidRPr="005A1301"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6FE7672" w14:textId="77777777" w:rsidR="002A531C" w:rsidRPr="005A1301" w:rsidRDefault="002A531C" w:rsidP="007B195C">
            <w:pPr>
              <w:spacing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HQIC</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B12DCEA" w14:textId="77777777" w:rsidR="002A531C" w:rsidRPr="005A1301"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-6678.751</w:t>
            </w:r>
          </w:p>
        </w:tc>
      </w:tr>
      <w:tr w:rsidR="002A531C" w:rsidRPr="005A1301" w14:paraId="0223C3E1"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91C250E" w14:textId="77777777" w:rsidR="002A531C" w:rsidRPr="005A1301" w:rsidRDefault="002A531C" w:rsidP="007B195C">
            <w:pPr>
              <w:spacing w:after="270" w:line="240" w:lineRule="auto"/>
              <w:jc w:val="right"/>
              <w:rPr>
                <w:rFonts w:ascii="Times New Roman" w:eastAsia="Times New Roman" w:hAnsi="Times New Roman" w:cs="Times New Roman"/>
                <w:color w:val="000000"/>
                <w:sz w:val="18"/>
                <w:szCs w:val="18"/>
                <w:lang w:eastAsia="en-SG"/>
              </w:rPr>
            </w:pP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7C6803F" w14:textId="77777777" w:rsidR="002A531C" w:rsidRPr="005A1301" w:rsidRDefault="002A531C" w:rsidP="007B195C">
            <w:pPr>
              <w:spacing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1834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532DBE3" w14:textId="77777777" w:rsidR="002A531C" w:rsidRPr="005A1301" w:rsidRDefault="002A531C" w:rsidP="007B195C">
            <w:pPr>
              <w:spacing w:after="270" w:line="240" w:lineRule="auto"/>
              <w:jc w:val="right"/>
              <w:rPr>
                <w:rFonts w:ascii="Times New Roman" w:eastAsia="Times New Roman" w:hAnsi="Times New Roman" w:cs="Times New Roman"/>
                <w:color w:val="000000"/>
                <w:sz w:val="18"/>
                <w:szCs w:val="18"/>
                <w:lang w:eastAsia="en-SG"/>
              </w:rPr>
            </w:pP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B2A55A0" w14:textId="77777777" w:rsidR="002A531C" w:rsidRPr="005A1301" w:rsidRDefault="002A531C" w:rsidP="007B195C">
            <w:pPr>
              <w:spacing w:after="270" w:line="240" w:lineRule="auto"/>
              <w:jc w:val="right"/>
              <w:rPr>
                <w:rFonts w:ascii="Times New Roman" w:eastAsia="Times New Roman" w:hAnsi="Times New Roman" w:cs="Times New Roman"/>
                <w:sz w:val="20"/>
                <w:szCs w:val="20"/>
                <w:lang w:eastAsia="en-SG"/>
              </w:rPr>
            </w:pPr>
          </w:p>
        </w:tc>
      </w:tr>
    </w:tbl>
    <w:p w14:paraId="311E3FAB" w14:textId="77777777" w:rsidR="002A531C" w:rsidRPr="005A1301" w:rsidRDefault="002A531C" w:rsidP="002A531C">
      <w:pPr>
        <w:spacing w:after="0" w:line="240" w:lineRule="auto"/>
        <w:rPr>
          <w:rFonts w:ascii="Times New Roman" w:eastAsia="Times New Roman" w:hAnsi="Times New Roman" w:cs="Times New Roman"/>
          <w:vanish/>
          <w:sz w:val="24"/>
          <w:szCs w:val="24"/>
          <w:lang w:eastAsia="en-SG"/>
        </w:rPr>
      </w:pPr>
    </w:p>
    <w:tbl>
      <w:tblPr>
        <w:tblW w:w="0" w:type="dxa"/>
        <w:shd w:val="clear" w:color="auto" w:fill="FFFFFF"/>
        <w:tblCellMar>
          <w:top w:w="15" w:type="dxa"/>
          <w:left w:w="15" w:type="dxa"/>
          <w:bottom w:w="15" w:type="dxa"/>
          <w:right w:w="15" w:type="dxa"/>
        </w:tblCellMar>
        <w:tblLook w:val="04A0" w:firstRow="1" w:lastRow="0" w:firstColumn="1" w:lastColumn="0" w:noHBand="0" w:noVBand="1"/>
      </w:tblPr>
      <w:tblGrid>
        <w:gridCol w:w="2365"/>
        <w:gridCol w:w="935"/>
        <w:gridCol w:w="785"/>
        <w:gridCol w:w="615"/>
        <w:gridCol w:w="555"/>
        <w:gridCol w:w="845"/>
        <w:gridCol w:w="785"/>
      </w:tblGrid>
      <w:tr w:rsidR="002A531C" w:rsidRPr="005A1301" w14:paraId="7668411E"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07D4E0D" w14:textId="77777777" w:rsidR="002A531C" w:rsidRPr="005A1301" w:rsidRDefault="002A531C" w:rsidP="007B195C">
            <w:pPr>
              <w:spacing w:after="0" w:line="240" w:lineRule="auto"/>
              <w:rPr>
                <w:rFonts w:ascii="Times New Roman" w:eastAsia="Times New Roman" w:hAnsi="Times New Roman" w:cs="Times New Roman"/>
                <w:sz w:val="24"/>
                <w:szCs w:val="24"/>
                <w:lang w:eastAsia="en-SG"/>
              </w:rPr>
            </w:pP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2282BC8"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proofErr w:type="spellStart"/>
            <w:r w:rsidRPr="005A1301">
              <w:rPr>
                <w:rFonts w:ascii="Times New Roman" w:eastAsia="Times New Roman" w:hAnsi="Times New Roman" w:cs="Times New Roman"/>
                <w:b/>
                <w:bCs/>
                <w:color w:val="000000"/>
                <w:sz w:val="18"/>
                <w:szCs w:val="18"/>
                <w:lang w:eastAsia="en-SG"/>
              </w:rPr>
              <w:t>coef</w:t>
            </w:r>
            <w:proofErr w:type="spellEnd"/>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A24503B"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std err</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E26A03B"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z</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ADDC523"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P&gt;|z|</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8E0910D"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[0.025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A29888D"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0.975]</w:t>
            </w:r>
          </w:p>
        </w:tc>
      </w:tr>
      <w:tr w:rsidR="002A531C" w:rsidRPr="005A1301" w14:paraId="388B8F2C"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8970912"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const</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543C40A"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-0.0191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3C49EEE"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911EE7E"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-2.056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FF75666"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0.040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EBA8634"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-0.037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4BB8288"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-0.001</w:t>
            </w:r>
          </w:p>
        </w:tc>
      </w:tr>
      <w:tr w:rsidR="002A531C" w:rsidRPr="005A1301" w14:paraId="0AB03E0A"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D0056CF"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future_price1 % P/L.L1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10F3C81"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-0.3048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09123FC"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0.068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B1E75F5"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-4.473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A9FF1C6"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50B147E"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-0.438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51DFE44"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-0.171</w:t>
            </w:r>
          </w:p>
        </w:tc>
      </w:tr>
      <w:tr w:rsidR="002A531C" w:rsidRPr="005A1301" w14:paraId="7D07D814"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648B61D"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Close.L0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E7F3E04"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-0.0009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27B043C"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45E3109"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-0.691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C8C0BCC"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0.489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3AD86AC"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3144E2C"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0.002</w:t>
            </w:r>
          </w:p>
        </w:tc>
      </w:tr>
      <w:tr w:rsidR="002A531C" w:rsidRPr="005A1301" w14:paraId="54F9B125"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0F97F43"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Close.L1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E93FAE3"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0.0009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E0CD698"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D915013"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0.681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AB9ADFD"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0.496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0548884"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6062657"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0.003</w:t>
            </w:r>
          </w:p>
        </w:tc>
      </w:tr>
      <w:tr w:rsidR="002A531C" w:rsidRPr="005A1301" w14:paraId="0686C9DD"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A0DB49B"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Volume.L0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AD661D2"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-4.047e-13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D738205"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4.1e-13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34FAD4A"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-0.988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2B7E7EB"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0.324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448FBE8"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-1.21e-12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EF4F5CF"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3.99e-13</w:t>
            </w:r>
          </w:p>
        </w:tc>
      </w:tr>
      <w:tr w:rsidR="002A531C" w:rsidRPr="005A1301" w14:paraId="0C626948"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BFAD795"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Volume.L1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12D6716"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3.133e-13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5D8AFDA"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3.99e-13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4DF1784"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0.786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D95C3D8"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0.432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5872BB4"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-4.68e-13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DA48A81"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1.1e-12</w:t>
            </w:r>
          </w:p>
        </w:tc>
      </w:tr>
      <w:tr w:rsidR="002A531C" w:rsidRPr="005A1301" w14:paraId="3D91D351"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66DB0A5"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RSI.L0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91E7A57"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0.0017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14831A0"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9A48EAF"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3.666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90294F5"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3195C7C"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EFDE6F4"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0.003</w:t>
            </w:r>
          </w:p>
        </w:tc>
      </w:tr>
      <w:tr w:rsidR="002A531C" w:rsidRPr="005A1301" w14:paraId="6445960E"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E649881"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lastRenderedPageBreak/>
              <w:t>RSI.L1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43B4AAF"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-0.0013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1ACC96E"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CB86119"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-2.931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871B147"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CAAEFA5"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4B87AA2"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-0.000</w:t>
            </w:r>
          </w:p>
        </w:tc>
      </w:tr>
      <w:tr w:rsidR="002A531C" w:rsidRPr="005A1301" w14:paraId="09A40522"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C9A8501"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RSI Condition.L0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EED631D"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0.0038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4000AA7"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0A58E91"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0.947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A5B5214"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0.344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C68976B"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385A8A9"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0.012</w:t>
            </w:r>
          </w:p>
        </w:tc>
      </w:tr>
      <w:tr w:rsidR="002A531C" w:rsidRPr="005A1301" w14:paraId="0725AF3B"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465A37E"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RSI Condition.L1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A3E172D"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-0.0026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B0C03AC"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6F5ADBB"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-0.659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A16CD61"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0.510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7D1D209"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7738E44"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0.005</w:t>
            </w:r>
          </w:p>
        </w:tc>
      </w:tr>
      <w:tr w:rsidR="002A531C" w:rsidRPr="005A1301" w14:paraId="789FD416"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BC02CD2"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MACD Condition.L0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6844B95"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0.0259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C545E0F"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BA93181"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6.922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4DCE359"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90AC418"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0.019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D11A2D1"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0.033</w:t>
            </w:r>
          </w:p>
        </w:tc>
      </w:tr>
      <w:tr w:rsidR="002A531C" w:rsidRPr="005A1301" w14:paraId="6F2D6108"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698379F"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MACD Condition.L1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89A8A55"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0.0012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BB9A1DE"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B8383F6"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0.307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F6A44B1"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0.759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ADA0959"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9A58D5F"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0.009</w:t>
            </w:r>
          </w:p>
        </w:tc>
      </w:tr>
      <w:tr w:rsidR="002A531C" w:rsidRPr="005A1301" w14:paraId="7C94F49E"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AF062D9"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EMA Condition.L0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30CEAE3"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-0.0008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19BC7F5"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052AC0A"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-0.260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E9ED1A7"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0.795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DDDBB39"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E646574"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0.005</w:t>
            </w:r>
          </w:p>
        </w:tc>
      </w:tr>
      <w:tr w:rsidR="002A531C" w:rsidRPr="005A1301" w14:paraId="35546891"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9795DA9"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EMA Condition.L1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00B1DCC"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-6.605e-05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582E943"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A3B7421"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-0.024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5E2BFBA"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0.981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6E1FCB8"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6A8D086"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0.005</w:t>
            </w:r>
          </w:p>
        </w:tc>
      </w:tr>
      <w:tr w:rsidR="002A531C" w:rsidRPr="005A1301" w14:paraId="6ABAD196"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23C4BE3"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Close-EMA200 Price Diff.L0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E37E255"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0.0009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0F2D0CB"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E40B42B"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0.692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34CA6D8"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0.489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EA9826A"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7FCDD18"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0.004</w:t>
            </w:r>
          </w:p>
        </w:tc>
      </w:tr>
      <w:tr w:rsidR="002A531C" w:rsidRPr="005A1301" w14:paraId="1C2249EC"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C07489A"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Close-EMA200 Price Diff.L1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E78FF01"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-0.0009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2DBB901"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2554DEE"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-0.693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D9B72E3"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0.488</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F9336A0"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DA34888"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0.002</w:t>
            </w:r>
          </w:p>
        </w:tc>
      </w:tr>
      <w:tr w:rsidR="002A531C" w:rsidRPr="005A1301" w14:paraId="27E99E1E"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A7AA545"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BB Condition.L0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E232D4B"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-0.0033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68D7F4C"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D595390"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-0.911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6E783B2"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0.362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AB408F8"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-0.010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7C912F8"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0.004</w:t>
            </w:r>
          </w:p>
        </w:tc>
      </w:tr>
      <w:tr w:rsidR="002A531C" w:rsidRPr="005A1301" w14:paraId="6F279410"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863BF90"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BB Condition.L1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5B8C8E9"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0.0060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D006512"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3320F85"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1.712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28A5310"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0.087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FA135F2"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69F7A67"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0.013</w:t>
            </w:r>
          </w:p>
        </w:tc>
      </w:tr>
      <w:tr w:rsidR="002A531C" w:rsidRPr="005A1301" w14:paraId="0C386CA7"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C681110"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ATR.L0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F637858"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60C802A"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5.97e-05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689DADF0"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1.830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426B27F"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0.067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B9A719A"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-7.86e-06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F04F504"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0.000</w:t>
            </w:r>
          </w:p>
        </w:tc>
      </w:tr>
      <w:tr w:rsidR="002A531C" w:rsidRPr="005A1301" w14:paraId="5620E31F"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BAD001B"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ATR.L1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6EA09E9"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-9.795e-05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B8B2475"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5.97e-05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4027D29"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-1.640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E8873DF"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0.101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3D21404"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D56CDC6"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1.92e-05</w:t>
            </w:r>
          </w:p>
        </w:tc>
      </w:tr>
      <w:tr w:rsidR="002A531C" w:rsidRPr="005A1301" w14:paraId="3F56FAEC"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6B5ECF6"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Trend.L0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C5064E5"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-0.0029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33B82A1"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D0F215E"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-0.757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8800CE9"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0.449</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37C007D"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-0.011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72B9DF1"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0.005</w:t>
            </w:r>
          </w:p>
        </w:tc>
      </w:tr>
      <w:tr w:rsidR="002A531C" w:rsidRPr="005A1301" w14:paraId="785CDC12"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6E4F772"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lastRenderedPageBreak/>
              <w:t>Trend.L1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8F57D60"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0.0044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CD77EC1"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0.004</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12267268"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1.139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7FFAD69"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0.255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6AC86BC"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3B9C239"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0.012</w:t>
            </w:r>
          </w:p>
        </w:tc>
      </w:tr>
      <w:tr w:rsidR="002A531C" w:rsidRPr="005A1301" w14:paraId="2602DB2B"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D7396CD"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Forecasted.L0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66CFE7A"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0.0002</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E6B7D83"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CBAF9B6"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0.698</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C0A7CE7"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0.485</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9669631"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F9C9B69"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0.001</w:t>
            </w:r>
          </w:p>
        </w:tc>
      </w:tr>
      <w:tr w:rsidR="002A531C" w:rsidRPr="005A1301" w14:paraId="6F23CF64"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69EDA29"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Forecasted.L1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724330F"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2C789F6"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C046F18"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-0.667</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126C58F"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0.505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775D0A0"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DD13D27"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0.000</w:t>
            </w:r>
          </w:p>
        </w:tc>
      </w:tr>
      <w:tr w:rsidR="002A531C" w:rsidRPr="005A1301" w14:paraId="30E8CE2D"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BD82172"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Slope.L0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D87DE77"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-0.0007</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06E6315"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5DBED07"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-0.563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120FB90"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0.574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095F8ADF"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315F5266"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0.002</w:t>
            </w:r>
          </w:p>
        </w:tc>
      </w:tr>
      <w:tr w:rsidR="002A531C" w:rsidRPr="005A1301" w14:paraId="193CD2A6"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6E3A53E2"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Slope.L1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EB10681"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0.0005</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78535103"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F57CB3D"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0.559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561CB368"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0.576</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61B8B3A"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9B8FFDF"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0.002</w:t>
            </w:r>
          </w:p>
        </w:tc>
      </w:tr>
      <w:tr w:rsidR="002A531C" w:rsidRPr="005A1301" w14:paraId="49B1531C" w14:textId="77777777" w:rsidTr="007B195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D69EC77"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Acceleration.L0</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73A179FA"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-0.0004</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4D1697A"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40C83853"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-0.713</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5C259B2C"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0.476</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29BECAB7"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FFFFF"/>
            <w:tcMar>
              <w:top w:w="75" w:type="dxa"/>
              <w:left w:w="75" w:type="dxa"/>
              <w:bottom w:w="75" w:type="dxa"/>
              <w:right w:w="75" w:type="dxa"/>
            </w:tcMar>
            <w:hideMark/>
          </w:tcPr>
          <w:p w14:paraId="17739F42"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0.001</w:t>
            </w:r>
          </w:p>
        </w:tc>
      </w:tr>
      <w:tr w:rsidR="002A531C" w:rsidRPr="005A1301" w14:paraId="15AA8F31" w14:textId="77777777" w:rsidTr="007B195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2CE327D" w14:textId="77777777" w:rsidR="002A531C" w:rsidRPr="005A1301" w:rsidRDefault="002A531C" w:rsidP="007B195C">
            <w:pPr>
              <w:spacing w:before="240" w:after="270" w:line="240" w:lineRule="auto"/>
              <w:jc w:val="right"/>
              <w:rPr>
                <w:rFonts w:ascii="Times New Roman" w:eastAsia="Times New Roman" w:hAnsi="Times New Roman" w:cs="Times New Roman"/>
                <w:b/>
                <w:bCs/>
                <w:color w:val="000000"/>
                <w:sz w:val="18"/>
                <w:szCs w:val="18"/>
                <w:lang w:eastAsia="en-SG"/>
              </w:rPr>
            </w:pPr>
            <w:r w:rsidRPr="005A1301">
              <w:rPr>
                <w:rFonts w:ascii="Times New Roman" w:eastAsia="Times New Roman" w:hAnsi="Times New Roman" w:cs="Times New Roman"/>
                <w:b/>
                <w:bCs/>
                <w:color w:val="000000"/>
                <w:sz w:val="18"/>
                <w:szCs w:val="18"/>
                <w:lang w:eastAsia="en-SG"/>
              </w:rPr>
              <w:t>Acceleration.L1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2B73ACAB"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0.0002</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FB3EBFF"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471613E"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0.359</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0CAC4591"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0.720</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47F58E70"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-0.001</w:t>
            </w:r>
          </w:p>
        </w:tc>
        <w:tc>
          <w:tcPr>
            <w:tcW w:w="0" w:type="auto"/>
            <w:tcBorders>
              <w:top w:val="single" w:sz="6" w:space="0" w:color="DDDDDD"/>
              <w:left w:val="nil"/>
              <w:bottom w:val="nil"/>
              <w:right w:val="nil"/>
            </w:tcBorders>
            <w:shd w:val="clear" w:color="auto" w:fill="F5F5F5"/>
            <w:tcMar>
              <w:top w:w="75" w:type="dxa"/>
              <w:left w:w="75" w:type="dxa"/>
              <w:bottom w:w="75" w:type="dxa"/>
              <w:right w:w="75" w:type="dxa"/>
            </w:tcMar>
            <w:hideMark/>
          </w:tcPr>
          <w:p w14:paraId="32663275" w14:textId="77777777" w:rsidR="002A531C" w:rsidRPr="005A1301" w:rsidRDefault="002A531C" w:rsidP="007B195C">
            <w:pPr>
              <w:spacing w:before="240" w:after="270" w:line="240" w:lineRule="auto"/>
              <w:jc w:val="right"/>
              <w:rPr>
                <w:rFonts w:ascii="Times New Roman" w:eastAsia="Times New Roman" w:hAnsi="Times New Roman" w:cs="Times New Roman"/>
                <w:color w:val="000000"/>
                <w:sz w:val="18"/>
                <w:szCs w:val="18"/>
                <w:lang w:eastAsia="en-SG"/>
              </w:rPr>
            </w:pPr>
            <w:r w:rsidRPr="005A1301">
              <w:rPr>
                <w:rFonts w:ascii="Times New Roman" w:eastAsia="Times New Roman" w:hAnsi="Times New Roman" w:cs="Times New Roman"/>
                <w:color w:val="000000"/>
                <w:sz w:val="18"/>
                <w:szCs w:val="18"/>
                <w:lang w:eastAsia="en-SG"/>
              </w:rPr>
              <w:t>0.001</w:t>
            </w:r>
          </w:p>
        </w:tc>
      </w:tr>
    </w:tbl>
    <w:p w14:paraId="4B4418BA" w14:textId="77777777" w:rsidR="002A531C" w:rsidRPr="00A56A86" w:rsidRDefault="002A531C" w:rsidP="002A531C">
      <w:pPr>
        <w:rPr>
          <w:rFonts w:ascii="Times New Roman" w:hAnsi="Times New Roman" w:cs="Times New Roman"/>
        </w:rPr>
      </w:pPr>
    </w:p>
    <w:p w14:paraId="0E756DD1" w14:textId="77777777" w:rsidR="002A531C" w:rsidRPr="00A56A86" w:rsidRDefault="002A531C" w:rsidP="002A531C">
      <w:pPr>
        <w:rPr>
          <w:rFonts w:ascii="Times New Roman" w:hAnsi="Times New Roman" w:cs="Times New Roman"/>
        </w:rPr>
      </w:pPr>
    </w:p>
    <w:p w14:paraId="4A02A106" w14:textId="77777777" w:rsidR="002A531C" w:rsidRPr="00A56A86" w:rsidRDefault="002A531C" w:rsidP="002A531C">
      <w:pPr>
        <w:rPr>
          <w:rFonts w:ascii="Times New Roman" w:hAnsi="Times New Roman" w:cs="Times New Roman"/>
          <w:sz w:val="24"/>
          <w:szCs w:val="24"/>
        </w:rPr>
      </w:pPr>
      <w:r w:rsidRPr="00A56A86">
        <w:rPr>
          <w:rFonts w:ascii="Times New Roman" w:hAnsi="Times New Roman" w:cs="Times New Roman"/>
          <w:sz w:val="24"/>
          <w:szCs w:val="24"/>
        </w:rPr>
        <w:br w:type="page"/>
      </w:r>
    </w:p>
    <w:p w14:paraId="61E84290" w14:textId="77777777" w:rsidR="002A531C" w:rsidRPr="00A56A86" w:rsidRDefault="002A531C" w:rsidP="002A531C">
      <w:pPr>
        <w:rPr>
          <w:rFonts w:ascii="Times New Roman" w:hAnsi="Times New Roman" w:cs="Times New Roman"/>
          <w:b/>
          <w:bCs/>
          <w:sz w:val="24"/>
          <w:szCs w:val="24"/>
        </w:rPr>
      </w:pPr>
      <w:r w:rsidRPr="00A56A86">
        <w:rPr>
          <w:rFonts w:ascii="Times New Roman" w:hAnsi="Times New Roman" w:cs="Times New Roman"/>
          <w:b/>
          <w:bCs/>
          <w:sz w:val="24"/>
          <w:szCs w:val="24"/>
        </w:rPr>
        <w:lastRenderedPageBreak/>
        <w:t xml:space="preserve">Annex A – Main ADL Models </w:t>
      </w:r>
    </w:p>
    <w:p w14:paraId="264E70EC" w14:textId="77777777" w:rsidR="002A531C" w:rsidRPr="00A56A86" w:rsidRDefault="002A531C" w:rsidP="002A531C">
      <w:pPr>
        <w:rPr>
          <w:rFonts w:ascii="Times New Roman" w:hAnsi="Times New Roman" w:cs="Times New Roman"/>
          <w:i/>
          <w:iCs/>
          <w:sz w:val="24"/>
          <w:szCs w:val="24"/>
        </w:rPr>
      </w:pPr>
      <w:r w:rsidRPr="00A56A86">
        <w:rPr>
          <w:rFonts w:ascii="Times New Roman" w:hAnsi="Times New Roman" w:cs="Times New Roman"/>
          <w:i/>
          <w:iCs/>
          <w:sz w:val="24"/>
          <w:szCs w:val="24"/>
        </w:rPr>
        <w:t>AR(1)-BH(1), Trend = Constant Trend, Causal = True</w:t>
      </w:r>
    </w:p>
    <w:p w14:paraId="2A4EC2B6" w14:textId="77777777" w:rsidR="002A531C" w:rsidRPr="00A56A86" w:rsidRDefault="002A531C" w:rsidP="002A531C">
      <w:pPr>
        <w:rPr>
          <w:rFonts w:ascii="Times New Roman" w:hAnsi="Times New Roman" w:cs="Times New Roman"/>
          <w:sz w:val="24"/>
          <w:szCs w:val="24"/>
        </w:rPr>
      </w:pPr>
      <w:r w:rsidRPr="00A56A86">
        <w:rPr>
          <w:rFonts w:ascii="Times New Roman" w:hAnsi="Times New Roman" w:cs="Times New Roman"/>
          <w:noProof/>
        </w:rPr>
        <w:drawing>
          <wp:inline distT="0" distB="0" distL="0" distR="0" wp14:anchorId="10369909" wp14:editId="19999CE1">
            <wp:extent cx="4021842" cy="5274259"/>
            <wp:effectExtent l="0" t="0" r="0" b="3175"/>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pic:nvPicPr>
                  <pic:blipFill>
                    <a:blip r:embed="rId43"/>
                    <a:stretch>
                      <a:fillRect/>
                    </a:stretch>
                  </pic:blipFill>
                  <pic:spPr>
                    <a:xfrm>
                      <a:off x="0" y="0"/>
                      <a:ext cx="4033856" cy="5290014"/>
                    </a:xfrm>
                    <a:prstGeom prst="rect">
                      <a:avLst/>
                    </a:prstGeom>
                  </pic:spPr>
                </pic:pic>
              </a:graphicData>
            </a:graphic>
          </wp:inline>
        </w:drawing>
      </w:r>
    </w:p>
    <w:p w14:paraId="2A9083B4" w14:textId="77777777" w:rsidR="002A531C" w:rsidRPr="00A56A86" w:rsidRDefault="002A531C" w:rsidP="002A531C">
      <w:pPr>
        <w:rPr>
          <w:rFonts w:ascii="Times New Roman" w:hAnsi="Times New Roman" w:cs="Times New Roman"/>
          <w:sz w:val="24"/>
          <w:szCs w:val="24"/>
        </w:rPr>
      </w:pPr>
    </w:p>
    <w:p w14:paraId="05196417" w14:textId="77777777" w:rsidR="002A531C" w:rsidRPr="00A56A86" w:rsidRDefault="002A531C" w:rsidP="002A531C">
      <w:pPr>
        <w:rPr>
          <w:rFonts w:ascii="Times New Roman" w:hAnsi="Times New Roman" w:cs="Times New Roman"/>
          <w:sz w:val="24"/>
          <w:szCs w:val="24"/>
        </w:rPr>
      </w:pPr>
      <w:r w:rsidRPr="00A56A86">
        <w:rPr>
          <w:rFonts w:ascii="Times New Roman" w:hAnsi="Times New Roman" w:cs="Times New Roman"/>
          <w:sz w:val="24"/>
          <w:szCs w:val="24"/>
        </w:rPr>
        <w:br w:type="page"/>
      </w:r>
    </w:p>
    <w:p w14:paraId="3A2175B6" w14:textId="77777777" w:rsidR="002A531C" w:rsidRPr="00A56A86" w:rsidRDefault="002A531C" w:rsidP="002A531C">
      <w:pPr>
        <w:rPr>
          <w:rFonts w:ascii="Times New Roman" w:hAnsi="Times New Roman" w:cs="Times New Roman"/>
          <w:i/>
          <w:iCs/>
          <w:sz w:val="24"/>
          <w:szCs w:val="24"/>
        </w:rPr>
      </w:pPr>
      <w:r w:rsidRPr="00A56A86">
        <w:rPr>
          <w:rFonts w:ascii="Times New Roman" w:hAnsi="Times New Roman" w:cs="Times New Roman"/>
          <w:i/>
          <w:iCs/>
          <w:sz w:val="24"/>
          <w:szCs w:val="24"/>
        </w:rPr>
        <w:lastRenderedPageBreak/>
        <w:t>AR(1)-BH(1), Trend = Constant Trend, Causal = False</w:t>
      </w:r>
    </w:p>
    <w:p w14:paraId="512CC99B" w14:textId="7D694C31" w:rsidR="002A531C" w:rsidRPr="00A56A86" w:rsidRDefault="002A531C" w:rsidP="002A531C">
      <w:pPr>
        <w:rPr>
          <w:rFonts w:ascii="Times New Roman" w:hAnsi="Times New Roman" w:cs="Times New Roman"/>
          <w:sz w:val="24"/>
          <w:szCs w:val="24"/>
        </w:rPr>
      </w:pPr>
      <w:r w:rsidRPr="00A56A86">
        <w:rPr>
          <w:rFonts w:ascii="Times New Roman" w:hAnsi="Times New Roman" w:cs="Times New Roman"/>
          <w:noProof/>
        </w:rPr>
        <w:lastRenderedPageBreak/>
        <w:drawing>
          <wp:inline distT="0" distB="0" distL="0" distR="0" wp14:anchorId="35241677" wp14:editId="447EABF2">
            <wp:extent cx="3937261" cy="7801610"/>
            <wp:effectExtent l="0" t="0" r="6350" b="889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44"/>
                    <a:stretch>
                      <a:fillRect/>
                    </a:stretch>
                  </pic:blipFill>
                  <pic:spPr>
                    <a:xfrm>
                      <a:off x="0" y="0"/>
                      <a:ext cx="3952827" cy="7832454"/>
                    </a:xfrm>
                    <a:prstGeom prst="rect">
                      <a:avLst/>
                    </a:prstGeom>
                  </pic:spPr>
                </pic:pic>
              </a:graphicData>
            </a:graphic>
          </wp:inline>
        </w:drawing>
      </w:r>
      <w:r w:rsidRPr="00A56A86">
        <w:rPr>
          <w:rFonts w:ascii="Times New Roman" w:hAnsi="Times New Roman" w:cs="Times New Roman"/>
          <w:sz w:val="24"/>
          <w:szCs w:val="24"/>
        </w:rPr>
        <w:br w:type="page"/>
      </w:r>
    </w:p>
    <w:p w14:paraId="3E3F334C" w14:textId="77777777" w:rsidR="002A531C" w:rsidRPr="00A56A86" w:rsidRDefault="002A531C" w:rsidP="002A531C">
      <w:pPr>
        <w:rPr>
          <w:rFonts w:ascii="Times New Roman" w:hAnsi="Times New Roman" w:cs="Times New Roman"/>
          <w:i/>
          <w:iCs/>
          <w:sz w:val="24"/>
          <w:szCs w:val="24"/>
        </w:rPr>
      </w:pPr>
      <w:r w:rsidRPr="00A56A86">
        <w:rPr>
          <w:rFonts w:ascii="Times New Roman" w:hAnsi="Times New Roman" w:cs="Times New Roman"/>
          <w:i/>
          <w:iCs/>
          <w:sz w:val="24"/>
          <w:szCs w:val="24"/>
        </w:rPr>
        <w:lastRenderedPageBreak/>
        <w:t>AR(1)-BH(1), Trend = No Trend, Causal = False</w:t>
      </w:r>
    </w:p>
    <w:p w14:paraId="199FCB58" w14:textId="77777777" w:rsidR="002A531C" w:rsidRPr="00A56A86" w:rsidRDefault="002A531C" w:rsidP="002A531C">
      <w:pPr>
        <w:tabs>
          <w:tab w:val="left" w:pos="5397"/>
        </w:tabs>
        <w:rPr>
          <w:rFonts w:ascii="Times New Roman" w:hAnsi="Times New Roman" w:cs="Times New Roman"/>
          <w:i/>
          <w:iCs/>
          <w:sz w:val="24"/>
          <w:szCs w:val="24"/>
        </w:rPr>
      </w:pPr>
      <w:r w:rsidRPr="00A56A86">
        <w:rPr>
          <w:rFonts w:ascii="Times New Roman" w:hAnsi="Times New Roman" w:cs="Times New Roman"/>
          <w:i/>
          <w:iCs/>
          <w:sz w:val="24"/>
          <w:szCs w:val="24"/>
        </w:rPr>
        <w:t>*This is the base model selected after Section 3.1</w:t>
      </w:r>
      <w:r w:rsidRPr="00A56A86">
        <w:rPr>
          <w:rFonts w:ascii="Times New Roman" w:hAnsi="Times New Roman" w:cs="Times New Roman"/>
          <w:i/>
          <w:iCs/>
          <w:sz w:val="24"/>
          <w:szCs w:val="24"/>
        </w:rPr>
        <w:tab/>
      </w:r>
    </w:p>
    <w:p w14:paraId="2248B58E" w14:textId="77777777" w:rsidR="002A531C" w:rsidRPr="00A56A86" w:rsidRDefault="002A531C" w:rsidP="002A531C">
      <w:pPr>
        <w:rPr>
          <w:rFonts w:ascii="Times New Roman" w:hAnsi="Times New Roman" w:cs="Times New Roman"/>
        </w:rPr>
      </w:pPr>
      <w:r w:rsidRPr="00A56A86">
        <w:rPr>
          <w:rFonts w:ascii="Times New Roman" w:hAnsi="Times New Roman" w:cs="Times New Roman"/>
          <w:noProof/>
        </w:rPr>
        <w:drawing>
          <wp:inline distT="0" distB="0" distL="0" distR="0" wp14:anchorId="4A973F27" wp14:editId="012D0044">
            <wp:extent cx="3737758" cy="707707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45"/>
                    <a:stretch>
                      <a:fillRect/>
                    </a:stretch>
                  </pic:blipFill>
                  <pic:spPr>
                    <a:xfrm>
                      <a:off x="0" y="0"/>
                      <a:ext cx="3741335" cy="7083848"/>
                    </a:xfrm>
                    <a:prstGeom prst="rect">
                      <a:avLst/>
                    </a:prstGeom>
                  </pic:spPr>
                </pic:pic>
              </a:graphicData>
            </a:graphic>
          </wp:inline>
        </w:drawing>
      </w:r>
    </w:p>
    <w:p w14:paraId="5A69C01B" w14:textId="77777777" w:rsidR="002A531C" w:rsidRPr="00A56A86" w:rsidRDefault="002A531C" w:rsidP="002A531C">
      <w:pPr>
        <w:rPr>
          <w:rFonts w:ascii="Times New Roman" w:hAnsi="Times New Roman" w:cs="Times New Roman"/>
          <w:i/>
          <w:iCs/>
          <w:sz w:val="24"/>
          <w:szCs w:val="24"/>
        </w:rPr>
      </w:pPr>
      <w:r w:rsidRPr="00A56A86">
        <w:rPr>
          <w:rFonts w:ascii="Times New Roman" w:hAnsi="Times New Roman" w:cs="Times New Roman"/>
          <w:sz w:val="24"/>
          <w:szCs w:val="24"/>
        </w:rPr>
        <w:br w:type="page"/>
      </w:r>
      <w:r w:rsidRPr="00A56A86">
        <w:rPr>
          <w:rFonts w:ascii="Times New Roman" w:hAnsi="Times New Roman" w:cs="Times New Roman"/>
          <w:i/>
          <w:iCs/>
          <w:sz w:val="24"/>
          <w:szCs w:val="24"/>
        </w:rPr>
        <w:lastRenderedPageBreak/>
        <w:t>AR(1)-BH(1), Trend = Time Trend, Causal = False</w:t>
      </w:r>
    </w:p>
    <w:p w14:paraId="25FBBC81" w14:textId="77777777" w:rsidR="002A531C" w:rsidRPr="00A56A86" w:rsidRDefault="002A531C" w:rsidP="002A531C">
      <w:pPr>
        <w:rPr>
          <w:rFonts w:ascii="Times New Roman" w:hAnsi="Times New Roman" w:cs="Times New Roman"/>
          <w:sz w:val="24"/>
          <w:szCs w:val="24"/>
        </w:rPr>
      </w:pPr>
      <w:r w:rsidRPr="00A56A86">
        <w:rPr>
          <w:rFonts w:ascii="Times New Roman" w:hAnsi="Times New Roman" w:cs="Times New Roman"/>
          <w:noProof/>
        </w:rPr>
        <w:drawing>
          <wp:inline distT="0" distB="0" distL="0" distR="0" wp14:anchorId="7039F9E8" wp14:editId="7B3539DB">
            <wp:extent cx="3629025" cy="7200900"/>
            <wp:effectExtent l="0" t="0" r="9525"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46"/>
                    <a:stretch>
                      <a:fillRect/>
                    </a:stretch>
                  </pic:blipFill>
                  <pic:spPr>
                    <a:xfrm>
                      <a:off x="0" y="0"/>
                      <a:ext cx="3629025" cy="7200900"/>
                    </a:xfrm>
                    <a:prstGeom prst="rect">
                      <a:avLst/>
                    </a:prstGeom>
                  </pic:spPr>
                </pic:pic>
              </a:graphicData>
            </a:graphic>
          </wp:inline>
        </w:drawing>
      </w:r>
    </w:p>
    <w:p w14:paraId="457B5B88" w14:textId="77777777" w:rsidR="002A531C" w:rsidRPr="00A56A86" w:rsidRDefault="002A531C" w:rsidP="002A531C">
      <w:pPr>
        <w:rPr>
          <w:rFonts w:ascii="Times New Roman" w:hAnsi="Times New Roman" w:cs="Times New Roman"/>
        </w:rPr>
      </w:pPr>
    </w:p>
    <w:p w14:paraId="5FCCECC3" w14:textId="77777777" w:rsidR="002A531C" w:rsidRPr="00A56A86" w:rsidRDefault="002A531C" w:rsidP="002A531C">
      <w:pPr>
        <w:rPr>
          <w:rFonts w:ascii="Times New Roman" w:hAnsi="Times New Roman" w:cs="Times New Roman"/>
        </w:rPr>
      </w:pPr>
    </w:p>
    <w:p w14:paraId="53A3EE26" w14:textId="77777777" w:rsidR="002A531C" w:rsidRPr="00A56A86" w:rsidRDefault="002A531C" w:rsidP="002A531C">
      <w:pPr>
        <w:rPr>
          <w:rFonts w:ascii="Times New Roman" w:hAnsi="Times New Roman" w:cs="Times New Roman"/>
        </w:rPr>
      </w:pPr>
    </w:p>
    <w:p w14:paraId="52F40491" w14:textId="77777777" w:rsidR="002A531C" w:rsidRPr="00A56A86" w:rsidRDefault="002A531C" w:rsidP="002A531C">
      <w:pPr>
        <w:rPr>
          <w:rFonts w:cs="Times New Roman"/>
          <w:i/>
          <w:iCs/>
          <w:color w:val="000000"/>
          <w:shd w:val="clear" w:color="auto" w:fill="FFFFFF"/>
        </w:rPr>
      </w:pPr>
      <w:r w:rsidRPr="00A56A86">
        <w:rPr>
          <w:rFonts w:cs="Times New Roman"/>
          <w:i/>
          <w:iCs/>
          <w:color w:val="000000"/>
          <w:shd w:val="clear" w:color="auto" w:fill="FFFFFF"/>
        </w:rPr>
        <w:t>AR(1)-BH(1)</w:t>
      </w:r>
      <w:r w:rsidRPr="00A56A86">
        <w:rPr>
          <w:rFonts w:ascii="Times New Roman" w:hAnsi="Times New Roman" w:cs="Times New Roman"/>
          <w:i/>
          <w:iCs/>
          <w:sz w:val="24"/>
          <w:szCs w:val="24"/>
        </w:rPr>
        <w:t>, Trend = Constant and Time Trend, Causal = False</w:t>
      </w:r>
    </w:p>
    <w:p w14:paraId="5C75CA29" w14:textId="2D53EEA9" w:rsidR="002A531C" w:rsidRPr="00A56A86" w:rsidRDefault="002A531C" w:rsidP="002A531C">
      <w:pPr>
        <w:rPr>
          <w:rFonts w:ascii="Times New Roman" w:hAnsi="Times New Roman" w:cs="Times New Roman"/>
        </w:rPr>
      </w:pPr>
      <w:r w:rsidRPr="00A56A86">
        <w:rPr>
          <w:rFonts w:ascii="Times New Roman" w:hAnsi="Times New Roman" w:cs="Times New Roman"/>
          <w:noProof/>
        </w:rPr>
        <w:lastRenderedPageBreak/>
        <w:drawing>
          <wp:inline distT="0" distB="0" distL="0" distR="0" wp14:anchorId="43F97B12" wp14:editId="54F34CC3">
            <wp:extent cx="3648075" cy="7372350"/>
            <wp:effectExtent l="0" t="0" r="9525"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47"/>
                    <a:stretch>
                      <a:fillRect/>
                    </a:stretch>
                  </pic:blipFill>
                  <pic:spPr>
                    <a:xfrm>
                      <a:off x="0" y="0"/>
                      <a:ext cx="3648075" cy="7372350"/>
                    </a:xfrm>
                    <a:prstGeom prst="rect">
                      <a:avLst/>
                    </a:prstGeom>
                  </pic:spPr>
                </pic:pic>
              </a:graphicData>
            </a:graphic>
          </wp:inline>
        </w:drawing>
      </w:r>
      <w:r w:rsidRPr="00A56A86">
        <w:rPr>
          <w:rFonts w:ascii="Times New Roman" w:hAnsi="Times New Roman" w:cs="Times New Roman"/>
        </w:rPr>
        <w:br w:type="page"/>
      </w:r>
    </w:p>
    <w:p w14:paraId="2DD963BB" w14:textId="77777777" w:rsidR="002A531C" w:rsidRDefault="002A531C" w:rsidP="002A531C">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Annex – Holding Times </w:t>
      </w:r>
    </w:p>
    <w:p w14:paraId="07D3D8CD" w14:textId="77777777" w:rsidR="002A531C" w:rsidRDefault="002A531C" w:rsidP="002A531C">
      <w:pPr>
        <w:rPr>
          <w:rFonts w:ascii="Times New Roman" w:hAnsi="Times New Roman" w:cs="Times New Roman"/>
          <w:b/>
          <w:bCs/>
          <w:sz w:val="24"/>
          <w:szCs w:val="24"/>
        </w:rPr>
      </w:pPr>
      <w:r>
        <w:rPr>
          <w:rFonts w:ascii="Times New Roman" w:hAnsi="Times New Roman" w:cs="Times New Roman"/>
          <w:b/>
          <w:bCs/>
          <w:sz w:val="24"/>
          <w:szCs w:val="24"/>
        </w:rPr>
        <w:t>Holding Time = 1 Day</w:t>
      </w:r>
    </w:p>
    <w:p w14:paraId="6530D81C" w14:textId="77777777" w:rsidR="002A531C" w:rsidRDefault="002A531C" w:rsidP="002A531C">
      <w:pPr>
        <w:rPr>
          <w:rFonts w:ascii="Times New Roman" w:hAnsi="Times New Roman" w:cs="Times New Roman"/>
          <w:b/>
          <w:bCs/>
          <w:sz w:val="24"/>
          <w:szCs w:val="24"/>
        </w:rPr>
      </w:pPr>
      <w:r>
        <w:rPr>
          <w:b/>
          <w:bCs/>
          <w:noProof/>
        </w:rPr>
        <w:drawing>
          <wp:inline distT="0" distB="0" distL="0" distR="0" wp14:anchorId="14D4ABE9" wp14:editId="3DD3BFAB">
            <wp:extent cx="5731510" cy="5986780"/>
            <wp:effectExtent l="0" t="0" r="254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5986780"/>
                    </a:xfrm>
                    <a:prstGeom prst="rect">
                      <a:avLst/>
                    </a:prstGeom>
                    <a:noFill/>
                    <a:ln>
                      <a:noFill/>
                    </a:ln>
                  </pic:spPr>
                </pic:pic>
              </a:graphicData>
            </a:graphic>
          </wp:inline>
        </w:drawing>
      </w:r>
      <w:r>
        <w:rPr>
          <w:rFonts w:ascii="Times New Roman" w:hAnsi="Times New Roman" w:cs="Times New Roman"/>
          <w:b/>
          <w:bCs/>
          <w:sz w:val="24"/>
          <w:szCs w:val="24"/>
        </w:rPr>
        <w:t xml:space="preserve"> </w:t>
      </w:r>
    </w:p>
    <w:p w14:paraId="1DDF8763" w14:textId="77777777" w:rsidR="002A531C" w:rsidRDefault="002A531C" w:rsidP="002A531C">
      <w:pPr>
        <w:rPr>
          <w:rFonts w:ascii="Times New Roman" w:hAnsi="Times New Roman" w:cs="Times New Roman"/>
          <w:b/>
          <w:bCs/>
          <w:sz w:val="24"/>
          <w:szCs w:val="24"/>
        </w:rPr>
      </w:pPr>
    </w:p>
    <w:p w14:paraId="235992F2" w14:textId="77777777" w:rsidR="002A531C" w:rsidRDefault="002A531C" w:rsidP="002A531C">
      <w:pPr>
        <w:rPr>
          <w:rFonts w:ascii="Times New Roman" w:hAnsi="Times New Roman" w:cs="Times New Roman"/>
          <w:b/>
          <w:bCs/>
          <w:sz w:val="24"/>
          <w:szCs w:val="24"/>
        </w:rPr>
      </w:pPr>
      <w:r>
        <w:rPr>
          <w:rFonts w:ascii="Times New Roman" w:hAnsi="Times New Roman" w:cs="Times New Roman"/>
          <w:b/>
          <w:bCs/>
          <w:sz w:val="24"/>
          <w:szCs w:val="24"/>
        </w:rPr>
        <w:br w:type="page"/>
      </w:r>
    </w:p>
    <w:p w14:paraId="3E67074F" w14:textId="77777777" w:rsidR="002A531C" w:rsidRDefault="002A531C" w:rsidP="002A531C">
      <w:pPr>
        <w:rPr>
          <w:rFonts w:ascii="Times New Roman" w:hAnsi="Times New Roman" w:cs="Times New Roman"/>
          <w:b/>
          <w:bCs/>
          <w:sz w:val="24"/>
          <w:szCs w:val="24"/>
        </w:rPr>
      </w:pPr>
      <w:r>
        <w:rPr>
          <w:rFonts w:ascii="Times New Roman" w:hAnsi="Times New Roman" w:cs="Times New Roman"/>
          <w:b/>
          <w:bCs/>
          <w:sz w:val="24"/>
          <w:szCs w:val="24"/>
        </w:rPr>
        <w:lastRenderedPageBreak/>
        <w:t>Holding Time = 3 Days</w:t>
      </w:r>
    </w:p>
    <w:p w14:paraId="119040C9" w14:textId="77777777" w:rsidR="002A531C" w:rsidRDefault="002A531C" w:rsidP="002A531C">
      <w:pPr>
        <w:rPr>
          <w:rFonts w:ascii="Times New Roman" w:hAnsi="Times New Roman" w:cs="Times New Roman"/>
          <w:b/>
          <w:bCs/>
          <w:sz w:val="24"/>
          <w:szCs w:val="24"/>
        </w:rPr>
      </w:pPr>
      <w:r>
        <w:rPr>
          <w:noProof/>
        </w:rPr>
        <w:drawing>
          <wp:inline distT="0" distB="0" distL="0" distR="0" wp14:anchorId="7F6CDB88" wp14:editId="0E2EFD80">
            <wp:extent cx="5731510" cy="5986778"/>
            <wp:effectExtent l="0" t="0" r="2540" b="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38">
                      <a:extLst>
                        <a:ext uri="{28A0092B-C50C-407E-A947-70E740481C1C}">
                          <a14:useLocalDpi xmlns:a14="http://schemas.microsoft.com/office/drawing/2010/main" val="0"/>
                        </a:ext>
                      </a:extLst>
                    </a:blip>
                    <a:stretch>
                      <a:fillRect/>
                    </a:stretch>
                  </pic:blipFill>
                  <pic:spPr>
                    <a:xfrm>
                      <a:off x="0" y="0"/>
                      <a:ext cx="5731510" cy="5986778"/>
                    </a:xfrm>
                    <a:prstGeom prst="rect">
                      <a:avLst/>
                    </a:prstGeom>
                  </pic:spPr>
                </pic:pic>
              </a:graphicData>
            </a:graphic>
          </wp:inline>
        </w:drawing>
      </w:r>
      <w:r>
        <w:rPr>
          <w:rFonts w:ascii="Times New Roman" w:hAnsi="Times New Roman" w:cs="Times New Roman"/>
          <w:b/>
          <w:bCs/>
          <w:sz w:val="24"/>
          <w:szCs w:val="24"/>
        </w:rPr>
        <w:t xml:space="preserve"> </w:t>
      </w:r>
    </w:p>
    <w:p w14:paraId="661225C0" w14:textId="77777777" w:rsidR="002A531C" w:rsidRDefault="002A531C" w:rsidP="002A531C">
      <w:pPr>
        <w:rPr>
          <w:rFonts w:ascii="Times New Roman" w:hAnsi="Times New Roman" w:cs="Times New Roman"/>
          <w:b/>
          <w:bCs/>
          <w:sz w:val="24"/>
          <w:szCs w:val="24"/>
        </w:rPr>
      </w:pPr>
      <w:r>
        <w:rPr>
          <w:rFonts w:ascii="Times New Roman" w:hAnsi="Times New Roman" w:cs="Times New Roman"/>
          <w:b/>
          <w:bCs/>
          <w:sz w:val="24"/>
          <w:szCs w:val="24"/>
        </w:rPr>
        <w:br w:type="page"/>
      </w:r>
    </w:p>
    <w:p w14:paraId="613F2292" w14:textId="77777777" w:rsidR="002A531C" w:rsidRDefault="002A531C" w:rsidP="002A531C">
      <w:pPr>
        <w:rPr>
          <w:rFonts w:ascii="Times New Roman" w:hAnsi="Times New Roman" w:cs="Times New Roman"/>
          <w:b/>
          <w:bCs/>
          <w:sz w:val="24"/>
          <w:szCs w:val="24"/>
        </w:rPr>
      </w:pPr>
      <w:r>
        <w:rPr>
          <w:rFonts w:ascii="Times New Roman" w:hAnsi="Times New Roman" w:cs="Times New Roman"/>
          <w:b/>
          <w:bCs/>
          <w:sz w:val="24"/>
          <w:szCs w:val="24"/>
        </w:rPr>
        <w:lastRenderedPageBreak/>
        <w:t>Holding Time = 5 Days</w:t>
      </w:r>
    </w:p>
    <w:p w14:paraId="4E1E237D" w14:textId="77777777" w:rsidR="002A531C" w:rsidRDefault="002A531C" w:rsidP="002A531C">
      <w:pPr>
        <w:rPr>
          <w:rFonts w:ascii="Times New Roman" w:hAnsi="Times New Roman" w:cs="Times New Roman"/>
          <w:b/>
          <w:bCs/>
          <w:sz w:val="24"/>
          <w:szCs w:val="24"/>
        </w:rPr>
      </w:pPr>
      <w:r>
        <w:rPr>
          <w:noProof/>
        </w:rPr>
        <w:drawing>
          <wp:inline distT="0" distB="0" distL="0" distR="0" wp14:anchorId="3BBFCC2D" wp14:editId="4808A86C">
            <wp:extent cx="5731510" cy="5928362"/>
            <wp:effectExtent l="0" t="0" r="2540" b="0"/>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49">
                      <a:extLst>
                        <a:ext uri="{28A0092B-C50C-407E-A947-70E740481C1C}">
                          <a14:useLocalDpi xmlns:a14="http://schemas.microsoft.com/office/drawing/2010/main" val="0"/>
                        </a:ext>
                      </a:extLst>
                    </a:blip>
                    <a:stretch>
                      <a:fillRect/>
                    </a:stretch>
                  </pic:blipFill>
                  <pic:spPr>
                    <a:xfrm>
                      <a:off x="0" y="0"/>
                      <a:ext cx="5731510" cy="5928362"/>
                    </a:xfrm>
                    <a:prstGeom prst="rect">
                      <a:avLst/>
                    </a:prstGeom>
                  </pic:spPr>
                </pic:pic>
              </a:graphicData>
            </a:graphic>
          </wp:inline>
        </w:drawing>
      </w:r>
      <w:r>
        <w:rPr>
          <w:rFonts w:ascii="Times New Roman" w:hAnsi="Times New Roman" w:cs="Times New Roman"/>
          <w:b/>
          <w:bCs/>
          <w:sz w:val="24"/>
          <w:szCs w:val="24"/>
        </w:rPr>
        <w:t xml:space="preserve"> </w:t>
      </w:r>
    </w:p>
    <w:p w14:paraId="75445430" w14:textId="77777777" w:rsidR="002A531C" w:rsidRDefault="002A531C" w:rsidP="002A531C">
      <w:pPr>
        <w:rPr>
          <w:rFonts w:ascii="Times New Roman" w:hAnsi="Times New Roman" w:cs="Times New Roman"/>
          <w:b/>
          <w:bCs/>
          <w:sz w:val="24"/>
          <w:szCs w:val="24"/>
        </w:rPr>
      </w:pPr>
      <w:r>
        <w:rPr>
          <w:rFonts w:ascii="Times New Roman" w:hAnsi="Times New Roman" w:cs="Times New Roman"/>
          <w:b/>
          <w:bCs/>
          <w:sz w:val="24"/>
          <w:szCs w:val="24"/>
        </w:rPr>
        <w:br w:type="page"/>
      </w:r>
    </w:p>
    <w:p w14:paraId="595EB736" w14:textId="77777777" w:rsidR="002A531C" w:rsidRDefault="002A531C" w:rsidP="002A531C">
      <w:pPr>
        <w:rPr>
          <w:rFonts w:ascii="Times New Roman" w:hAnsi="Times New Roman" w:cs="Times New Roman"/>
          <w:b/>
          <w:bCs/>
          <w:sz w:val="24"/>
          <w:szCs w:val="24"/>
        </w:rPr>
      </w:pPr>
      <w:r>
        <w:rPr>
          <w:rFonts w:ascii="Times New Roman" w:hAnsi="Times New Roman" w:cs="Times New Roman"/>
          <w:b/>
          <w:bCs/>
          <w:sz w:val="24"/>
          <w:szCs w:val="24"/>
        </w:rPr>
        <w:lastRenderedPageBreak/>
        <w:t>Holding Time = 10 Days</w:t>
      </w:r>
    </w:p>
    <w:p w14:paraId="21A78389" w14:textId="77777777" w:rsidR="002A531C" w:rsidRDefault="002A531C" w:rsidP="002A531C">
      <w:pPr>
        <w:rPr>
          <w:rFonts w:ascii="Times New Roman" w:hAnsi="Times New Roman" w:cs="Times New Roman"/>
          <w:b/>
          <w:bCs/>
          <w:sz w:val="24"/>
          <w:szCs w:val="24"/>
        </w:rPr>
      </w:pPr>
      <w:r>
        <w:rPr>
          <w:b/>
          <w:bCs/>
          <w:noProof/>
        </w:rPr>
        <w:drawing>
          <wp:inline distT="0" distB="0" distL="0" distR="0" wp14:anchorId="0F321B6B" wp14:editId="105285BB">
            <wp:extent cx="5731510" cy="5928360"/>
            <wp:effectExtent l="0" t="0" r="2540" b="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5928360"/>
                    </a:xfrm>
                    <a:prstGeom prst="rect">
                      <a:avLst/>
                    </a:prstGeom>
                    <a:noFill/>
                    <a:ln>
                      <a:noFill/>
                    </a:ln>
                  </pic:spPr>
                </pic:pic>
              </a:graphicData>
            </a:graphic>
          </wp:inline>
        </w:drawing>
      </w:r>
      <w:r>
        <w:rPr>
          <w:rFonts w:ascii="Times New Roman" w:hAnsi="Times New Roman" w:cs="Times New Roman"/>
          <w:b/>
          <w:bCs/>
          <w:sz w:val="24"/>
          <w:szCs w:val="24"/>
        </w:rPr>
        <w:t xml:space="preserve"> </w:t>
      </w:r>
    </w:p>
    <w:p w14:paraId="326DEE58" w14:textId="77777777" w:rsidR="002A531C" w:rsidRDefault="002A531C" w:rsidP="002A531C">
      <w:pPr>
        <w:rPr>
          <w:rFonts w:ascii="Times New Roman" w:hAnsi="Times New Roman" w:cs="Times New Roman"/>
          <w:b/>
          <w:bCs/>
          <w:sz w:val="24"/>
          <w:szCs w:val="24"/>
        </w:rPr>
      </w:pPr>
      <w:r>
        <w:rPr>
          <w:rFonts w:ascii="Times New Roman" w:hAnsi="Times New Roman" w:cs="Times New Roman"/>
          <w:b/>
          <w:bCs/>
          <w:sz w:val="24"/>
          <w:szCs w:val="24"/>
        </w:rPr>
        <w:br w:type="page"/>
      </w:r>
    </w:p>
    <w:p w14:paraId="3E5D7C10" w14:textId="77777777" w:rsidR="002A531C" w:rsidRDefault="002A531C" w:rsidP="002A531C">
      <w:pPr>
        <w:rPr>
          <w:rFonts w:ascii="Times New Roman" w:hAnsi="Times New Roman" w:cs="Times New Roman"/>
          <w:b/>
          <w:bCs/>
          <w:sz w:val="24"/>
          <w:szCs w:val="24"/>
        </w:rPr>
      </w:pPr>
      <w:r>
        <w:rPr>
          <w:rFonts w:ascii="Times New Roman" w:hAnsi="Times New Roman" w:cs="Times New Roman"/>
          <w:b/>
          <w:bCs/>
          <w:sz w:val="24"/>
          <w:szCs w:val="24"/>
        </w:rPr>
        <w:lastRenderedPageBreak/>
        <w:t>Holding Time = 15 Days</w:t>
      </w:r>
    </w:p>
    <w:p w14:paraId="236D4057" w14:textId="77777777" w:rsidR="002A531C" w:rsidRDefault="002A531C" w:rsidP="002A531C">
      <w:pPr>
        <w:rPr>
          <w:rFonts w:ascii="Times New Roman" w:hAnsi="Times New Roman" w:cs="Times New Roman"/>
          <w:b/>
          <w:bCs/>
          <w:sz w:val="24"/>
          <w:szCs w:val="24"/>
        </w:rPr>
      </w:pPr>
      <w:r>
        <w:rPr>
          <w:b/>
          <w:bCs/>
          <w:noProof/>
        </w:rPr>
        <w:drawing>
          <wp:inline distT="0" distB="0" distL="0" distR="0" wp14:anchorId="48E110B4" wp14:editId="7D4AA4F3">
            <wp:extent cx="5731510" cy="5928360"/>
            <wp:effectExtent l="0" t="0" r="2540" b="0"/>
            <wp:docPr id="53" name="Picture 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5928360"/>
                    </a:xfrm>
                    <a:prstGeom prst="rect">
                      <a:avLst/>
                    </a:prstGeom>
                    <a:noFill/>
                    <a:ln>
                      <a:noFill/>
                    </a:ln>
                  </pic:spPr>
                </pic:pic>
              </a:graphicData>
            </a:graphic>
          </wp:inline>
        </w:drawing>
      </w:r>
      <w:r>
        <w:rPr>
          <w:rFonts w:ascii="Times New Roman" w:hAnsi="Times New Roman" w:cs="Times New Roman"/>
          <w:b/>
          <w:bCs/>
          <w:sz w:val="24"/>
          <w:szCs w:val="24"/>
        </w:rPr>
        <w:t xml:space="preserve"> </w:t>
      </w:r>
    </w:p>
    <w:p w14:paraId="314A0ADF" w14:textId="77777777" w:rsidR="002A531C" w:rsidRDefault="002A531C" w:rsidP="002A531C">
      <w:pPr>
        <w:rPr>
          <w:rFonts w:ascii="Times New Roman" w:hAnsi="Times New Roman" w:cs="Times New Roman"/>
          <w:b/>
          <w:bCs/>
          <w:sz w:val="24"/>
          <w:szCs w:val="24"/>
        </w:rPr>
      </w:pPr>
      <w:r>
        <w:rPr>
          <w:rFonts w:ascii="Times New Roman" w:hAnsi="Times New Roman" w:cs="Times New Roman"/>
          <w:b/>
          <w:bCs/>
          <w:sz w:val="24"/>
          <w:szCs w:val="24"/>
        </w:rPr>
        <w:br w:type="page"/>
      </w:r>
    </w:p>
    <w:p w14:paraId="008FC882" w14:textId="77777777" w:rsidR="002A531C" w:rsidRDefault="002A531C" w:rsidP="002A531C">
      <w:pPr>
        <w:rPr>
          <w:rFonts w:ascii="Times New Roman" w:hAnsi="Times New Roman" w:cs="Times New Roman"/>
          <w:b/>
          <w:bCs/>
          <w:sz w:val="24"/>
          <w:szCs w:val="24"/>
        </w:rPr>
      </w:pPr>
      <w:r>
        <w:rPr>
          <w:rFonts w:ascii="Times New Roman" w:hAnsi="Times New Roman" w:cs="Times New Roman"/>
          <w:b/>
          <w:bCs/>
          <w:sz w:val="24"/>
          <w:szCs w:val="24"/>
        </w:rPr>
        <w:lastRenderedPageBreak/>
        <w:t>Holding Time = 30 Days</w:t>
      </w:r>
    </w:p>
    <w:p w14:paraId="270BDF3F" w14:textId="77777777" w:rsidR="002A531C" w:rsidRDefault="002A531C" w:rsidP="002A531C">
      <w:pPr>
        <w:rPr>
          <w:rFonts w:ascii="Times New Roman" w:hAnsi="Times New Roman" w:cs="Times New Roman"/>
          <w:b/>
          <w:bCs/>
          <w:sz w:val="24"/>
          <w:szCs w:val="24"/>
        </w:rPr>
      </w:pPr>
      <w:r>
        <w:rPr>
          <w:noProof/>
        </w:rPr>
        <w:drawing>
          <wp:inline distT="0" distB="0" distL="0" distR="0" wp14:anchorId="33A6FD22" wp14:editId="2849C8C3">
            <wp:extent cx="5731510" cy="5885179"/>
            <wp:effectExtent l="0" t="0" r="2540" b="1270"/>
            <wp:docPr id="54" name="Picture 5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42">
                      <a:extLst>
                        <a:ext uri="{28A0092B-C50C-407E-A947-70E740481C1C}">
                          <a14:useLocalDpi xmlns:a14="http://schemas.microsoft.com/office/drawing/2010/main" val="0"/>
                        </a:ext>
                      </a:extLst>
                    </a:blip>
                    <a:stretch>
                      <a:fillRect/>
                    </a:stretch>
                  </pic:blipFill>
                  <pic:spPr>
                    <a:xfrm>
                      <a:off x="0" y="0"/>
                      <a:ext cx="5731510" cy="5885179"/>
                    </a:xfrm>
                    <a:prstGeom prst="rect">
                      <a:avLst/>
                    </a:prstGeom>
                  </pic:spPr>
                </pic:pic>
              </a:graphicData>
            </a:graphic>
          </wp:inline>
        </w:drawing>
      </w:r>
    </w:p>
    <w:p w14:paraId="0D803A53" w14:textId="77777777" w:rsidR="002A531C" w:rsidRDefault="002A531C" w:rsidP="002A531C">
      <w:pPr>
        <w:rPr>
          <w:rFonts w:ascii="Times New Roman" w:hAnsi="Times New Roman" w:cs="Times New Roman"/>
          <w:b/>
          <w:bCs/>
          <w:sz w:val="24"/>
          <w:szCs w:val="24"/>
        </w:rPr>
      </w:pPr>
      <w:r>
        <w:rPr>
          <w:rFonts w:ascii="Times New Roman" w:hAnsi="Times New Roman" w:cs="Times New Roman"/>
          <w:b/>
          <w:bCs/>
          <w:sz w:val="24"/>
          <w:szCs w:val="24"/>
        </w:rPr>
        <w:br w:type="page"/>
      </w:r>
    </w:p>
    <w:p w14:paraId="1466609C" w14:textId="77777777" w:rsidR="002A531C" w:rsidRDefault="002A531C" w:rsidP="002A531C">
      <w:pPr>
        <w:rPr>
          <w:rFonts w:ascii="Times New Roman" w:hAnsi="Times New Roman" w:cs="Times New Roman"/>
          <w:b/>
          <w:bCs/>
          <w:sz w:val="24"/>
          <w:szCs w:val="24"/>
        </w:rPr>
      </w:pPr>
      <w:r w:rsidRPr="00A56A86">
        <w:rPr>
          <w:rFonts w:ascii="Times New Roman" w:hAnsi="Times New Roman" w:cs="Times New Roman"/>
          <w:b/>
          <w:bCs/>
          <w:sz w:val="24"/>
          <w:szCs w:val="24"/>
        </w:rPr>
        <w:lastRenderedPageBreak/>
        <w:t>Annex B – Main ADL Models (Modified Terms)</w:t>
      </w:r>
    </w:p>
    <w:p w14:paraId="67B969EE" w14:textId="061FFE2B" w:rsidR="002A531C" w:rsidRPr="00A56A86" w:rsidRDefault="002A531C" w:rsidP="002A531C">
      <w:pPr>
        <w:rPr>
          <w:rFonts w:ascii="Times New Roman" w:hAnsi="Times New Roman" w:cs="Times New Roman"/>
          <w:sz w:val="24"/>
          <w:szCs w:val="24"/>
        </w:rPr>
      </w:pPr>
      <w:r w:rsidRPr="00A56A86">
        <w:rPr>
          <w:rFonts w:ascii="Times New Roman" w:hAnsi="Times New Roman" w:cs="Times New Roman"/>
          <w:i/>
          <w:iCs/>
          <w:sz w:val="24"/>
          <w:szCs w:val="24"/>
        </w:rPr>
        <w:lastRenderedPageBreak/>
        <w:t>Model before modification of terms</w:t>
      </w:r>
      <w:r w:rsidRPr="00A56A86">
        <w:rPr>
          <w:rFonts w:ascii="Times New Roman" w:hAnsi="Times New Roman" w:cs="Times New Roman"/>
          <w:noProof/>
        </w:rPr>
        <w:drawing>
          <wp:inline distT="0" distB="0" distL="0" distR="0" wp14:anchorId="31A7984A" wp14:editId="48F65627">
            <wp:extent cx="3977463" cy="7530933"/>
            <wp:effectExtent l="0" t="0" r="4445"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45"/>
                    <a:stretch>
                      <a:fillRect/>
                    </a:stretch>
                  </pic:blipFill>
                  <pic:spPr>
                    <a:xfrm>
                      <a:off x="0" y="0"/>
                      <a:ext cx="3983851" cy="7543028"/>
                    </a:xfrm>
                    <a:prstGeom prst="rect">
                      <a:avLst/>
                    </a:prstGeom>
                  </pic:spPr>
                </pic:pic>
              </a:graphicData>
            </a:graphic>
          </wp:inline>
        </w:drawing>
      </w:r>
    </w:p>
    <w:p w14:paraId="4F21CC24" w14:textId="77777777" w:rsidR="002A531C" w:rsidRPr="00A56A86" w:rsidRDefault="002A531C" w:rsidP="002A531C">
      <w:pPr>
        <w:rPr>
          <w:rFonts w:ascii="Times New Roman" w:hAnsi="Times New Roman" w:cs="Times New Roman"/>
          <w:i/>
          <w:iCs/>
          <w:sz w:val="24"/>
          <w:szCs w:val="24"/>
        </w:rPr>
      </w:pPr>
      <w:r w:rsidRPr="00A56A86">
        <w:rPr>
          <w:rFonts w:ascii="Times New Roman" w:hAnsi="Times New Roman" w:cs="Times New Roman"/>
          <w:i/>
          <w:iCs/>
          <w:sz w:val="24"/>
          <w:szCs w:val="24"/>
        </w:rPr>
        <w:lastRenderedPageBreak/>
        <w:t>Model after modification of terms</w:t>
      </w:r>
    </w:p>
    <w:p w14:paraId="5EA16482" w14:textId="77777777" w:rsidR="002A531C" w:rsidRPr="00A56A86" w:rsidRDefault="002A531C" w:rsidP="002A531C">
      <w:pPr>
        <w:rPr>
          <w:rFonts w:ascii="Times New Roman" w:hAnsi="Times New Roman" w:cs="Times New Roman"/>
          <w:sz w:val="24"/>
          <w:szCs w:val="24"/>
        </w:rPr>
      </w:pPr>
      <w:r w:rsidRPr="00A56A86">
        <w:rPr>
          <w:rFonts w:ascii="Times New Roman" w:hAnsi="Times New Roman" w:cs="Times New Roman"/>
          <w:noProof/>
        </w:rPr>
        <w:drawing>
          <wp:inline distT="0" distB="0" distL="0" distR="0" wp14:anchorId="1CEAB9AE" wp14:editId="73E203ED">
            <wp:extent cx="4495800" cy="7696200"/>
            <wp:effectExtent l="0" t="0" r="0" b="0"/>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50"/>
                    <a:stretch>
                      <a:fillRect/>
                    </a:stretch>
                  </pic:blipFill>
                  <pic:spPr>
                    <a:xfrm>
                      <a:off x="0" y="0"/>
                      <a:ext cx="4495800" cy="7696200"/>
                    </a:xfrm>
                    <a:prstGeom prst="rect">
                      <a:avLst/>
                    </a:prstGeom>
                  </pic:spPr>
                </pic:pic>
              </a:graphicData>
            </a:graphic>
          </wp:inline>
        </w:drawing>
      </w:r>
    </w:p>
    <w:p w14:paraId="7099AA7D" w14:textId="77777777" w:rsidR="002A531C" w:rsidRPr="00A56A86" w:rsidRDefault="002A531C" w:rsidP="002A531C">
      <w:pPr>
        <w:rPr>
          <w:rFonts w:ascii="Times New Roman" w:hAnsi="Times New Roman" w:cs="Times New Roman"/>
          <w:sz w:val="24"/>
          <w:szCs w:val="24"/>
        </w:rPr>
      </w:pPr>
      <w:r w:rsidRPr="00A56A86">
        <w:rPr>
          <w:rFonts w:ascii="Times New Roman" w:hAnsi="Times New Roman" w:cs="Times New Roman"/>
          <w:sz w:val="24"/>
          <w:szCs w:val="24"/>
        </w:rPr>
        <w:lastRenderedPageBreak/>
        <w:br w:type="page"/>
      </w:r>
    </w:p>
    <w:p w14:paraId="522E6064" w14:textId="43A42BD2" w:rsidR="002A531C" w:rsidRPr="00A56A86" w:rsidRDefault="002A531C" w:rsidP="002A531C">
      <w:pPr>
        <w:rPr>
          <w:rFonts w:ascii="Times New Roman" w:hAnsi="Times New Roman" w:cs="Times New Roman"/>
          <w:b/>
          <w:bCs/>
          <w:sz w:val="24"/>
          <w:szCs w:val="24"/>
        </w:rPr>
      </w:pPr>
      <w:r w:rsidRPr="00A56A86">
        <w:rPr>
          <w:rFonts w:ascii="Times New Roman" w:hAnsi="Times New Roman" w:cs="Times New Roman"/>
          <w:b/>
          <w:bCs/>
          <w:sz w:val="24"/>
          <w:szCs w:val="24"/>
        </w:rPr>
        <w:lastRenderedPageBreak/>
        <w:t>Main ADL Models (Non-Linear Terms)</w:t>
      </w:r>
    </w:p>
    <w:p w14:paraId="5834B438" w14:textId="77777777" w:rsidR="002A531C" w:rsidRPr="00A56A86" w:rsidRDefault="002A531C" w:rsidP="002A531C">
      <w:pPr>
        <w:rPr>
          <w:rFonts w:ascii="Times New Roman" w:hAnsi="Times New Roman" w:cs="Times New Roman"/>
          <w:b/>
          <w:bCs/>
          <w:sz w:val="24"/>
          <w:szCs w:val="24"/>
        </w:rPr>
      </w:pPr>
      <w:r w:rsidRPr="00A56A86">
        <w:rPr>
          <w:rFonts w:ascii="Times New Roman" w:hAnsi="Times New Roman" w:cs="Times New Roman"/>
          <w:noProof/>
        </w:rPr>
        <w:drawing>
          <wp:inline distT="0" distB="0" distL="0" distR="0" wp14:anchorId="40BD9262" wp14:editId="43A59A09">
            <wp:extent cx="3943350" cy="641985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51"/>
                    <a:stretch>
                      <a:fillRect/>
                    </a:stretch>
                  </pic:blipFill>
                  <pic:spPr>
                    <a:xfrm>
                      <a:off x="0" y="0"/>
                      <a:ext cx="3943350" cy="6419850"/>
                    </a:xfrm>
                    <a:prstGeom prst="rect">
                      <a:avLst/>
                    </a:prstGeom>
                  </pic:spPr>
                </pic:pic>
              </a:graphicData>
            </a:graphic>
          </wp:inline>
        </w:drawing>
      </w:r>
    </w:p>
    <w:p w14:paraId="78F2A4A7" w14:textId="77777777" w:rsidR="002A531C" w:rsidRPr="00A56A86" w:rsidRDefault="002A531C" w:rsidP="002A531C">
      <w:pPr>
        <w:rPr>
          <w:rFonts w:ascii="Times New Roman" w:hAnsi="Times New Roman" w:cs="Times New Roman"/>
          <w:b/>
          <w:bCs/>
          <w:sz w:val="24"/>
          <w:szCs w:val="24"/>
        </w:rPr>
      </w:pPr>
      <w:r w:rsidRPr="00A56A86">
        <w:rPr>
          <w:rFonts w:ascii="Times New Roman" w:hAnsi="Times New Roman" w:cs="Times New Roman"/>
          <w:noProof/>
        </w:rPr>
        <w:lastRenderedPageBreak/>
        <w:drawing>
          <wp:inline distT="0" distB="0" distL="0" distR="0" wp14:anchorId="43131C58" wp14:editId="4F3323F9">
            <wp:extent cx="3724275" cy="6467475"/>
            <wp:effectExtent l="0" t="0" r="9525"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52"/>
                    <a:stretch>
                      <a:fillRect/>
                    </a:stretch>
                  </pic:blipFill>
                  <pic:spPr>
                    <a:xfrm>
                      <a:off x="0" y="0"/>
                      <a:ext cx="3724275" cy="6467475"/>
                    </a:xfrm>
                    <a:prstGeom prst="rect">
                      <a:avLst/>
                    </a:prstGeom>
                  </pic:spPr>
                </pic:pic>
              </a:graphicData>
            </a:graphic>
          </wp:inline>
        </w:drawing>
      </w:r>
    </w:p>
    <w:p w14:paraId="0FA3927B" w14:textId="77777777" w:rsidR="002A531C" w:rsidRPr="00A56A86" w:rsidRDefault="002A531C" w:rsidP="002A531C">
      <w:pPr>
        <w:rPr>
          <w:rFonts w:ascii="Times New Roman" w:hAnsi="Times New Roman" w:cs="Times New Roman"/>
          <w:b/>
          <w:bCs/>
          <w:sz w:val="24"/>
          <w:szCs w:val="24"/>
        </w:rPr>
      </w:pPr>
    </w:p>
    <w:p w14:paraId="11373D3F" w14:textId="77777777" w:rsidR="002A531C" w:rsidRPr="00A56A86" w:rsidRDefault="002A531C" w:rsidP="002A531C">
      <w:pPr>
        <w:rPr>
          <w:rFonts w:ascii="Times New Roman" w:hAnsi="Times New Roman" w:cs="Times New Roman"/>
          <w:b/>
          <w:bCs/>
          <w:sz w:val="24"/>
          <w:szCs w:val="24"/>
        </w:rPr>
      </w:pPr>
      <w:r w:rsidRPr="00A56A86">
        <w:rPr>
          <w:rFonts w:ascii="Times New Roman" w:hAnsi="Times New Roman" w:cs="Times New Roman"/>
          <w:b/>
          <w:bCs/>
          <w:sz w:val="24"/>
          <w:szCs w:val="24"/>
        </w:rPr>
        <w:br w:type="page"/>
      </w:r>
    </w:p>
    <w:p w14:paraId="0F355515" w14:textId="60E17075" w:rsidR="002A531C" w:rsidRPr="00A56A86" w:rsidRDefault="002A531C" w:rsidP="002A531C">
      <w:pPr>
        <w:rPr>
          <w:rFonts w:ascii="Times New Roman" w:hAnsi="Times New Roman" w:cs="Times New Roman"/>
          <w:b/>
          <w:bCs/>
          <w:sz w:val="24"/>
          <w:szCs w:val="24"/>
        </w:rPr>
      </w:pPr>
      <w:r w:rsidRPr="00A56A86">
        <w:rPr>
          <w:rFonts w:ascii="Times New Roman" w:hAnsi="Times New Roman" w:cs="Times New Roman"/>
          <w:b/>
          <w:bCs/>
          <w:sz w:val="24"/>
          <w:szCs w:val="24"/>
        </w:rPr>
        <w:lastRenderedPageBreak/>
        <w:t>Main ADL Models (Interaction Terms)</w:t>
      </w:r>
    </w:p>
    <w:tbl>
      <w:tblPr>
        <w:tblW w:w="9960" w:type="dxa"/>
        <w:tblLook w:val="04A0" w:firstRow="1" w:lastRow="0" w:firstColumn="1" w:lastColumn="0" w:noHBand="0" w:noVBand="1"/>
      </w:tblPr>
      <w:tblGrid>
        <w:gridCol w:w="4298"/>
        <w:gridCol w:w="1268"/>
        <w:gridCol w:w="1296"/>
        <w:gridCol w:w="920"/>
        <w:gridCol w:w="588"/>
        <w:gridCol w:w="920"/>
        <w:gridCol w:w="920"/>
      </w:tblGrid>
      <w:tr w:rsidR="002A531C" w:rsidRPr="008E1CFE" w14:paraId="6D8C5916" w14:textId="77777777" w:rsidTr="007B195C">
        <w:trPr>
          <w:trHeight w:val="735"/>
        </w:trPr>
        <w:tc>
          <w:tcPr>
            <w:tcW w:w="4298" w:type="dxa"/>
            <w:tcBorders>
              <w:top w:val="single" w:sz="8" w:space="0" w:color="DDDDDD"/>
              <w:left w:val="nil"/>
              <w:bottom w:val="nil"/>
              <w:right w:val="nil"/>
            </w:tcBorders>
            <w:shd w:val="clear" w:color="000000" w:fill="F5F5F5"/>
            <w:hideMark/>
          </w:tcPr>
          <w:p w14:paraId="0C0DCD24"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Dep. Variable:</w:t>
            </w:r>
          </w:p>
        </w:tc>
        <w:tc>
          <w:tcPr>
            <w:tcW w:w="1081" w:type="dxa"/>
            <w:tcBorders>
              <w:top w:val="single" w:sz="8" w:space="0" w:color="DDDDDD"/>
              <w:left w:val="nil"/>
              <w:bottom w:val="nil"/>
              <w:right w:val="nil"/>
            </w:tcBorders>
            <w:shd w:val="clear" w:color="000000" w:fill="F5F5F5"/>
            <w:hideMark/>
          </w:tcPr>
          <w:p w14:paraId="08838EA3"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future_price1 % P/L</w:t>
            </w:r>
          </w:p>
        </w:tc>
        <w:tc>
          <w:tcPr>
            <w:tcW w:w="1241" w:type="dxa"/>
            <w:tcBorders>
              <w:top w:val="single" w:sz="8" w:space="0" w:color="DDDDDD"/>
              <w:left w:val="nil"/>
              <w:bottom w:val="nil"/>
              <w:right w:val="nil"/>
            </w:tcBorders>
            <w:shd w:val="clear" w:color="000000" w:fill="F5F5F5"/>
            <w:hideMark/>
          </w:tcPr>
          <w:p w14:paraId="3A03AB4D"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No. Observations:</w:t>
            </w:r>
          </w:p>
        </w:tc>
        <w:tc>
          <w:tcPr>
            <w:tcW w:w="920" w:type="dxa"/>
            <w:tcBorders>
              <w:top w:val="single" w:sz="8" w:space="0" w:color="DDDDDD"/>
              <w:left w:val="nil"/>
              <w:bottom w:val="nil"/>
              <w:right w:val="nil"/>
            </w:tcBorders>
            <w:shd w:val="clear" w:color="000000" w:fill="F5F5F5"/>
            <w:hideMark/>
          </w:tcPr>
          <w:p w14:paraId="39CF89A1"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1834</w:t>
            </w:r>
          </w:p>
        </w:tc>
        <w:tc>
          <w:tcPr>
            <w:tcW w:w="580" w:type="dxa"/>
            <w:tcBorders>
              <w:top w:val="nil"/>
              <w:left w:val="nil"/>
              <w:bottom w:val="nil"/>
              <w:right w:val="nil"/>
            </w:tcBorders>
            <w:shd w:val="clear" w:color="auto" w:fill="auto"/>
            <w:noWrap/>
            <w:vAlign w:val="bottom"/>
            <w:hideMark/>
          </w:tcPr>
          <w:p w14:paraId="69DFCB77"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p>
        </w:tc>
        <w:tc>
          <w:tcPr>
            <w:tcW w:w="920" w:type="dxa"/>
            <w:tcBorders>
              <w:top w:val="nil"/>
              <w:left w:val="nil"/>
              <w:bottom w:val="nil"/>
              <w:right w:val="nil"/>
            </w:tcBorders>
            <w:shd w:val="clear" w:color="auto" w:fill="auto"/>
            <w:noWrap/>
            <w:vAlign w:val="bottom"/>
            <w:hideMark/>
          </w:tcPr>
          <w:p w14:paraId="498D763D" w14:textId="77777777" w:rsidR="002A531C" w:rsidRPr="008E1CFE" w:rsidRDefault="002A531C" w:rsidP="007B195C">
            <w:pPr>
              <w:spacing w:after="0" w:line="240" w:lineRule="auto"/>
              <w:rPr>
                <w:rFonts w:ascii="Times New Roman" w:eastAsia="Times New Roman" w:hAnsi="Times New Roman" w:cs="Times New Roman"/>
                <w:sz w:val="20"/>
                <w:szCs w:val="20"/>
                <w:lang w:eastAsia="en-SG"/>
              </w:rPr>
            </w:pPr>
          </w:p>
        </w:tc>
        <w:tc>
          <w:tcPr>
            <w:tcW w:w="920" w:type="dxa"/>
            <w:tcBorders>
              <w:top w:val="nil"/>
              <w:left w:val="nil"/>
              <w:bottom w:val="nil"/>
              <w:right w:val="nil"/>
            </w:tcBorders>
            <w:shd w:val="clear" w:color="auto" w:fill="auto"/>
            <w:noWrap/>
            <w:vAlign w:val="bottom"/>
            <w:hideMark/>
          </w:tcPr>
          <w:p w14:paraId="52FDCC1D" w14:textId="77777777" w:rsidR="002A531C" w:rsidRPr="008E1CFE" w:rsidRDefault="002A531C" w:rsidP="007B195C">
            <w:pPr>
              <w:spacing w:after="0" w:line="240" w:lineRule="auto"/>
              <w:rPr>
                <w:rFonts w:ascii="Times New Roman" w:eastAsia="Times New Roman" w:hAnsi="Times New Roman" w:cs="Times New Roman"/>
                <w:sz w:val="20"/>
                <w:szCs w:val="20"/>
                <w:lang w:eastAsia="en-SG"/>
              </w:rPr>
            </w:pPr>
          </w:p>
        </w:tc>
      </w:tr>
      <w:tr w:rsidR="002A531C" w:rsidRPr="008E1CFE" w14:paraId="2BC50BEA" w14:textId="77777777" w:rsidTr="007B195C">
        <w:trPr>
          <w:trHeight w:val="1455"/>
        </w:trPr>
        <w:tc>
          <w:tcPr>
            <w:tcW w:w="4298" w:type="dxa"/>
            <w:tcBorders>
              <w:top w:val="single" w:sz="8" w:space="0" w:color="DDDDDD"/>
              <w:left w:val="nil"/>
              <w:bottom w:val="nil"/>
              <w:right w:val="nil"/>
            </w:tcBorders>
            <w:shd w:val="clear" w:color="000000" w:fill="FFFFFF"/>
            <w:hideMark/>
          </w:tcPr>
          <w:p w14:paraId="3C42980E"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Model:</w:t>
            </w:r>
          </w:p>
        </w:tc>
        <w:tc>
          <w:tcPr>
            <w:tcW w:w="1081" w:type="dxa"/>
            <w:tcBorders>
              <w:top w:val="single" w:sz="8" w:space="0" w:color="DDDDDD"/>
              <w:left w:val="nil"/>
              <w:bottom w:val="nil"/>
              <w:right w:val="nil"/>
            </w:tcBorders>
            <w:shd w:val="clear" w:color="000000" w:fill="FFFFFF"/>
            <w:hideMark/>
          </w:tcPr>
          <w:p w14:paraId="61D01CB0"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ARDL(1, 1, 1, 1, 1, 1, 1, 1, 1, 1, 1, 1, 1, 1, 1, 1, 1, 1, 1, 1, 1)</w:t>
            </w:r>
          </w:p>
        </w:tc>
        <w:tc>
          <w:tcPr>
            <w:tcW w:w="1241" w:type="dxa"/>
            <w:tcBorders>
              <w:top w:val="single" w:sz="8" w:space="0" w:color="DDDDDD"/>
              <w:left w:val="nil"/>
              <w:bottom w:val="nil"/>
              <w:right w:val="nil"/>
            </w:tcBorders>
            <w:shd w:val="clear" w:color="000000" w:fill="FFFFFF"/>
            <w:hideMark/>
          </w:tcPr>
          <w:p w14:paraId="07E97058"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Log Likelihood</w:t>
            </w:r>
          </w:p>
        </w:tc>
        <w:tc>
          <w:tcPr>
            <w:tcW w:w="920" w:type="dxa"/>
            <w:tcBorders>
              <w:top w:val="single" w:sz="8" w:space="0" w:color="DDDDDD"/>
              <w:left w:val="nil"/>
              <w:bottom w:val="nil"/>
              <w:right w:val="nil"/>
            </w:tcBorders>
            <w:shd w:val="clear" w:color="000000" w:fill="FFFFFF"/>
            <w:hideMark/>
          </w:tcPr>
          <w:p w14:paraId="2187A2BB"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3409.735</w:t>
            </w:r>
          </w:p>
        </w:tc>
        <w:tc>
          <w:tcPr>
            <w:tcW w:w="580" w:type="dxa"/>
            <w:tcBorders>
              <w:top w:val="nil"/>
              <w:left w:val="nil"/>
              <w:bottom w:val="nil"/>
              <w:right w:val="nil"/>
            </w:tcBorders>
            <w:shd w:val="clear" w:color="auto" w:fill="auto"/>
            <w:noWrap/>
            <w:vAlign w:val="bottom"/>
            <w:hideMark/>
          </w:tcPr>
          <w:p w14:paraId="6B7AB3B3"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p>
        </w:tc>
        <w:tc>
          <w:tcPr>
            <w:tcW w:w="920" w:type="dxa"/>
            <w:tcBorders>
              <w:top w:val="nil"/>
              <w:left w:val="nil"/>
              <w:bottom w:val="nil"/>
              <w:right w:val="nil"/>
            </w:tcBorders>
            <w:shd w:val="clear" w:color="auto" w:fill="auto"/>
            <w:noWrap/>
            <w:vAlign w:val="bottom"/>
            <w:hideMark/>
          </w:tcPr>
          <w:p w14:paraId="5D4CDD13" w14:textId="77777777" w:rsidR="002A531C" w:rsidRPr="008E1CFE" w:rsidRDefault="002A531C" w:rsidP="007B195C">
            <w:pPr>
              <w:spacing w:after="0" w:line="240" w:lineRule="auto"/>
              <w:rPr>
                <w:rFonts w:ascii="Times New Roman" w:eastAsia="Times New Roman" w:hAnsi="Times New Roman" w:cs="Times New Roman"/>
                <w:sz w:val="20"/>
                <w:szCs w:val="20"/>
                <w:lang w:eastAsia="en-SG"/>
              </w:rPr>
            </w:pPr>
          </w:p>
        </w:tc>
        <w:tc>
          <w:tcPr>
            <w:tcW w:w="920" w:type="dxa"/>
            <w:tcBorders>
              <w:top w:val="nil"/>
              <w:left w:val="nil"/>
              <w:bottom w:val="nil"/>
              <w:right w:val="nil"/>
            </w:tcBorders>
            <w:shd w:val="clear" w:color="auto" w:fill="auto"/>
            <w:noWrap/>
            <w:vAlign w:val="bottom"/>
            <w:hideMark/>
          </w:tcPr>
          <w:p w14:paraId="68CA1644" w14:textId="77777777" w:rsidR="002A531C" w:rsidRPr="008E1CFE" w:rsidRDefault="002A531C" w:rsidP="007B195C">
            <w:pPr>
              <w:spacing w:after="0" w:line="240" w:lineRule="auto"/>
              <w:rPr>
                <w:rFonts w:ascii="Times New Roman" w:eastAsia="Times New Roman" w:hAnsi="Times New Roman" w:cs="Times New Roman"/>
                <w:sz w:val="20"/>
                <w:szCs w:val="20"/>
                <w:lang w:eastAsia="en-SG"/>
              </w:rPr>
            </w:pPr>
          </w:p>
        </w:tc>
      </w:tr>
      <w:tr w:rsidR="002A531C" w:rsidRPr="008E1CFE" w14:paraId="49D1D0BF" w14:textId="77777777" w:rsidTr="007B195C">
        <w:trPr>
          <w:trHeight w:val="735"/>
        </w:trPr>
        <w:tc>
          <w:tcPr>
            <w:tcW w:w="4298" w:type="dxa"/>
            <w:tcBorders>
              <w:top w:val="single" w:sz="8" w:space="0" w:color="DDDDDD"/>
              <w:left w:val="nil"/>
              <w:bottom w:val="nil"/>
              <w:right w:val="nil"/>
            </w:tcBorders>
            <w:shd w:val="clear" w:color="000000" w:fill="F5F5F5"/>
            <w:hideMark/>
          </w:tcPr>
          <w:p w14:paraId="4166E859"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Method:</w:t>
            </w:r>
          </w:p>
        </w:tc>
        <w:tc>
          <w:tcPr>
            <w:tcW w:w="1081" w:type="dxa"/>
            <w:tcBorders>
              <w:top w:val="single" w:sz="8" w:space="0" w:color="DDDDDD"/>
              <w:left w:val="nil"/>
              <w:bottom w:val="nil"/>
              <w:right w:val="nil"/>
            </w:tcBorders>
            <w:shd w:val="clear" w:color="000000" w:fill="F5F5F5"/>
            <w:hideMark/>
          </w:tcPr>
          <w:p w14:paraId="23EC7E18"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Conditional MLE</w:t>
            </w:r>
          </w:p>
        </w:tc>
        <w:tc>
          <w:tcPr>
            <w:tcW w:w="1241" w:type="dxa"/>
            <w:tcBorders>
              <w:top w:val="single" w:sz="8" w:space="0" w:color="DDDDDD"/>
              <w:left w:val="nil"/>
              <w:bottom w:val="nil"/>
              <w:right w:val="nil"/>
            </w:tcBorders>
            <w:shd w:val="clear" w:color="000000" w:fill="F5F5F5"/>
            <w:hideMark/>
          </w:tcPr>
          <w:p w14:paraId="42AE1771"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S.D. of innovations</w:t>
            </w:r>
          </w:p>
        </w:tc>
        <w:tc>
          <w:tcPr>
            <w:tcW w:w="920" w:type="dxa"/>
            <w:tcBorders>
              <w:top w:val="single" w:sz="8" w:space="0" w:color="DDDDDD"/>
              <w:left w:val="nil"/>
              <w:bottom w:val="nil"/>
              <w:right w:val="nil"/>
            </w:tcBorders>
            <w:shd w:val="clear" w:color="000000" w:fill="F5F5F5"/>
            <w:hideMark/>
          </w:tcPr>
          <w:p w14:paraId="2BC610C9"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0.038</w:t>
            </w:r>
          </w:p>
        </w:tc>
        <w:tc>
          <w:tcPr>
            <w:tcW w:w="580" w:type="dxa"/>
            <w:tcBorders>
              <w:top w:val="nil"/>
              <w:left w:val="nil"/>
              <w:bottom w:val="nil"/>
              <w:right w:val="nil"/>
            </w:tcBorders>
            <w:shd w:val="clear" w:color="auto" w:fill="auto"/>
            <w:noWrap/>
            <w:vAlign w:val="bottom"/>
            <w:hideMark/>
          </w:tcPr>
          <w:p w14:paraId="687EB47A"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p>
        </w:tc>
        <w:tc>
          <w:tcPr>
            <w:tcW w:w="920" w:type="dxa"/>
            <w:tcBorders>
              <w:top w:val="nil"/>
              <w:left w:val="nil"/>
              <w:bottom w:val="nil"/>
              <w:right w:val="nil"/>
            </w:tcBorders>
            <w:shd w:val="clear" w:color="auto" w:fill="auto"/>
            <w:noWrap/>
            <w:vAlign w:val="bottom"/>
            <w:hideMark/>
          </w:tcPr>
          <w:p w14:paraId="5FDE94C5" w14:textId="77777777" w:rsidR="002A531C" w:rsidRPr="008E1CFE" w:rsidRDefault="002A531C" w:rsidP="007B195C">
            <w:pPr>
              <w:spacing w:after="0" w:line="240" w:lineRule="auto"/>
              <w:rPr>
                <w:rFonts w:ascii="Times New Roman" w:eastAsia="Times New Roman" w:hAnsi="Times New Roman" w:cs="Times New Roman"/>
                <w:sz w:val="20"/>
                <w:szCs w:val="20"/>
                <w:lang w:eastAsia="en-SG"/>
              </w:rPr>
            </w:pPr>
          </w:p>
        </w:tc>
        <w:tc>
          <w:tcPr>
            <w:tcW w:w="920" w:type="dxa"/>
            <w:tcBorders>
              <w:top w:val="nil"/>
              <w:left w:val="nil"/>
              <w:bottom w:val="nil"/>
              <w:right w:val="nil"/>
            </w:tcBorders>
            <w:shd w:val="clear" w:color="auto" w:fill="auto"/>
            <w:noWrap/>
            <w:vAlign w:val="bottom"/>
            <w:hideMark/>
          </w:tcPr>
          <w:p w14:paraId="78FE2B58" w14:textId="77777777" w:rsidR="002A531C" w:rsidRPr="008E1CFE" w:rsidRDefault="002A531C" w:rsidP="007B195C">
            <w:pPr>
              <w:spacing w:after="0" w:line="240" w:lineRule="auto"/>
              <w:rPr>
                <w:rFonts w:ascii="Times New Roman" w:eastAsia="Times New Roman" w:hAnsi="Times New Roman" w:cs="Times New Roman"/>
                <w:sz w:val="20"/>
                <w:szCs w:val="20"/>
                <w:lang w:eastAsia="en-SG"/>
              </w:rPr>
            </w:pPr>
          </w:p>
        </w:tc>
      </w:tr>
      <w:tr w:rsidR="002A531C" w:rsidRPr="008E1CFE" w14:paraId="29FC72BE" w14:textId="77777777" w:rsidTr="007B195C">
        <w:trPr>
          <w:trHeight w:val="495"/>
        </w:trPr>
        <w:tc>
          <w:tcPr>
            <w:tcW w:w="4298" w:type="dxa"/>
            <w:tcBorders>
              <w:top w:val="single" w:sz="8" w:space="0" w:color="DDDDDD"/>
              <w:left w:val="nil"/>
              <w:bottom w:val="nil"/>
              <w:right w:val="nil"/>
            </w:tcBorders>
            <w:shd w:val="clear" w:color="000000" w:fill="FFFFFF"/>
            <w:hideMark/>
          </w:tcPr>
          <w:p w14:paraId="1141F9F2"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Date:</w:t>
            </w:r>
          </w:p>
        </w:tc>
        <w:tc>
          <w:tcPr>
            <w:tcW w:w="1081" w:type="dxa"/>
            <w:tcBorders>
              <w:top w:val="single" w:sz="8" w:space="0" w:color="DDDDDD"/>
              <w:left w:val="nil"/>
              <w:bottom w:val="nil"/>
              <w:right w:val="nil"/>
            </w:tcBorders>
            <w:shd w:val="clear" w:color="000000" w:fill="FFFFFF"/>
            <w:hideMark/>
          </w:tcPr>
          <w:p w14:paraId="2B1E6220"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Sun, 14 Nov 2021</w:t>
            </w:r>
          </w:p>
        </w:tc>
        <w:tc>
          <w:tcPr>
            <w:tcW w:w="1241" w:type="dxa"/>
            <w:tcBorders>
              <w:top w:val="single" w:sz="8" w:space="0" w:color="DDDDDD"/>
              <w:left w:val="nil"/>
              <w:bottom w:val="nil"/>
              <w:right w:val="nil"/>
            </w:tcBorders>
            <w:shd w:val="clear" w:color="000000" w:fill="FFFFFF"/>
            <w:hideMark/>
          </w:tcPr>
          <w:p w14:paraId="47A73BB8"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AIC</w:t>
            </w:r>
          </w:p>
        </w:tc>
        <w:tc>
          <w:tcPr>
            <w:tcW w:w="920" w:type="dxa"/>
            <w:tcBorders>
              <w:top w:val="single" w:sz="8" w:space="0" w:color="DDDDDD"/>
              <w:left w:val="nil"/>
              <w:bottom w:val="nil"/>
              <w:right w:val="nil"/>
            </w:tcBorders>
            <w:shd w:val="clear" w:color="000000" w:fill="FFFFFF"/>
            <w:hideMark/>
          </w:tcPr>
          <w:p w14:paraId="75AAD05E"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-6735.47</w:t>
            </w:r>
          </w:p>
        </w:tc>
        <w:tc>
          <w:tcPr>
            <w:tcW w:w="580" w:type="dxa"/>
            <w:tcBorders>
              <w:top w:val="nil"/>
              <w:left w:val="nil"/>
              <w:bottom w:val="nil"/>
              <w:right w:val="nil"/>
            </w:tcBorders>
            <w:shd w:val="clear" w:color="auto" w:fill="auto"/>
            <w:noWrap/>
            <w:vAlign w:val="bottom"/>
            <w:hideMark/>
          </w:tcPr>
          <w:p w14:paraId="35088DC6"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p>
        </w:tc>
        <w:tc>
          <w:tcPr>
            <w:tcW w:w="920" w:type="dxa"/>
            <w:tcBorders>
              <w:top w:val="nil"/>
              <w:left w:val="nil"/>
              <w:bottom w:val="nil"/>
              <w:right w:val="nil"/>
            </w:tcBorders>
            <w:shd w:val="clear" w:color="auto" w:fill="auto"/>
            <w:noWrap/>
            <w:vAlign w:val="bottom"/>
            <w:hideMark/>
          </w:tcPr>
          <w:p w14:paraId="2433C6DD" w14:textId="77777777" w:rsidR="002A531C" w:rsidRPr="008E1CFE" w:rsidRDefault="002A531C" w:rsidP="007B195C">
            <w:pPr>
              <w:spacing w:after="0" w:line="240" w:lineRule="auto"/>
              <w:rPr>
                <w:rFonts w:ascii="Times New Roman" w:eastAsia="Times New Roman" w:hAnsi="Times New Roman" w:cs="Times New Roman"/>
                <w:sz w:val="20"/>
                <w:szCs w:val="20"/>
                <w:lang w:eastAsia="en-SG"/>
              </w:rPr>
            </w:pPr>
          </w:p>
        </w:tc>
        <w:tc>
          <w:tcPr>
            <w:tcW w:w="920" w:type="dxa"/>
            <w:tcBorders>
              <w:top w:val="nil"/>
              <w:left w:val="nil"/>
              <w:bottom w:val="nil"/>
              <w:right w:val="nil"/>
            </w:tcBorders>
            <w:shd w:val="clear" w:color="auto" w:fill="auto"/>
            <w:noWrap/>
            <w:vAlign w:val="bottom"/>
            <w:hideMark/>
          </w:tcPr>
          <w:p w14:paraId="7160CF45" w14:textId="77777777" w:rsidR="002A531C" w:rsidRPr="008E1CFE" w:rsidRDefault="002A531C" w:rsidP="007B195C">
            <w:pPr>
              <w:spacing w:after="0" w:line="240" w:lineRule="auto"/>
              <w:rPr>
                <w:rFonts w:ascii="Times New Roman" w:eastAsia="Times New Roman" w:hAnsi="Times New Roman" w:cs="Times New Roman"/>
                <w:sz w:val="20"/>
                <w:szCs w:val="20"/>
                <w:lang w:eastAsia="en-SG"/>
              </w:rPr>
            </w:pPr>
          </w:p>
        </w:tc>
      </w:tr>
      <w:tr w:rsidR="002A531C" w:rsidRPr="008E1CFE" w14:paraId="47467977" w14:textId="77777777" w:rsidTr="007B195C">
        <w:trPr>
          <w:trHeight w:val="315"/>
        </w:trPr>
        <w:tc>
          <w:tcPr>
            <w:tcW w:w="4298" w:type="dxa"/>
            <w:tcBorders>
              <w:top w:val="single" w:sz="8" w:space="0" w:color="DDDDDD"/>
              <w:left w:val="nil"/>
              <w:bottom w:val="nil"/>
              <w:right w:val="nil"/>
            </w:tcBorders>
            <w:shd w:val="clear" w:color="000000" w:fill="F5F5F5"/>
            <w:hideMark/>
          </w:tcPr>
          <w:p w14:paraId="54CAB36C"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Time:</w:t>
            </w:r>
          </w:p>
        </w:tc>
        <w:tc>
          <w:tcPr>
            <w:tcW w:w="1081" w:type="dxa"/>
            <w:tcBorders>
              <w:top w:val="single" w:sz="8" w:space="0" w:color="DDDDDD"/>
              <w:left w:val="nil"/>
              <w:bottom w:val="nil"/>
              <w:right w:val="nil"/>
            </w:tcBorders>
            <w:shd w:val="clear" w:color="000000" w:fill="F5F5F5"/>
            <w:hideMark/>
          </w:tcPr>
          <w:p w14:paraId="7F520C40"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13:46:34</w:t>
            </w:r>
          </w:p>
        </w:tc>
        <w:tc>
          <w:tcPr>
            <w:tcW w:w="1241" w:type="dxa"/>
            <w:tcBorders>
              <w:top w:val="single" w:sz="8" w:space="0" w:color="DDDDDD"/>
              <w:left w:val="nil"/>
              <w:bottom w:val="nil"/>
              <w:right w:val="nil"/>
            </w:tcBorders>
            <w:shd w:val="clear" w:color="000000" w:fill="F5F5F5"/>
            <w:hideMark/>
          </w:tcPr>
          <w:p w14:paraId="09ACE12C"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BIC</w:t>
            </w:r>
          </w:p>
        </w:tc>
        <w:tc>
          <w:tcPr>
            <w:tcW w:w="920" w:type="dxa"/>
            <w:tcBorders>
              <w:top w:val="single" w:sz="8" w:space="0" w:color="DDDDDD"/>
              <w:left w:val="nil"/>
              <w:bottom w:val="nil"/>
              <w:right w:val="nil"/>
            </w:tcBorders>
            <w:shd w:val="clear" w:color="000000" w:fill="F5F5F5"/>
            <w:hideMark/>
          </w:tcPr>
          <w:p w14:paraId="48471A71"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-6503.89</w:t>
            </w:r>
          </w:p>
        </w:tc>
        <w:tc>
          <w:tcPr>
            <w:tcW w:w="580" w:type="dxa"/>
            <w:tcBorders>
              <w:top w:val="nil"/>
              <w:left w:val="nil"/>
              <w:bottom w:val="nil"/>
              <w:right w:val="nil"/>
            </w:tcBorders>
            <w:shd w:val="clear" w:color="auto" w:fill="auto"/>
            <w:noWrap/>
            <w:vAlign w:val="bottom"/>
            <w:hideMark/>
          </w:tcPr>
          <w:p w14:paraId="6ACE4980"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p>
        </w:tc>
        <w:tc>
          <w:tcPr>
            <w:tcW w:w="920" w:type="dxa"/>
            <w:tcBorders>
              <w:top w:val="nil"/>
              <w:left w:val="nil"/>
              <w:bottom w:val="nil"/>
              <w:right w:val="nil"/>
            </w:tcBorders>
            <w:shd w:val="clear" w:color="auto" w:fill="auto"/>
            <w:noWrap/>
            <w:vAlign w:val="bottom"/>
            <w:hideMark/>
          </w:tcPr>
          <w:p w14:paraId="06E69549" w14:textId="77777777" w:rsidR="002A531C" w:rsidRPr="008E1CFE" w:rsidRDefault="002A531C" w:rsidP="007B195C">
            <w:pPr>
              <w:spacing w:after="0" w:line="240" w:lineRule="auto"/>
              <w:rPr>
                <w:rFonts w:ascii="Times New Roman" w:eastAsia="Times New Roman" w:hAnsi="Times New Roman" w:cs="Times New Roman"/>
                <w:sz w:val="20"/>
                <w:szCs w:val="20"/>
                <w:lang w:eastAsia="en-SG"/>
              </w:rPr>
            </w:pPr>
          </w:p>
        </w:tc>
        <w:tc>
          <w:tcPr>
            <w:tcW w:w="920" w:type="dxa"/>
            <w:tcBorders>
              <w:top w:val="nil"/>
              <w:left w:val="nil"/>
              <w:bottom w:val="nil"/>
              <w:right w:val="nil"/>
            </w:tcBorders>
            <w:shd w:val="clear" w:color="auto" w:fill="auto"/>
            <w:noWrap/>
            <w:vAlign w:val="bottom"/>
            <w:hideMark/>
          </w:tcPr>
          <w:p w14:paraId="56F9C6A5" w14:textId="77777777" w:rsidR="002A531C" w:rsidRPr="008E1CFE" w:rsidRDefault="002A531C" w:rsidP="007B195C">
            <w:pPr>
              <w:spacing w:after="0" w:line="240" w:lineRule="auto"/>
              <w:rPr>
                <w:rFonts w:ascii="Times New Roman" w:eastAsia="Times New Roman" w:hAnsi="Times New Roman" w:cs="Times New Roman"/>
                <w:sz w:val="20"/>
                <w:szCs w:val="20"/>
                <w:lang w:eastAsia="en-SG"/>
              </w:rPr>
            </w:pPr>
          </w:p>
        </w:tc>
      </w:tr>
      <w:tr w:rsidR="002A531C" w:rsidRPr="008E1CFE" w14:paraId="15F00576" w14:textId="77777777" w:rsidTr="007B195C">
        <w:trPr>
          <w:trHeight w:val="315"/>
        </w:trPr>
        <w:tc>
          <w:tcPr>
            <w:tcW w:w="4298" w:type="dxa"/>
            <w:tcBorders>
              <w:top w:val="single" w:sz="8" w:space="0" w:color="DDDDDD"/>
              <w:left w:val="nil"/>
              <w:bottom w:val="nil"/>
              <w:right w:val="nil"/>
            </w:tcBorders>
            <w:shd w:val="clear" w:color="000000" w:fill="FFFFFF"/>
            <w:hideMark/>
          </w:tcPr>
          <w:p w14:paraId="75AE95AE"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Sample:</w:t>
            </w:r>
          </w:p>
        </w:tc>
        <w:tc>
          <w:tcPr>
            <w:tcW w:w="1081" w:type="dxa"/>
            <w:tcBorders>
              <w:top w:val="single" w:sz="8" w:space="0" w:color="DDDDDD"/>
              <w:left w:val="nil"/>
              <w:bottom w:val="nil"/>
              <w:right w:val="nil"/>
            </w:tcBorders>
            <w:shd w:val="clear" w:color="000000" w:fill="FFFFFF"/>
            <w:hideMark/>
          </w:tcPr>
          <w:p w14:paraId="45B1310B"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1</w:t>
            </w:r>
          </w:p>
        </w:tc>
        <w:tc>
          <w:tcPr>
            <w:tcW w:w="1241" w:type="dxa"/>
            <w:tcBorders>
              <w:top w:val="single" w:sz="8" w:space="0" w:color="DDDDDD"/>
              <w:left w:val="nil"/>
              <w:bottom w:val="nil"/>
              <w:right w:val="nil"/>
            </w:tcBorders>
            <w:shd w:val="clear" w:color="000000" w:fill="FFFFFF"/>
            <w:hideMark/>
          </w:tcPr>
          <w:p w14:paraId="39B33E26"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HQIC</w:t>
            </w:r>
          </w:p>
        </w:tc>
        <w:tc>
          <w:tcPr>
            <w:tcW w:w="920" w:type="dxa"/>
            <w:tcBorders>
              <w:top w:val="single" w:sz="8" w:space="0" w:color="DDDDDD"/>
              <w:left w:val="nil"/>
              <w:bottom w:val="nil"/>
              <w:right w:val="nil"/>
            </w:tcBorders>
            <w:shd w:val="clear" w:color="000000" w:fill="FFFFFF"/>
            <w:hideMark/>
          </w:tcPr>
          <w:p w14:paraId="2C6418C3"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-6650.06</w:t>
            </w:r>
          </w:p>
        </w:tc>
        <w:tc>
          <w:tcPr>
            <w:tcW w:w="580" w:type="dxa"/>
            <w:tcBorders>
              <w:top w:val="nil"/>
              <w:left w:val="nil"/>
              <w:bottom w:val="nil"/>
              <w:right w:val="nil"/>
            </w:tcBorders>
            <w:shd w:val="clear" w:color="auto" w:fill="auto"/>
            <w:noWrap/>
            <w:vAlign w:val="bottom"/>
            <w:hideMark/>
          </w:tcPr>
          <w:p w14:paraId="1716CC55"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p>
        </w:tc>
        <w:tc>
          <w:tcPr>
            <w:tcW w:w="920" w:type="dxa"/>
            <w:tcBorders>
              <w:top w:val="nil"/>
              <w:left w:val="nil"/>
              <w:bottom w:val="nil"/>
              <w:right w:val="nil"/>
            </w:tcBorders>
            <w:shd w:val="clear" w:color="auto" w:fill="auto"/>
            <w:noWrap/>
            <w:vAlign w:val="bottom"/>
            <w:hideMark/>
          </w:tcPr>
          <w:p w14:paraId="60A98409" w14:textId="77777777" w:rsidR="002A531C" w:rsidRPr="008E1CFE" w:rsidRDefault="002A531C" w:rsidP="007B195C">
            <w:pPr>
              <w:spacing w:after="0" w:line="240" w:lineRule="auto"/>
              <w:rPr>
                <w:rFonts w:ascii="Times New Roman" w:eastAsia="Times New Roman" w:hAnsi="Times New Roman" w:cs="Times New Roman"/>
                <w:sz w:val="20"/>
                <w:szCs w:val="20"/>
                <w:lang w:eastAsia="en-SG"/>
              </w:rPr>
            </w:pPr>
          </w:p>
        </w:tc>
        <w:tc>
          <w:tcPr>
            <w:tcW w:w="920" w:type="dxa"/>
            <w:tcBorders>
              <w:top w:val="nil"/>
              <w:left w:val="nil"/>
              <w:bottom w:val="nil"/>
              <w:right w:val="nil"/>
            </w:tcBorders>
            <w:shd w:val="clear" w:color="auto" w:fill="auto"/>
            <w:noWrap/>
            <w:vAlign w:val="bottom"/>
            <w:hideMark/>
          </w:tcPr>
          <w:p w14:paraId="623B3F15" w14:textId="77777777" w:rsidR="002A531C" w:rsidRPr="008E1CFE" w:rsidRDefault="002A531C" w:rsidP="007B195C">
            <w:pPr>
              <w:spacing w:after="0" w:line="240" w:lineRule="auto"/>
              <w:rPr>
                <w:rFonts w:ascii="Times New Roman" w:eastAsia="Times New Roman" w:hAnsi="Times New Roman" w:cs="Times New Roman"/>
                <w:sz w:val="20"/>
                <w:szCs w:val="20"/>
                <w:lang w:eastAsia="en-SG"/>
              </w:rPr>
            </w:pPr>
          </w:p>
        </w:tc>
      </w:tr>
      <w:tr w:rsidR="002A531C" w:rsidRPr="008E1CFE" w14:paraId="4B0BAFC6" w14:textId="77777777" w:rsidTr="007B195C">
        <w:trPr>
          <w:trHeight w:val="300"/>
        </w:trPr>
        <w:tc>
          <w:tcPr>
            <w:tcW w:w="4298" w:type="dxa"/>
            <w:tcBorders>
              <w:top w:val="single" w:sz="8" w:space="0" w:color="DDDDDD"/>
              <w:left w:val="nil"/>
              <w:bottom w:val="nil"/>
              <w:right w:val="nil"/>
            </w:tcBorders>
            <w:shd w:val="clear" w:color="000000" w:fill="F5F5F5"/>
            <w:hideMark/>
          </w:tcPr>
          <w:p w14:paraId="340E4ADF"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 </w:t>
            </w:r>
          </w:p>
        </w:tc>
        <w:tc>
          <w:tcPr>
            <w:tcW w:w="1081" w:type="dxa"/>
            <w:tcBorders>
              <w:top w:val="single" w:sz="8" w:space="0" w:color="DDDDDD"/>
              <w:left w:val="nil"/>
              <w:bottom w:val="nil"/>
              <w:right w:val="nil"/>
            </w:tcBorders>
            <w:shd w:val="clear" w:color="000000" w:fill="F5F5F5"/>
            <w:hideMark/>
          </w:tcPr>
          <w:p w14:paraId="235B2009"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1834</w:t>
            </w:r>
          </w:p>
        </w:tc>
        <w:tc>
          <w:tcPr>
            <w:tcW w:w="1241" w:type="dxa"/>
            <w:tcBorders>
              <w:top w:val="single" w:sz="8" w:space="0" w:color="DDDDDD"/>
              <w:left w:val="nil"/>
              <w:bottom w:val="nil"/>
              <w:right w:val="nil"/>
            </w:tcBorders>
            <w:shd w:val="clear" w:color="000000" w:fill="F5F5F5"/>
            <w:hideMark/>
          </w:tcPr>
          <w:p w14:paraId="79E8B6A2"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 </w:t>
            </w:r>
          </w:p>
        </w:tc>
        <w:tc>
          <w:tcPr>
            <w:tcW w:w="920" w:type="dxa"/>
            <w:tcBorders>
              <w:top w:val="single" w:sz="8" w:space="0" w:color="DDDDDD"/>
              <w:left w:val="nil"/>
              <w:bottom w:val="nil"/>
              <w:right w:val="nil"/>
            </w:tcBorders>
            <w:shd w:val="clear" w:color="000000" w:fill="F5F5F5"/>
            <w:hideMark/>
          </w:tcPr>
          <w:p w14:paraId="6FB35BFC"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 </w:t>
            </w:r>
          </w:p>
        </w:tc>
        <w:tc>
          <w:tcPr>
            <w:tcW w:w="580" w:type="dxa"/>
            <w:tcBorders>
              <w:top w:val="nil"/>
              <w:left w:val="nil"/>
              <w:bottom w:val="nil"/>
              <w:right w:val="nil"/>
            </w:tcBorders>
            <w:shd w:val="clear" w:color="auto" w:fill="auto"/>
            <w:noWrap/>
            <w:vAlign w:val="bottom"/>
            <w:hideMark/>
          </w:tcPr>
          <w:p w14:paraId="4EDCCB8E"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p>
        </w:tc>
        <w:tc>
          <w:tcPr>
            <w:tcW w:w="920" w:type="dxa"/>
            <w:tcBorders>
              <w:top w:val="nil"/>
              <w:left w:val="nil"/>
              <w:bottom w:val="nil"/>
              <w:right w:val="nil"/>
            </w:tcBorders>
            <w:shd w:val="clear" w:color="auto" w:fill="auto"/>
            <w:noWrap/>
            <w:vAlign w:val="bottom"/>
            <w:hideMark/>
          </w:tcPr>
          <w:p w14:paraId="0779EDEA" w14:textId="77777777" w:rsidR="002A531C" w:rsidRPr="008E1CFE" w:rsidRDefault="002A531C" w:rsidP="007B195C">
            <w:pPr>
              <w:spacing w:after="0" w:line="240" w:lineRule="auto"/>
              <w:rPr>
                <w:rFonts w:ascii="Times New Roman" w:eastAsia="Times New Roman" w:hAnsi="Times New Roman" w:cs="Times New Roman"/>
                <w:sz w:val="20"/>
                <w:szCs w:val="20"/>
                <w:lang w:eastAsia="en-SG"/>
              </w:rPr>
            </w:pPr>
          </w:p>
        </w:tc>
        <w:tc>
          <w:tcPr>
            <w:tcW w:w="920" w:type="dxa"/>
            <w:tcBorders>
              <w:top w:val="nil"/>
              <w:left w:val="nil"/>
              <w:bottom w:val="nil"/>
              <w:right w:val="nil"/>
            </w:tcBorders>
            <w:shd w:val="clear" w:color="auto" w:fill="auto"/>
            <w:noWrap/>
            <w:vAlign w:val="bottom"/>
            <w:hideMark/>
          </w:tcPr>
          <w:p w14:paraId="6BA8EFFD" w14:textId="77777777" w:rsidR="002A531C" w:rsidRPr="008E1CFE" w:rsidRDefault="002A531C" w:rsidP="007B195C">
            <w:pPr>
              <w:spacing w:after="0" w:line="240" w:lineRule="auto"/>
              <w:rPr>
                <w:rFonts w:ascii="Times New Roman" w:eastAsia="Times New Roman" w:hAnsi="Times New Roman" w:cs="Times New Roman"/>
                <w:sz w:val="20"/>
                <w:szCs w:val="20"/>
                <w:lang w:eastAsia="en-SG"/>
              </w:rPr>
            </w:pPr>
          </w:p>
        </w:tc>
      </w:tr>
      <w:tr w:rsidR="002A531C" w:rsidRPr="008E1CFE" w14:paraId="12D07A77" w14:textId="77777777" w:rsidTr="007B195C">
        <w:trPr>
          <w:trHeight w:val="315"/>
        </w:trPr>
        <w:tc>
          <w:tcPr>
            <w:tcW w:w="4298" w:type="dxa"/>
            <w:tcBorders>
              <w:top w:val="nil"/>
              <w:left w:val="nil"/>
              <w:bottom w:val="nil"/>
              <w:right w:val="nil"/>
            </w:tcBorders>
            <w:shd w:val="clear" w:color="auto" w:fill="auto"/>
            <w:noWrap/>
            <w:vAlign w:val="bottom"/>
            <w:hideMark/>
          </w:tcPr>
          <w:p w14:paraId="1A632A4E" w14:textId="77777777" w:rsidR="002A531C" w:rsidRPr="008E1CFE" w:rsidRDefault="002A531C" w:rsidP="007B195C">
            <w:pPr>
              <w:spacing w:after="0" w:line="240" w:lineRule="auto"/>
              <w:rPr>
                <w:rFonts w:ascii="Times New Roman" w:eastAsia="Times New Roman" w:hAnsi="Times New Roman" w:cs="Times New Roman"/>
                <w:sz w:val="20"/>
                <w:szCs w:val="20"/>
                <w:lang w:eastAsia="en-SG"/>
              </w:rPr>
            </w:pPr>
          </w:p>
        </w:tc>
        <w:tc>
          <w:tcPr>
            <w:tcW w:w="1081" w:type="dxa"/>
            <w:tcBorders>
              <w:top w:val="nil"/>
              <w:left w:val="nil"/>
              <w:bottom w:val="nil"/>
              <w:right w:val="nil"/>
            </w:tcBorders>
            <w:shd w:val="clear" w:color="auto" w:fill="auto"/>
            <w:noWrap/>
            <w:vAlign w:val="bottom"/>
            <w:hideMark/>
          </w:tcPr>
          <w:p w14:paraId="695AB0F9" w14:textId="77777777" w:rsidR="002A531C" w:rsidRPr="008E1CFE" w:rsidRDefault="002A531C" w:rsidP="007B195C">
            <w:pPr>
              <w:spacing w:after="0" w:line="240" w:lineRule="auto"/>
              <w:rPr>
                <w:rFonts w:ascii="Times New Roman" w:eastAsia="Times New Roman" w:hAnsi="Times New Roman" w:cs="Times New Roman"/>
                <w:sz w:val="20"/>
                <w:szCs w:val="20"/>
                <w:lang w:eastAsia="en-SG"/>
              </w:rPr>
            </w:pPr>
          </w:p>
        </w:tc>
        <w:tc>
          <w:tcPr>
            <w:tcW w:w="1241" w:type="dxa"/>
            <w:tcBorders>
              <w:top w:val="nil"/>
              <w:left w:val="nil"/>
              <w:bottom w:val="nil"/>
              <w:right w:val="nil"/>
            </w:tcBorders>
            <w:shd w:val="clear" w:color="auto" w:fill="auto"/>
            <w:noWrap/>
            <w:vAlign w:val="bottom"/>
            <w:hideMark/>
          </w:tcPr>
          <w:p w14:paraId="57443AF7" w14:textId="77777777" w:rsidR="002A531C" w:rsidRPr="008E1CFE" w:rsidRDefault="002A531C" w:rsidP="007B195C">
            <w:pPr>
              <w:spacing w:after="0" w:line="240" w:lineRule="auto"/>
              <w:rPr>
                <w:rFonts w:ascii="Times New Roman" w:eastAsia="Times New Roman" w:hAnsi="Times New Roman" w:cs="Times New Roman"/>
                <w:sz w:val="20"/>
                <w:szCs w:val="20"/>
                <w:lang w:eastAsia="en-SG"/>
              </w:rPr>
            </w:pPr>
          </w:p>
        </w:tc>
        <w:tc>
          <w:tcPr>
            <w:tcW w:w="920" w:type="dxa"/>
            <w:tcBorders>
              <w:top w:val="nil"/>
              <w:left w:val="nil"/>
              <w:bottom w:val="nil"/>
              <w:right w:val="nil"/>
            </w:tcBorders>
            <w:shd w:val="clear" w:color="auto" w:fill="auto"/>
            <w:noWrap/>
            <w:vAlign w:val="bottom"/>
            <w:hideMark/>
          </w:tcPr>
          <w:p w14:paraId="6F96EEE4" w14:textId="77777777" w:rsidR="002A531C" w:rsidRPr="008E1CFE" w:rsidRDefault="002A531C" w:rsidP="007B195C">
            <w:pPr>
              <w:spacing w:after="0" w:line="240" w:lineRule="auto"/>
              <w:rPr>
                <w:rFonts w:ascii="Times New Roman" w:eastAsia="Times New Roman" w:hAnsi="Times New Roman" w:cs="Times New Roman"/>
                <w:sz w:val="20"/>
                <w:szCs w:val="20"/>
                <w:lang w:eastAsia="en-SG"/>
              </w:rPr>
            </w:pPr>
          </w:p>
        </w:tc>
        <w:tc>
          <w:tcPr>
            <w:tcW w:w="580" w:type="dxa"/>
            <w:tcBorders>
              <w:top w:val="nil"/>
              <w:left w:val="nil"/>
              <w:bottom w:val="nil"/>
              <w:right w:val="nil"/>
            </w:tcBorders>
            <w:shd w:val="clear" w:color="auto" w:fill="auto"/>
            <w:noWrap/>
            <w:vAlign w:val="bottom"/>
            <w:hideMark/>
          </w:tcPr>
          <w:p w14:paraId="0C57A6E1" w14:textId="77777777" w:rsidR="002A531C" w:rsidRPr="008E1CFE" w:rsidRDefault="002A531C" w:rsidP="007B195C">
            <w:pPr>
              <w:spacing w:after="0" w:line="240" w:lineRule="auto"/>
              <w:rPr>
                <w:rFonts w:ascii="Times New Roman" w:eastAsia="Times New Roman" w:hAnsi="Times New Roman" w:cs="Times New Roman"/>
                <w:sz w:val="20"/>
                <w:szCs w:val="20"/>
                <w:lang w:eastAsia="en-SG"/>
              </w:rPr>
            </w:pPr>
          </w:p>
        </w:tc>
        <w:tc>
          <w:tcPr>
            <w:tcW w:w="920" w:type="dxa"/>
            <w:tcBorders>
              <w:top w:val="nil"/>
              <w:left w:val="nil"/>
              <w:bottom w:val="nil"/>
              <w:right w:val="nil"/>
            </w:tcBorders>
            <w:shd w:val="clear" w:color="auto" w:fill="auto"/>
            <w:noWrap/>
            <w:vAlign w:val="bottom"/>
            <w:hideMark/>
          </w:tcPr>
          <w:p w14:paraId="19A9B791" w14:textId="77777777" w:rsidR="002A531C" w:rsidRPr="008E1CFE" w:rsidRDefault="002A531C" w:rsidP="007B195C">
            <w:pPr>
              <w:spacing w:after="0" w:line="240" w:lineRule="auto"/>
              <w:rPr>
                <w:rFonts w:ascii="Times New Roman" w:eastAsia="Times New Roman" w:hAnsi="Times New Roman" w:cs="Times New Roman"/>
                <w:sz w:val="20"/>
                <w:szCs w:val="20"/>
                <w:lang w:eastAsia="en-SG"/>
              </w:rPr>
            </w:pPr>
          </w:p>
        </w:tc>
        <w:tc>
          <w:tcPr>
            <w:tcW w:w="920" w:type="dxa"/>
            <w:tcBorders>
              <w:top w:val="nil"/>
              <w:left w:val="nil"/>
              <w:bottom w:val="nil"/>
              <w:right w:val="nil"/>
            </w:tcBorders>
            <w:shd w:val="clear" w:color="auto" w:fill="auto"/>
            <w:noWrap/>
            <w:vAlign w:val="bottom"/>
            <w:hideMark/>
          </w:tcPr>
          <w:p w14:paraId="1EF40780" w14:textId="77777777" w:rsidR="002A531C" w:rsidRPr="008E1CFE" w:rsidRDefault="002A531C" w:rsidP="007B195C">
            <w:pPr>
              <w:spacing w:after="0" w:line="240" w:lineRule="auto"/>
              <w:rPr>
                <w:rFonts w:ascii="Times New Roman" w:eastAsia="Times New Roman" w:hAnsi="Times New Roman" w:cs="Times New Roman"/>
                <w:sz w:val="20"/>
                <w:szCs w:val="20"/>
                <w:lang w:eastAsia="en-SG"/>
              </w:rPr>
            </w:pPr>
          </w:p>
        </w:tc>
      </w:tr>
      <w:tr w:rsidR="002A531C" w:rsidRPr="008E1CFE" w14:paraId="694DD142" w14:textId="77777777" w:rsidTr="007B195C">
        <w:trPr>
          <w:trHeight w:val="315"/>
        </w:trPr>
        <w:tc>
          <w:tcPr>
            <w:tcW w:w="4298" w:type="dxa"/>
            <w:tcBorders>
              <w:top w:val="single" w:sz="8" w:space="0" w:color="DDDDDD"/>
              <w:left w:val="nil"/>
              <w:bottom w:val="nil"/>
              <w:right w:val="nil"/>
            </w:tcBorders>
            <w:shd w:val="clear" w:color="000000" w:fill="F5F5F5"/>
            <w:hideMark/>
          </w:tcPr>
          <w:p w14:paraId="62F6ED36"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 </w:t>
            </w:r>
          </w:p>
        </w:tc>
        <w:tc>
          <w:tcPr>
            <w:tcW w:w="1081" w:type="dxa"/>
            <w:tcBorders>
              <w:top w:val="single" w:sz="8" w:space="0" w:color="DDDDDD"/>
              <w:left w:val="nil"/>
              <w:bottom w:val="nil"/>
              <w:right w:val="nil"/>
            </w:tcBorders>
            <w:shd w:val="clear" w:color="000000" w:fill="F5F5F5"/>
            <w:hideMark/>
          </w:tcPr>
          <w:p w14:paraId="35F7237C"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proofErr w:type="spellStart"/>
            <w:r w:rsidRPr="008E1CFE">
              <w:rPr>
                <w:rFonts w:ascii="Times New Roman" w:eastAsia="Times New Roman" w:hAnsi="Times New Roman" w:cs="Times New Roman"/>
                <w:b/>
                <w:bCs/>
                <w:color w:val="000000"/>
                <w:sz w:val="18"/>
                <w:szCs w:val="18"/>
                <w:lang w:eastAsia="en-SG"/>
              </w:rPr>
              <w:t>coef</w:t>
            </w:r>
            <w:proofErr w:type="spellEnd"/>
          </w:p>
        </w:tc>
        <w:tc>
          <w:tcPr>
            <w:tcW w:w="1241" w:type="dxa"/>
            <w:tcBorders>
              <w:top w:val="single" w:sz="8" w:space="0" w:color="DDDDDD"/>
              <w:left w:val="nil"/>
              <w:bottom w:val="nil"/>
              <w:right w:val="nil"/>
            </w:tcBorders>
            <w:shd w:val="clear" w:color="000000" w:fill="F5F5F5"/>
            <w:hideMark/>
          </w:tcPr>
          <w:p w14:paraId="651910FB"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std err</w:t>
            </w:r>
          </w:p>
        </w:tc>
        <w:tc>
          <w:tcPr>
            <w:tcW w:w="920" w:type="dxa"/>
            <w:tcBorders>
              <w:top w:val="single" w:sz="8" w:space="0" w:color="DDDDDD"/>
              <w:left w:val="nil"/>
              <w:bottom w:val="nil"/>
              <w:right w:val="nil"/>
            </w:tcBorders>
            <w:shd w:val="clear" w:color="000000" w:fill="F5F5F5"/>
            <w:hideMark/>
          </w:tcPr>
          <w:p w14:paraId="0DAD4B39"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z</w:t>
            </w:r>
          </w:p>
        </w:tc>
        <w:tc>
          <w:tcPr>
            <w:tcW w:w="580" w:type="dxa"/>
            <w:tcBorders>
              <w:top w:val="single" w:sz="8" w:space="0" w:color="DDDDDD"/>
              <w:left w:val="nil"/>
              <w:bottom w:val="nil"/>
              <w:right w:val="nil"/>
            </w:tcBorders>
            <w:shd w:val="clear" w:color="000000" w:fill="F5F5F5"/>
            <w:hideMark/>
          </w:tcPr>
          <w:p w14:paraId="4C2B7B9C"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P&gt;|z|</w:t>
            </w:r>
          </w:p>
        </w:tc>
        <w:tc>
          <w:tcPr>
            <w:tcW w:w="920" w:type="dxa"/>
            <w:tcBorders>
              <w:top w:val="single" w:sz="8" w:space="0" w:color="DDDDDD"/>
              <w:left w:val="nil"/>
              <w:bottom w:val="nil"/>
              <w:right w:val="nil"/>
            </w:tcBorders>
            <w:shd w:val="clear" w:color="000000" w:fill="F5F5F5"/>
            <w:hideMark/>
          </w:tcPr>
          <w:p w14:paraId="3B31E876"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[0.025</w:t>
            </w:r>
          </w:p>
        </w:tc>
        <w:tc>
          <w:tcPr>
            <w:tcW w:w="920" w:type="dxa"/>
            <w:tcBorders>
              <w:top w:val="single" w:sz="8" w:space="0" w:color="DDDDDD"/>
              <w:left w:val="nil"/>
              <w:bottom w:val="nil"/>
              <w:right w:val="nil"/>
            </w:tcBorders>
            <w:shd w:val="clear" w:color="000000" w:fill="F5F5F5"/>
            <w:hideMark/>
          </w:tcPr>
          <w:p w14:paraId="04AFDA14"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0.975]</w:t>
            </w:r>
          </w:p>
        </w:tc>
      </w:tr>
      <w:tr w:rsidR="002A531C" w:rsidRPr="008E1CFE" w14:paraId="0749606A" w14:textId="77777777" w:rsidTr="007B195C">
        <w:trPr>
          <w:trHeight w:val="315"/>
        </w:trPr>
        <w:tc>
          <w:tcPr>
            <w:tcW w:w="4298" w:type="dxa"/>
            <w:tcBorders>
              <w:top w:val="single" w:sz="8" w:space="0" w:color="DDDDDD"/>
              <w:left w:val="nil"/>
              <w:bottom w:val="nil"/>
              <w:right w:val="nil"/>
            </w:tcBorders>
            <w:shd w:val="clear" w:color="000000" w:fill="FFFFFF"/>
            <w:hideMark/>
          </w:tcPr>
          <w:p w14:paraId="6961C051"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future_price1 % P/L.L1</w:t>
            </w:r>
          </w:p>
        </w:tc>
        <w:tc>
          <w:tcPr>
            <w:tcW w:w="1081" w:type="dxa"/>
            <w:tcBorders>
              <w:top w:val="single" w:sz="8" w:space="0" w:color="DDDDDD"/>
              <w:left w:val="nil"/>
              <w:bottom w:val="nil"/>
              <w:right w:val="nil"/>
            </w:tcBorders>
            <w:shd w:val="clear" w:color="000000" w:fill="FFFFFF"/>
            <w:hideMark/>
          </w:tcPr>
          <w:p w14:paraId="661BE07B"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-0.189</w:t>
            </w:r>
          </w:p>
        </w:tc>
        <w:tc>
          <w:tcPr>
            <w:tcW w:w="1241" w:type="dxa"/>
            <w:tcBorders>
              <w:top w:val="single" w:sz="8" w:space="0" w:color="DDDDDD"/>
              <w:left w:val="nil"/>
              <w:bottom w:val="nil"/>
              <w:right w:val="nil"/>
            </w:tcBorders>
            <w:shd w:val="clear" w:color="000000" w:fill="FFFFFF"/>
            <w:hideMark/>
          </w:tcPr>
          <w:p w14:paraId="567FAE97"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0.135</w:t>
            </w:r>
          </w:p>
        </w:tc>
        <w:tc>
          <w:tcPr>
            <w:tcW w:w="920" w:type="dxa"/>
            <w:tcBorders>
              <w:top w:val="single" w:sz="8" w:space="0" w:color="DDDDDD"/>
              <w:left w:val="nil"/>
              <w:bottom w:val="nil"/>
              <w:right w:val="nil"/>
            </w:tcBorders>
            <w:shd w:val="clear" w:color="000000" w:fill="FFFFFF"/>
            <w:hideMark/>
          </w:tcPr>
          <w:p w14:paraId="7B59C3DF"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-1.399</w:t>
            </w:r>
          </w:p>
        </w:tc>
        <w:tc>
          <w:tcPr>
            <w:tcW w:w="580" w:type="dxa"/>
            <w:tcBorders>
              <w:top w:val="single" w:sz="8" w:space="0" w:color="DDDDDD"/>
              <w:left w:val="nil"/>
              <w:bottom w:val="nil"/>
              <w:right w:val="nil"/>
            </w:tcBorders>
            <w:shd w:val="clear" w:color="000000" w:fill="FFFFFF"/>
            <w:hideMark/>
          </w:tcPr>
          <w:p w14:paraId="3DBC4D3B"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0.16</w:t>
            </w:r>
          </w:p>
        </w:tc>
        <w:tc>
          <w:tcPr>
            <w:tcW w:w="920" w:type="dxa"/>
            <w:tcBorders>
              <w:top w:val="single" w:sz="8" w:space="0" w:color="DDDDDD"/>
              <w:left w:val="nil"/>
              <w:bottom w:val="nil"/>
              <w:right w:val="nil"/>
            </w:tcBorders>
            <w:shd w:val="clear" w:color="000000" w:fill="FFFFFF"/>
            <w:hideMark/>
          </w:tcPr>
          <w:p w14:paraId="7BEB96CA"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-0.454</w:t>
            </w:r>
          </w:p>
        </w:tc>
        <w:tc>
          <w:tcPr>
            <w:tcW w:w="920" w:type="dxa"/>
            <w:tcBorders>
              <w:top w:val="single" w:sz="8" w:space="0" w:color="DDDDDD"/>
              <w:left w:val="nil"/>
              <w:bottom w:val="nil"/>
              <w:right w:val="nil"/>
            </w:tcBorders>
            <w:shd w:val="clear" w:color="000000" w:fill="FFFFFF"/>
            <w:hideMark/>
          </w:tcPr>
          <w:p w14:paraId="1804B2BB"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0.076</w:t>
            </w:r>
          </w:p>
        </w:tc>
      </w:tr>
      <w:tr w:rsidR="002A531C" w:rsidRPr="008E1CFE" w14:paraId="6712D96A" w14:textId="77777777" w:rsidTr="007B195C">
        <w:trPr>
          <w:trHeight w:val="315"/>
        </w:trPr>
        <w:tc>
          <w:tcPr>
            <w:tcW w:w="4298" w:type="dxa"/>
            <w:tcBorders>
              <w:top w:val="single" w:sz="8" w:space="0" w:color="DDDDDD"/>
              <w:left w:val="nil"/>
              <w:bottom w:val="nil"/>
              <w:right w:val="nil"/>
            </w:tcBorders>
            <w:shd w:val="clear" w:color="000000" w:fill="F5F5F5"/>
            <w:hideMark/>
          </w:tcPr>
          <w:p w14:paraId="250489FE"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Close.L0</w:t>
            </w:r>
          </w:p>
        </w:tc>
        <w:tc>
          <w:tcPr>
            <w:tcW w:w="1081" w:type="dxa"/>
            <w:tcBorders>
              <w:top w:val="single" w:sz="8" w:space="0" w:color="DDDDDD"/>
              <w:left w:val="nil"/>
              <w:bottom w:val="nil"/>
              <w:right w:val="nil"/>
            </w:tcBorders>
            <w:shd w:val="clear" w:color="000000" w:fill="F5F5F5"/>
            <w:hideMark/>
          </w:tcPr>
          <w:p w14:paraId="3A2E93B0"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5.81E-06</w:t>
            </w:r>
          </w:p>
        </w:tc>
        <w:tc>
          <w:tcPr>
            <w:tcW w:w="1241" w:type="dxa"/>
            <w:tcBorders>
              <w:top w:val="single" w:sz="8" w:space="0" w:color="DDDDDD"/>
              <w:left w:val="nil"/>
              <w:bottom w:val="nil"/>
              <w:right w:val="nil"/>
            </w:tcBorders>
            <w:shd w:val="clear" w:color="000000" w:fill="F5F5F5"/>
            <w:hideMark/>
          </w:tcPr>
          <w:p w14:paraId="27E4AC8B"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6.42E-06</w:t>
            </w:r>
          </w:p>
        </w:tc>
        <w:tc>
          <w:tcPr>
            <w:tcW w:w="920" w:type="dxa"/>
            <w:tcBorders>
              <w:top w:val="single" w:sz="8" w:space="0" w:color="DDDDDD"/>
              <w:left w:val="nil"/>
              <w:bottom w:val="nil"/>
              <w:right w:val="nil"/>
            </w:tcBorders>
            <w:shd w:val="clear" w:color="000000" w:fill="F5F5F5"/>
            <w:hideMark/>
          </w:tcPr>
          <w:p w14:paraId="0ABC0FAA"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0.906</w:t>
            </w:r>
          </w:p>
        </w:tc>
        <w:tc>
          <w:tcPr>
            <w:tcW w:w="580" w:type="dxa"/>
            <w:tcBorders>
              <w:top w:val="single" w:sz="8" w:space="0" w:color="DDDDDD"/>
              <w:left w:val="nil"/>
              <w:bottom w:val="nil"/>
              <w:right w:val="nil"/>
            </w:tcBorders>
            <w:shd w:val="clear" w:color="000000" w:fill="F5F5F5"/>
            <w:hideMark/>
          </w:tcPr>
          <w:p w14:paraId="6BB1A4F4"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0.37</w:t>
            </w:r>
          </w:p>
        </w:tc>
        <w:tc>
          <w:tcPr>
            <w:tcW w:w="920" w:type="dxa"/>
            <w:tcBorders>
              <w:top w:val="single" w:sz="8" w:space="0" w:color="DDDDDD"/>
              <w:left w:val="nil"/>
              <w:bottom w:val="nil"/>
              <w:right w:val="nil"/>
            </w:tcBorders>
            <w:shd w:val="clear" w:color="000000" w:fill="F5F5F5"/>
            <w:hideMark/>
          </w:tcPr>
          <w:p w14:paraId="19120753"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-6.77E-06</w:t>
            </w:r>
          </w:p>
        </w:tc>
        <w:tc>
          <w:tcPr>
            <w:tcW w:w="920" w:type="dxa"/>
            <w:tcBorders>
              <w:top w:val="single" w:sz="8" w:space="0" w:color="DDDDDD"/>
              <w:left w:val="nil"/>
              <w:bottom w:val="nil"/>
              <w:right w:val="nil"/>
            </w:tcBorders>
            <w:shd w:val="clear" w:color="000000" w:fill="F5F5F5"/>
            <w:hideMark/>
          </w:tcPr>
          <w:p w14:paraId="63AFB72B"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1.84E-05</w:t>
            </w:r>
          </w:p>
        </w:tc>
      </w:tr>
      <w:tr w:rsidR="002A531C" w:rsidRPr="008E1CFE" w14:paraId="7BC5F6B9" w14:textId="77777777" w:rsidTr="007B195C">
        <w:trPr>
          <w:trHeight w:val="315"/>
        </w:trPr>
        <w:tc>
          <w:tcPr>
            <w:tcW w:w="4298" w:type="dxa"/>
            <w:tcBorders>
              <w:top w:val="single" w:sz="8" w:space="0" w:color="DDDDDD"/>
              <w:left w:val="nil"/>
              <w:bottom w:val="nil"/>
              <w:right w:val="nil"/>
            </w:tcBorders>
            <w:shd w:val="clear" w:color="000000" w:fill="FFFFFF"/>
            <w:hideMark/>
          </w:tcPr>
          <w:p w14:paraId="592BADD2"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Close.L1</w:t>
            </w:r>
          </w:p>
        </w:tc>
        <w:tc>
          <w:tcPr>
            <w:tcW w:w="1081" w:type="dxa"/>
            <w:tcBorders>
              <w:top w:val="single" w:sz="8" w:space="0" w:color="DDDDDD"/>
              <w:left w:val="nil"/>
              <w:bottom w:val="nil"/>
              <w:right w:val="nil"/>
            </w:tcBorders>
            <w:shd w:val="clear" w:color="000000" w:fill="FFFFFF"/>
            <w:hideMark/>
          </w:tcPr>
          <w:p w14:paraId="7BB823DB"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-6.55E-06</w:t>
            </w:r>
          </w:p>
        </w:tc>
        <w:tc>
          <w:tcPr>
            <w:tcW w:w="1241" w:type="dxa"/>
            <w:tcBorders>
              <w:top w:val="single" w:sz="8" w:space="0" w:color="DDDDDD"/>
              <w:left w:val="nil"/>
              <w:bottom w:val="nil"/>
              <w:right w:val="nil"/>
            </w:tcBorders>
            <w:shd w:val="clear" w:color="000000" w:fill="FFFFFF"/>
            <w:hideMark/>
          </w:tcPr>
          <w:p w14:paraId="62448F34"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6.42E-06</w:t>
            </w:r>
          </w:p>
        </w:tc>
        <w:tc>
          <w:tcPr>
            <w:tcW w:w="920" w:type="dxa"/>
            <w:tcBorders>
              <w:top w:val="single" w:sz="8" w:space="0" w:color="DDDDDD"/>
              <w:left w:val="nil"/>
              <w:bottom w:val="nil"/>
              <w:right w:val="nil"/>
            </w:tcBorders>
            <w:shd w:val="clear" w:color="000000" w:fill="FFFFFF"/>
            <w:hideMark/>
          </w:tcPr>
          <w:p w14:paraId="7B36A776"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-1.02</w:t>
            </w:r>
          </w:p>
        </w:tc>
        <w:tc>
          <w:tcPr>
            <w:tcW w:w="580" w:type="dxa"/>
            <w:tcBorders>
              <w:top w:val="single" w:sz="8" w:space="0" w:color="DDDDDD"/>
              <w:left w:val="nil"/>
              <w:bottom w:val="nil"/>
              <w:right w:val="nil"/>
            </w:tcBorders>
            <w:shd w:val="clear" w:color="000000" w:fill="FFFFFF"/>
            <w:hideMark/>
          </w:tcPr>
          <w:p w14:paraId="7AC35772"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0.31</w:t>
            </w:r>
          </w:p>
        </w:tc>
        <w:tc>
          <w:tcPr>
            <w:tcW w:w="920" w:type="dxa"/>
            <w:tcBorders>
              <w:top w:val="single" w:sz="8" w:space="0" w:color="DDDDDD"/>
              <w:left w:val="nil"/>
              <w:bottom w:val="nil"/>
              <w:right w:val="nil"/>
            </w:tcBorders>
            <w:shd w:val="clear" w:color="000000" w:fill="FFFFFF"/>
            <w:hideMark/>
          </w:tcPr>
          <w:p w14:paraId="32FE9ABD"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-1.91E-05</w:t>
            </w:r>
          </w:p>
        </w:tc>
        <w:tc>
          <w:tcPr>
            <w:tcW w:w="920" w:type="dxa"/>
            <w:tcBorders>
              <w:top w:val="single" w:sz="8" w:space="0" w:color="DDDDDD"/>
              <w:left w:val="nil"/>
              <w:bottom w:val="nil"/>
              <w:right w:val="nil"/>
            </w:tcBorders>
            <w:shd w:val="clear" w:color="000000" w:fill="FFFFFF"/>
            <w:hideMark/>
          </w:tcPr>
          <w:p w14:paraId="6C8314E8"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6.05E-06</w:t>
            </w:r>
          </w:p>
        </w:tc>
      </w:tr>
      <w:tr w:rsidR="002A531C" w:rsidRPr="008E1CFE" w14:paraId="1F74593C" w14:textId="77777777" w:rsidTr="007B195C">
        <w:trPr>
          <w:trHeight w:val="315"/>
        </w:trPr>
        <w:tc>
          <w:tcPr>
            <w:tcW w:w="4298" w:type="dxa"/>
            <w:tcBorders>
              <w:top w:val="single" w:sz="8" w:space="0" w:color="DDDDDD"/>
              <w:left w:val="nil"/>
              <w:bottom w:val="nil"/>
              <w:right w:val="nil"/>
            </w:tcBorders>
            <w:shd w:val="clear" w:color="000000" w:fill="F5F5F5"/>
            <w:hideMark/>
          </w:tcPr>
          <w:p w14:paraId="74970D84"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Price Relative Volume.L0</w:t>
            </w:r>
          </w:p>
        </w:tc>
        <w:tc>
          <w:tcPr>
            <w:tcW w:w="1081" w:type="dxa"/>
            <w:tcBorders>
              <w:top w:val="single" w:sz="8" w:space="0" w:color="DDDDDD"/>
              <w:left w:val="nil"/>
              <w:bottom w:val="nil"/>
              <w:right w:val="nil"/>
            </w:tcBorders>
            <w:shd w:val="clear" w:color="000000" w:fill="F5F5F5"/>
            <w:hideMark/>
          </w:tcPr>
          <w:p w14:paraId="61EE79F6"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-6.66E-10</w:t>
            </w:r>
          </w:p>
        </w:tc>
        <w:tc>
          <w:tcPr>
            <w:tcW w:w="1241" w:type="dxa"/>
            <w:tcBorders>
              <w:top w:val="single" w:sz="8" w:space="0" w:color="DDDDDD"/>
              <w:left w:val="nil"/>
              <w:bottom w:val="nil"/>
              <w:right w:val="nil"/>
            </w:tcBorders>
            <w:shd w:val="clear" w:color="000000" w:fill="F5F5F5"/>
            <w:hideMark/>
          </w:tcPr>
          <w:p w14:paraId="14C9B9B2"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2.99E-09</w:t>
            </w:r>
          </w:p>
        </w:tc>
        <w:tc>
          <w:tcPr>
            <w:tcW w:w="920" w:type="dxa"/>
            <w:tcBorders>
              <w:top w:val="single" w:sz="8" w:space="0" w:color="DDDDDD"/>
              <w:left w:val="nil"/>
              <w:bottom w:val="nil"/>
              <w:right w:val="nil"/>
            </w:tcBorders>
            <w:shd w:val="clear" w:color="000000" w:fill="F5F5F5"/>
            <w:hideMark/>
          </w:tcPr>
          <w:p w14:paraId="19E5A7A6"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-0.223</w:t>
            </w:r>
          </w:p>
        </w:tc>
        <w:tc>
          <w:tcPr>
            <w:tcW w:w="580" w:type="dxa"/>
            <w:tcBorders>
              <w:top w:val="single" w:sz="8" w:space="0" w:color="DDDDDD"/>
              <w:left w:val="nil"/>
              <w:bottom w:val="nil"/>
              <w:right w:val="nil"/>
            </w:tcBorders>
            <w:shd w:val="clear" w:color="000000" w:fill="F5F5F5"/>
            <w:hideMark/>
          </w:tcPr>
          <w:p w14:paraId="1A5D57CF"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0.82</w:t>
            </w:r>
          </w:p>
        </w:tc>
        <w:tc>
          <w:tcPr>
            <w:tcW w:w="920" w:type="dxa"/>
            <w:tcBorders>
              <w:top w:val="single" w:sz="8" w:space="0" w:color="DDDDDD"/>
              <w:left w:val="nil"/>
              <w:bottom w:val="nil"/>
              <w:right w:val="nil"/>
            </w:tcBorders>
            <w:shd w:val="clear" w:color="000000" w:fill="F5F5F5"/>
            <w:hideMark/>
          </w:tcPr>
          <w:p w14:paraId="09FE6523"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-6.54E-09</w:t>
            </w:r>
          </w:p>
        </w:tc>
        <w:tc>
          <w:tcPr>
            <w:tcW w:w="920" w:type="dxa"/>
            <w:tcBorders>
              <w:top w:val="single" w:sz="8" w:space="0" w:color="DDDDDD"/>
              <w:left w:val="nil"/>
              <w:bottom w:val="nil"/>
              <w:right w:val="nil"/>
            </w:tcBorders>
            <w:shd w:val="clear" w:color="000000" w:fill="F5F5F5"/>
            <w:hideMark/>
          </w:tcPr>
          <w:p w14:paraId="7F7AA762"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5.20E-09</w:t>
            </w:r>
          </w:p>
        </w:tc>
      </w:tr>
      <w:tr w:rsidR="002A531C" w:rsidRPr="008E1CFE" w14:paraId="7CF43011" w14:textId="77777777" w:rsidTr="007B195C">
        <w:trPr>
          <w:trHeight w:val="315"/>
        </w:trPr>
        <w:tc>
          <w:tcPr>
            <w:tcW w:w="4298" w:type="dxa"/>
            <w:tcBorders>
              <w:top w:val="single" w:sz="8" w:space="0" w:color="DDDDDD"/>
              <w:left w:val="nil"/>
              <w:bottom w:val="nil"/>
              <w:right w:val="nil"/>
            </w:tcBorders>
            <w:shd w:val="clear" w:color="000000" w:fill="FFFFFF"/>
            <w:hideMark/>
          </w:tcPr>
          <w:p w14:paraId="4D90055F"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Price Relative Volume.L1</w:t>
            </w:r>
          </w:p>
        </w:tc>
        <w:tc>
          <w:tcPr>
            <w:tcW w:w="1081" w:type="dxa"/>
            <w:tcBorders>
              <w:top w:val="single" w:sz="8" w:space="0" w:color="DDDDDD"/>
              <w:left w:val="nil"/>
              <w:bottom w:val="nil"/>
              <w:right w:val="nil"/>
            </w:tcBorders>
            <w:shd w:val="clear" w:color="000000" w:fill="FFFFFF"/>
            <w:hideMark/>
          </w:tcPr>
          <w:p w14:paraId="292AFEA8"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1.72E-09</w:t>
            </w:r>
          </w:p>
        </w:tc>
        <w:tc>
          <w:tcPr>
            <w:tcW w:w="1241" w:type="dxa"/>
            <w:tcBorders>
              <w:top w:val="single" w:sz="8" w:space="0" w:color="DDDDDD"/>
              <w:left w:val="nil"/>
              <w:bottom w:val="nil"/>
              <w:right w:val="nil"/>
            </w:tcBorders>
            <w:shd w:val="clear" w:color="000000" w:fill="FFFFFF"/>
            <w:hideMark/>
          </w:tcPr>
          <w:p w14:paraId="71783125"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2.96E-09</w:t>
            </w:r>
          </w:p>
        </w:tc>
        <w:tc>
          <w:tcPr>
            <w:tcW w:w="920" w:type="dxa"/>
            <w:tcBorders>
              <w:top w:val="single" w:sz="8" w:space="0" w:color="DDDDDD"/>
              <w:left w:val="nil"/>
              <w:bottom w:val="nil"/>
              <w:right w:val="nil"/>
            </w:tcBorders>
            <w:shd w:val="clear" w:color="000000" w:fill="FFFFFF"/>
            <w:hideMark/>
          </w:tcPr>
          <w:p w14:paraId="2B024889"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0.579</w:t>
            </w:r>
          </w:p>
        </w:tc>
        <w:tc>
          <w:tcPr>
            <w:tcW w:w="580" w:type="dxa"/>
            <w:tcBorders>
              <w:top w:val="single" w:sz="8" w:space="0" w:color="DDDDDD"/>
              <w:left w:val="nil"/>
              <w:bottom w:val="nil"/>
              <w:right w:val="nil"/>
            </w:tcBorders>
            <w:shd w:val="clear" w:color="000000" w:fill="FFFFFF"/>
            <w:hideMark/>
          </w:tcPr>
          <w:p w14:paraId="11A57F6C"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0.56</w:t>
            </w:r>
          </w:p>
        </w:tc>
        <w:tc>
          <w:tcPr>
            <w:tcW w:w="920" w:type="dxa"/>
            <w:tcBorders>
              <w:top w:val="single" w:sz="8" w:space="0" w:color="DDDDDD"/>
              <w:left w:val="nil"/>
              <w:bottom w:val="nil"/>
              <w:right w:val="nil"/>
            </w:tcBorders>
            <w:shd w:val="clear" w:color="000000" w:fill="FFFFFF"/>
            <w:hideMark/>
          </w:tcPr>
          <w:p w14:paraId="151608EF"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-4.09E-09</w:t>
            </w:r>
          </w:p>
        </w:tc>
        <w:tc>
          <w:tcPr>
            <w:tcW w:w="920" w:type="dxa"/>
            <w:tcBorders>
              <w:top w:val="single" w:sz="8" w:space="0" w:color="DDDDDD"/>
              <w:left w:val="nil"/>
              <w:bottom w:val="nil"/>
              <w:right w:val="nil"/>
            </w:tcBorders>
            <w:shd w:val="clear" w:color="000000" w:fill="FFFFFF"/>
            <w:hideMark/>
          </w:tcPr>
          <w:p w14:paraId="0961833B"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7.52E-09</w:t>
            </w:r>
          </w:p>
        </w:tc>
      </w:tr>
      <w:tr w:rsidR="002A531C" w:rsidRPr="008E1CFE" w14:paraId="061DD21C" w14:textId="77777777" w:rsidTr="007B195C">
        <w:trPr>
          <w:trHeight w:val="315"/>
        </w:trPr>
        <w:tc>
          <w:tcPr>
            <w:tcW w:w="4298" w:type="dxa"/>
            <w:tcBorders>
              <w:top w:val="single" w:sz="8" w:space="0" w:color="DDDDDD"/>
              <w:left w:val="nil"/>
              <w:bottom w:val="nil"/>
              <w:right w:val="nil"/>
            </w:tcBorders>
            <w:shd w:val="clear" w:color="000000" w:fill="F5F5F5"/>
            <w:hideMark/>
          </w:tcPr>
          <w:p w14:paraId="3EE500E0"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Log(Price Relative Volume).L0</w:t>
            </w:r>
          </w:p>
        </w:tc>
        <w:tc>
          <w:tcPr>
            <w:tcW w:w="1081" w:type="dxa"/>
            <w:tcBorders>
              <w:top w:val="single" w:sz="8" w:space="0" w:color="DDDDDD"/>
              <w:left w:val="nil"/>
              <w:bottom w:val="nil"/>
              <w:right w:val="nil"/>
            </w:tcBorders>
            <w:shd w:val="clear" w:color="000000" w:fill="F5F5F5"/>
            <w:hideMark/>
          </w:tcPr>
          <w:p w14:paraId="725F5F39" w14:textId="77777777" w:rsidR="002A531C" w:rsidRPr="008E1CFE" w:rsidRDefault="002A531C" w:rsidP="007B195C">
            <w:pPr>
              <w:tabs>
                <w:tab w:val="right" w:pos="1051"/>
              </w:tabs>
              <w:spacing w:after="0" w:line="240" w:lineRule="auto"/>
              <w:rPr>
                <w:rFonts w:ascii="Times New Roman" w:eastAsia="Times New Roman" w:hAnsi="Times New Roman" w:cs="Times New Roman"/>
                <w:color w:val="000000"/>
                <w:sz w:val="18"/>
                <w:szCs w:val="18"/>
                <w:lang w:eastAsia="en-SG"/>
              </w:rPr>
            </w:pPr>
            <w:r w:rsidRPr="00A56A86">
              <w:rPr>
                <w:rFonts w:ascii="Times New Roman" w:eastAsia="Times New Roman" w:hAnsi="Times New Roman" w:cs="Times New Roman"/>
                <w:color w:val="000000"/>
                <w:sz w:val="18"/>
                <w:szCs w:val="18"/>
                <w:lang w:eastAsia="en-SG"/>
              </w:rPr>
              <w:tab/>
            </w:r>
            <w:r w:rsidRPr="008E1CFE">
              <w:rPr>
                <w:rFonts w:ascii="Times New Roman" w:eastAsia="Times New Roman" w:hAnsi="Times New Roman" w:cs="Times New Roman"/>
                <w:color w:val="000000"/>
                <w:sz w:val="18"/>
                <w:szCs w:val="18"/>
                <w:lang w:eastAsia="en-SG"/>
              </w:rPr>
              <w:t>0.0023</w:t>
            </w:r>
          </w:p>
        </w:tc>
        <w:tc>
          <w:tcPr>
            <w:tcW w:w="1241" w:type="dxa"/>
            <w:tcBorders>
              <w:top w:val="single" w:sz="8" w:space="0" w:color="DDDDDD"/>
              <w:left w:val="nil"/>
              <w:bottom w:val="nil"/>
              <w:right w:val="nil"/>
            </w:tcBorders>
            <w:shd w:val="clear" w:color="000000" w:fill="F5F5F5"/>
            <w:hideMark/>
          </w:tcPr>
          <w:p w14:paraId="4FD50358"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0.004</w:t>
            </w:r>
          </w:p>
        </w:tc>
        <w:tc>
          <w:tcPr>
            <w:tcW w:w="920" w:type="dxa"/>
            <w:tcBorders>
              <w:top w:val="single" w:sz="8" w:space="0" w:color="DDDDDD"/>
              <w:left w:val="nil"/>
              <w:bottom w:val="nil"/>
              <w:right w:val="nil"/>
            </w:tcBorders>
            <w:shd w:val="clear" w:color="000000" w:fill="F5F5F5"/>
            <w:hideMark/>
          </w:tcPr>
          <w:p w14:paraId="39EE27B4"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0.635</w:t>
            </w:r>
          </w:p>
        </w:tc>
        <w:tc>
          <w:tcPr>
            <w:tcW w:w="580" w:type="dxa"/>
            <w:tcBorders>
              <w:top w:val="single" w:sz="8" w:space="0" w:color="DDDDDD"/>
              <w:left w:val="nil"/>
              <w:bottom w:val="nil"/>
              <w:right w:val="nil"/>
            </w:tcBorders>
            <w:shd w:val="clear" w:color="000000" w:fill="F5F5F5"/>
            <w:hideMark/>
          </w:tcPr>
          <w:p w14:paraId="0075EAFA"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0.53</w:t>
            </w:r>
          </w:p>
        </w:tc>
        <w:tc>
          <w:tcPr>
            <w:tcW w:w="920" w:type="dxa"/>
            <w:tcBorders>
              <w:top w:val="single" w:sz="8" w:space="0" w:color="DDDDDD"/>
              <w:left w:val="nil"/>
              <w:bottom w:val="nil"/>
              <w:right w:val="nil"/>
            </w:tcBorders>
            <w:shd w:val="clear" w:color="000000" w:fill="F5F5F5"/>
            <w:hideMark/>
          </w:tcPr>
          <w:p w14:paraId="46C43058"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-0.005</w:t>
            </w:r>
          </w:p>
        </w:tc>
        <w:tc>
          <w:tcPr>
            <w:tcW w:w="920" w:type="dxa"/>
            <w:tcBorders>
              <w:top w:val="single" w:sz="8" w:space="0" w:color="DDDDDD"/>
              <w:left w:val="nil"/>
              <w:bottom w:val="nil"/>
              <w:right w:val="nil"/>
            </w:tcBorders>
            <w:shd w:val="clear" w:color="000000" w:fill="F5F5F5"/>
            <w:hideMark/>
          </w:tcPr>
          <w:p w14:paraId="6F7F6A4C"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0.009</w:t>
            </w:r>
          </w:p>
        </w:tc>
      </w:tr>
      <w:tr w:rsidR="002A531C" w:rsidRPr="008E1CFE" w14:paraId="15408EC8" w14:textId="77777777" w:rsidTr="007B195C">
        <w:trPr>
          <w:trHeight w:val="315"/>
        </w:trPr>
        <w:tc>
          <w:tcPr>
            <w:tcW w:w="4298" w:type="dxa"/>
            <w:tcBorders>
              <w:top w:val="single" w:sz="8" w:space="0" w:color="DDDDDD"/>
              <w:left w:val="nil"/>
              <w:bottom w:val="nil"/>
              <w:right w:val="nil"/>
            </w:tcBorders>
            <w:shd w:val="clear" w:color="000000" w:fill="FFFFFF"/>
            <w:hideMark/>
          </w:tcPr>
          <w:p w14:paraId="4112303F"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Log(Price Relative Volume).L1</w:t>
            </w:r>
          </w:p>
        </w:tc>
        <w:tc>
          <w:tcPr>
            <w:tcW w:w="1081" w:type="dxa"/>
            <w:tcBorders>
              <w:top w:val="single" w:sz="8" w:space="0" w:color="DDDDDD"/>
              <w:left w:val="nil"/>
              <w:bottom w:val="nil"/>
              <w:right w:val="nil"/>
            </w:tcBorders>
            <w:shd w:val="clear" w:color="000000" w:fill="FFFFFF"/>
            <w:hideMark/>
          </w:tcPr>
          <w:p w14:paraId="71D1C3F0"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-0.0035</w:t>
            </w:r>
          </w:p>
        </w:tc>
        <w:tc>
          <w:tcPr>
            <w:tcW w:w="1241" w:type="dxa"/>
            <w:tcBorders>
              <w:top w:val="single" w:sz="8" w:space="0" w:color="DDDDDD"/>
              <w:left w:val="nil"/>
              <w:bottom w:val="nil"/>
              <w:right w:val="nil"/>
            </w:tcBorders>
            <w:shd w:val="clear" w:color="000000" w:fill="FFFFFF"/>
            <w:hideMark/>
          </w:tcPr>
          <w:p w14:paraId="1756D356"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0.004</w:t>
            </w:r>
          </w:p>
        </w:tc>
        <w:tc>
          <w:tcPr>
            <w:tcW w:w="920" w:type="dxa"/>
            <w:tcBorders>
              <w:top w:val="single" w:sz="8" w:space="0" w:color="DDDDDD"/>
              <w:left w:val="nil"/>
              <w:bottom w:val="nil"/>
              <w:right w:val="nil"/>
            </w:tcBorders>
            <w:shd w:val="clear" w:color="000000" w:fill="FFFFFF"/>
            <w:hideMark/>
          </w:tcPr>
          <w:p w14:paraId="78F65B89"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-0.97</w:t>
            </w:r>
          </w:p>
        </w:tc>
        <w:tc>
          <w:tcPr>
            <w:tcW w:w="580" w:type="dxa"/>
            <w:tcBorders>
              <w:top w:val="single" w:sz="8" w:space="0" w:color="DDDDDD"/>
              <w:left w:val="nil"/>
              <w:bottom w:val="nil"/>
              <w:right w:val="nil"/>
            </w:tcBorders>
            <w:shd w:val="clear" w:color="000000" w:fill="FFFFFF"/>
            <w:hideMark/>
          </w:tcPr>
          <w:p w14:paraId="1E229A0C"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0.33</w:t>
            </w:r>
          </w:p>
        </w:tc>
        <w:tc>
          <w:tcPr>
            <w:tcW w:w="920" w:type="dxa"/>
            <w:tcBorders>
              <w:top w:val="single" w:sz="8" w:space="0" w:color="DDDDDD"/>
              <w:left w:val="nil"/>
              <w:bottom w:val="nil"/>
              <w:right w:val="nil"/>
            </w:tcBorders>
            <w:shd w:val="clear" w:color="000000" w:fill="FFFFFF"/>
            <w:hideMark/>
          </w:tcPr>
          <w:p w14:paraId="307C7AD4"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-0.011</w:t>
            </w:r>
          </w:p>
        </w:tc>
        <w:tc>
          <w:tcPr>
            <w:tcW w:w="920" w:type="dxa"/>
            <w:tcBorders>
              <w:top w:val="single" w:sz="8" w:space="0" w:color="DDDDDD"/>
              <w:left w:val="nil"/>
              <w:bottom w:val="nil"/>
              <w:right w:val="nil"/>
            </w:tcBorders>
            <w:shd w:val="clear" w:color="000000" w:fill="FFFFFF"/>
            <w:hideMark/>
          </w:tcPr>
          <w:p w14:paraId="3280E0E5"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0.004</w:t>
            </w:r>
          </w:p>
        </w:tc>
      </w:tr>
      <w:tr w:rsidR="002A531C" w:rsidRPr="008E1CFE" w14:paraId="50DDD659" w14:textId="77777777" w:rsidTr="007B195C">
        <w:trPr>
          <w:trHeight w:val="315"/>
        </w:trPr>
        <w:tc>
          <w:tcPr>
            <w:tcW w:w="4298" w:type="dxa"/>
            <w:tcBorders>
              <w:top w:val="single" w:sz="8" w:space="0" w:color="DDDDDD"/>
              <w:left w:val="nil"/>
              <w:bottom w:val="nil"/>
              <w:right w:val="nil"/>
            </w:tcBorders>
            <w:shd w:val="clear" w:color="000000" w:fill="F5F5F5"/>
            <w:hideMark/>
          </w:tcPr>
          <w:p w14:paraId="68B23D1C"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RSI.L0</w:t>
            </w:r>
          </w:p>
        </w:tc>
        <w:tc>
          <w:tcPr>
            <w:tcW w:w="1081" w:type="dxa"/>
            <w:tcBorders>
              <w:top w:val="single" w:sz="8" w:space="0" w:color="DDDDDD"/>
              <w:left w:val="nil"/>
              <w:bottom w:val="nil"/>
              <w:right w:val="nil"/>
            </w:tcBorders>
            <w:shd w:val="clear" w:color="000000" w:fill="F5F5F5"/>
            <w:hideMark/>
          </w:tcPr>
          <w:p w14:paraId="18DF4CB1"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0.0012</w:t>
            </w:r>
          </w:p>
        </w:tc>
        <w:tc>
          <w:tcPr>
            <w:tcW w:w="1241" w:type="dxa"/>
            <w:tcBorders>
              <w:top w:val="single" w:sz="8" w:space="0" w:color="DDDDDD"/>
              <w:left w:val="nil"/>
              <w:bottom w:val="nil"/>
              <w:right w:val="nil"/>
            </w:tcBorders>
            <w:shd w:val="clear" w:color="000000" w:fill="F5F5F5"/>
            <w:hideMark/>
          </w:tcPr>
          <w:p w14:paraId="498DDCE5"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0.001</w:t>
            </w:r>
          </w:p>
        </w:tc>
        <w:tc>
          <w:tcPr>
            <w:tcW w:w="920" w:type="dxa"/>
            <w:tcBorders>
              <w:top w:val="single" w:sz="8" w:space="0" w:color="DDDDDD"/>
              <w:left w:val="nil"/>
              <w:bottom w:val="nil"/>
              <w:right w:val="nil"/>
            </w:tcBorders>
            <w:shd w:val="clear" w:color="000000" w:fill="F5F5F5"/>
            <w:hideMark/>
          </w:tcPr>
          <w:p w14:paraId="626018AD"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2.434</w:t>
            </w:r>
          </w:p>
        </w:tc>
        <w:tc>
          <w:tcPr>
            <w:tcW w:w="580" w:type="dxa"/>
            <w:tcBorders>
              <w:top w:val="single" w:sz="8" w:space="0" w:color="DDDDDD"/>
              <w:left w:val="nil"/>
              <w:bottom w:val="nil"/>
              <w:right w:val="nil"/>
            </w:tcBorders>
            <w:shd w:val="clear" w:color="000000" w:fill="F5F5F5"/>
            <w:hideMark/>
          </w:tcPr>
          <w:p w14:paraId="1B9F9CBC"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0.02</w:t>
            </w:r>
          </w:p>
        </w:tc>
        <w:tc>
          <w:tcPr>
            <w:tcW w:w="920" w:type="dxa"/>
            <w:tcBorders>
              <w:top w:val="single" w:sz="8" w:space="0" w:color="DDDDDD"/>
              <w:left w:val="nil"/>
              <w:bottom w:val="nil"/>
              <w:right w:val="nil"/>
            </w:tcBorders>
            <w:shd w:val="clear" w:color="000000" w:fill="F5F5F5"/>
            <w:hideMark/>
          </w:tcPr>
          <w:p w14:paraId="554CA3C0"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w:t>
            </w:r>
          </w:p>
        </w:tc>
        <w:tc>
          <w:tcPr>
            <w:tcW w:w="920" w:type="dxa"/>
            <w:tcBorders>
              <w:top w:val="single" w:sz="8" w:space="0" w:color="DDDDDD"/>
              <w:left w:val="nil"/>
              <w:bottom w:val="nil"/>
              <w:right w:val="nil"/>
            </w:tcBorders>
            <w:shd w:val="clear" w:color="000000" w:fill="F5F5F5"/>
            <w:hideMark/>
          </w:tcPr>
          <w:p w14:paraId="7832D337"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0.002</w:t>
            </w:r>
          </w:p>
        </w:tc>
      </w:tr>
      <w:tr w:rsidR="002A531C" w:rsidRPr="008E1CFE" w14:paraId="42CDC9C6" w14:textId="77777777" w:rsidTr="007B195C">
        <w:trPr>
          <w:trHeight w:val="315"/>
        </w:trPr>
        <w:tc>
          <w:tcPr>
            <w:tcW w:w="4298" w:type="dxa"/>
            <w:tcBorders>
              <w:top w:val="single" w:sz="8" w:space="0" w:color="DDDDDD"/>
              <w:left w:val="nil"/>
              <w:bottom w:val="nil"/>
              <w:right w:val="nil"/>
            </w:tcBorders>
            <w:shd w:val="clear" w:color="000000" w:fill="FFFFFF"/>
            <w:hideMark/>
          </w:tcPr>
          <w:p w14:paraId="6974E76D"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RSI.L1</w:t>
            </w:r>
          </w:p>
        </w:tc>
        <w:tc>
          <w:tcPr>
            <w:tcW w:w="1081" w:type="dxa"/>
            <w:tcBorders>
              <w:top w:val="single" w:sz="8" w:space="0" w:color="DDDDDD"/>
              <w:left w:val="nil"/>
              <w:bottom w:val="nil"/>
              <w:right w:val="nil"/>
            </w:tcBorders>
            <w:shd w:val="clear" w:color="000000" w:fill="FFFFFF"/>
            <w:hideMark/>
          </w:tcPr>
          <w:p w14:paraId="44DF2B4C"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-0.0009</w:t>
            </w:r>
          </w:p>
        </w:tc>
        <w:tc>
          <w:tcPr>
            <w:tcW w:w="1241" w:type="dxa"/>
            <w:tcBorders>
              <w:top w:val="single" w:sz="8" w:space="0" w:color="DDDDDD"/>
              <w:left w:val="nil"/>
              <w:bottom w:val="nil"/>
              <w:right w:val="nil"/>
            </w:tcBorders>
            <w:shd w:val="clear" w:color="000000" w:fill="FFFFFF"/>
            <w:hideMark/>
          </w:tcPr>
          <w:p w14:paraId="408CCF43"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w:t>
            </w:r>
          </w:p>
        </w:tc>
        <w:tc>
          <w:tcPr>
            <w:tcW w:w="920" w:type="dxa"/>
            <w:tcBorders>
              <w:top w:val="single" w:sz="8" w:space="0" w:color="DDDDDD"/>
              <w:left w:val="nil"/>
              <w:bottom w:val="nil"/>
              <w:right w:val="nil"/>
            </w:tcBorders>
            <w:shd w:val="clear" w:color="000000" w:fill="FFFFFF"/>
            <w:hideMark/>
          </w:tcPr>
          <w:p w14:paraId="74F81035"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-1.961</w:t>
            </w:r>
          </w:p>
        </w:tc>
        <w:tc>
          <w:tcPr>
            <w:tcW w:w="580" w:type="dxa"/>
            <w:tcBorders>
              <w:top w:val="single" w:sz="8" w:space="0" w:color="DDDDDD"/>
              <w:left w:val="nil"/>
              <w:bottom w:val="nil"/>
              <w:right w:val="nil"/>
            </w:tcBorders>
            <w:shd w:val="clear" w:color="000000" w:fill="FFFFFF"/>
            <w:hideMark/>
          </w:tcPr>
          <w:p w14:paraId="6B92BD68"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0.05</w:t>
            </w:r>
          </w:p>
        </w:tc>
        <w:tc>
          <w:tcPr>
            <w:tcW w:w="920" w:type="dxa"/>
            <w:tcBorders>
              <w:top w:val="single" w:sz="8" w:space="0" w:color="DDDDDD"/>
              <w:left w:val="nil"/>
              <w:bottom w:val="nil"/>
              <w:right w:val="nil"/>
            </w:tcBorders>
            <w:shd w:val="clear" w:color="000000" w:fill="FFFFFF"/>
            <w:hideMark/>
          </w:tcPr>
          <w:p w14:paraId="77793E3B"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-0.002</w:t>
            </w:r>
          </w:p>
        </w:tc>
        <w:tc>
          <w:tcPr>
            <w:tcW w:w="920" w:type="dxa"/>
            <w:tcBorders>
              <w:top w:val="single" w:sz="8" w:space="0" w:color="DDDDDD"/>
              <w:left w:val="nil"/>
              <w:bottom w:val="nil"/>
              <w:right w:val="nil"/>
            </w:tcBorders>
            <w:shd w:val="clear" w:color="000000" w:fill="FFFFFF"/>
            <w:hideMark/>
          </w:tcPr>
          <w:p w14:paraId="01555C97"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-3.84E-09</w:t>
            </w:r>
          </w:p>
        </w:tc>
      </w:tr>
      <w:tr w:rsidR="002A531C" w:rsidRPr="008E1CFE" w14:paraId="4165640A" w14:textId="77777777" w:rsidTr="007B195C">
        <w:trPr>
          <w:trHeight w:val="315"/>
        </w:trPr>
        <w:tc>
          <w:tcPr>
            <w:tcW w:w="4298" w:type="dxa"/>
            <w:tcBorders>
              <w:top w:val="single" w:sz="8" w:space="0" w:color="DDDDDD"/>
              <w:left w:val="nil"/>
              <w:bottom w:val="nil"/>
              <w:right w:val="nil"/>
            </w:tcBorders>
            <w:shd w:val="clear" w:color="000000" w:fill="F5F5F5"/>
            <w:hideMark/>
          </w:tcPr>
          <w:p w14:paraId="6BC27E41"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RSI Condition.L0</w:t>
            </w:r>
          </w:p>
        </w:tc>
        <w:tc>
          <w:tcPr>
            <w:tcW w:w="1081" w:type="dxa"/>
            <w:tcBorders>
              <w:top w:val="single" w:sz="8" w:space="0" w:color="DDDDDD"/>
              <w:left w:val="nil"/>
              <w:bottom w:val="nil"/>
              <w:right w:val="nil"/>
            </w:tcBorders>
            <w:shd w:val="clear" w:color="000000" w:fill="F5F5F5"/>
            <w:hideMark/>
          </w:tcPr>
          <w:p w14:paraId="1F727A4D"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0.0024</w:t>
            </w:r>
          </w:p>
        </w:tc>
        <w:tc>
          <w:tcPr>
            <w:tcW w:w="1241" w:type="dxa"/>
            <w:tcBorders>
              <w:top w:val="single" w:sz="8" w:space="0" w:color="DDDDDD"/>
              <w:left w:val="nil"/>
              <w:bottom w:val="nil"/>
              <w:right w:val="nil"/>
            </w:tcBorders>
            <w:shd w:val="clear" w:color="000000" w:fill="F5F5F5"/>
            <w:hideMark/>
          </w:tcPr>
          <w:p w14:paraId="05CAAB07"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0.004</w:t>
            </w:r>
          </w:p>
        </w:tc>
        <w:tc>
          <w:tcPr>
            <w:tcW w:w="920" w:type="dxa"/>
            <w:tcBorders>
              <w:top w:val="single" w:sz="8" w:space="0" w:color="DDDDDD"/>
              <w:left w:val="nil"/>
              <w:bottom w:val="nil"/>
              <w:right w:val="nil"/>
            </w:tcBorders>
            <w:shd w:val="clear" w:color="000000" w:fill="F5F5F5"/>
            <w:hideMark/>
          </w:tcPr>
          <w:p w14:paraId="4B0FD0DB"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0.543</w:t>
            </w:r>
          </w:p>
        </w:tc>
        <w:tc>
          <w:tcPr>
            <w:tcW w:w="580" w:type="dxa"/>
            <w:tcBorders>
              <w:top w:val="single" w:sz="8" w:space="0" w:color="DDDDDD"/>
              <w:left w:val="nil"/>
              <w:bottom w:val="nil"/>
              <w:right w:val="nil"/>
            </w:tcBorders>
            <w:shd w:val="clear" w:color="000000" w:fill="F5F5F5"/>
            <w:hideMark/>
          </w:tcPr>
          <w:p w14:paraId="38CC4CEE"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0.59</w:t>
            </w:r>
          </w:p>
        </w:tc>
        <w:tc>
          <w:tcPr>
            <w:tcW w:w="920" w:type="dxa"/>
            <w:tcBorders>
              <w:top w:val="single" w:sz="8" w:space="0" w:color="DDDDDD"/>
              <w:left w:val="nil"/>
              <w:bottom w:val="nil"/>
              <w:right w:val="nil"/>
            </w:tcBorders>
            <w:shd w:val="clear" w:color="000000" w:fill="F5F5F5"/>
            <w:hideMark/>
          </w:tcPr>
          <w:p w14:paraId="10B02B78"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-0.006</w:t>
            </w:r>
          </w:p>
        </w:tc>
        <w:tc>
          <w:tcPr>
            <w:tcW w:w="920" w:type="dxa"/>
            <w:tcBorders>
              <w:top w:val="single" w:sz="8" w:space="0" w:color="DDDDDD"/>
              <w:left w:val="nil"/>
              <w:bottom w:val="nil"/>
              <w:right w:val="nil"/>
            </w:tcBorders>
            <w:shd w:val="clear" w:color="000000" w:fill="F5F5F5"/>
            <w:hideMark/>
          </w:tcPr>
          <w:p w14:paraId="51804860"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0.011</w:t>
            </w:r>
          </w:p>
        </w:tc>
      </w:tr>
      <w:tr w:rsidR="002A531C" w:rsidRPr="008E1CFE" w14:paraId="6D246F55" w14:textId="77777777" w:rsidTr="007B195C">
        <w:trPr>
          <w:trHeight w:val="315"/>
        </w:trPr>
        <w:tc>
          <w:tcPr>
            <w:tcW w:w="4298" w:type="dxa"/>
            <w:tcBorders>
              <w:top w:val="single" w:sz="8" w:space="0" w:color="DDDDDD"/>
              <w:left w:val="nil"/>
              <w:bottom w:val="nil"/>
              <w:right w:val="nil"/>
            </w:tcBorders>
            <w:shd w:val="clear" w:color="000000" w:fill="FFFFFF"/>
            <w:hideMark/>
          </w:tcPr>
          <w:p w14:paraId="69BBB350"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RSI Condition.L1</w:t>
            </w:r>
          </w:p>
        </w:tc>
        <w:tc>
          <w:tcPr>
            <w:tcW w:w="1081" w:type="dxa"/>
            <w:tcBorders>
              <w:top w:val="single" w:sz="8" w:space="0" w:color="DDDDDD"/>
              <w:left w:val="nil"/>
              <w:bottom w:val="nil"/>
              <w:right w:val="nil"/>
            </w:tcBorders>
            <w:shd w:val="clear" w:color="000000" w:fill="FFFFFF"/>
            <w:hideMark/>
          </w:tcPr>
          <w:p w14:paraId="60DB028A"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-0.0004</w:t>
            </w:r>
          </w:p>
        </w:tc>
        <w:tc>
          <w:tcPr>
            <w:tcW w:w="1241" w:type="dxa"/>
            <w:tcBorders>
              <w:top w:val="single" w:sz="8" w:space="0" w:color="DDDDDD"/>
              <w:left w:val="nil"/>
              <w:bottom w:val="nil"/>
              <w:right w:val="nil"/>
            </w:tcBorders>
            <w:shd w:val="clear" w:color="000000" w:fill="FFFFFF"/>
            <w:hideMark/>
          </w:tcPr>
          <w:p w14:paraId="4CFD5959"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0.004</w:t>
            </w:r>
          </w:p>
        </w:tc>
        <w:tc>
          <w:tcPr>
            <w:tcW w:w="920" w:type="dxa"/>
            <w:tcBorders>
              <w:top w:val="single" w:sz="8" w:space="0" w:color="DDDDDD"/>
              <w:left w:val="nil"/>
              <w:bottom w:val="nil"/>
              <w:right w:val="nil"/>
            </w:tcBorders>
            <w:shd w:val="clear" w:color="000000" w:fill="FFFFFF"/>
            <w:hideMark/>
          </w:tcPr>
          <w:p w14:paraId="2E5996C8"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-0.102</w:t>
            </w:r>
          </w:p>
        </w:tc>
        <w:tc>
          <w:tcPr>
            <w:tcW w:w="580" w:type="dxa"/>
            <w:tcBorders>
              <w:top w:val="single" w:sz="8" w:space="0" w:color="DDDDDD"/>
              <w:left w:val="nil"/>
              <w:bottom w:val="nil"/>
              <w:right w:val="nil"/>
            </w:tcBorders>
            <w:shd w:val="clear" w:color="000000" w:fill="FFFFFF"/>
            <w:hideMark/>
          </w:tcPr>
          <w:p w14:paraId="3DFA3C44"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0.92</w:t>
            </w:r>
          </w:p>
        </w:tc>
        <w:tc>
          <w:tcPr>
            <w:tcW w:w="920" w:type="dxa"/>
            <w:tcBorders>
              <w:top w:val="single" w:sz="8" w:space="0" w:color="DDDDDD"/>
              <w:left w:val="nil"/>
              <w:bottom w:val="nil"/>
              <w:right w:val="nil"/>
            </w:tcBorders>
            <w:shd w:val="clear" w:color="000000" w:fill="FFFFFF"/>
            <w:hideMark/>
          </w:tcPr>
          <w:p w14:paraId="43E6CCBA"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-0.009</w:t>
            </w:r>
          </w:p>
        </w:tc>
        <w:tc>
          <w:tcPr>
            <w:tcW w:w="920" w:type="dxa"/>
            <w:tcBorders>
              <w:top w:val="single" w:sz="8" w:space="0" w:color="DDDDDD"/>
              <w:left w:val="nil"/>
              <w:bottom w:val="nil"/>
              <w:right w:val="nil"/>
            </w:tcBorders>
            <w:shd w:val="clear" w:color="000000" w:fill="FFFFFF"/>
            <w:hideMark/>
          </w:tcPr>
          <w:p w14:paraId="0848D51D"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0.008</w:t>
            </w:r>
          </w:p>
        </w:tc>
      </w:tr>
      <w:tr w:rsidR="002A531C" w:rsidRPr="008E1CFE" w14:paraId="7F4D6F32" w14:textId="77777777" w:rsidTr="007B195C">
        <w:trPr>
          <w:trHeight w:val="315"/>
        </w:trPr>
        <w:tc>
          <w:tcPr>
            <w:tcW w:w="4298" w:type="dxa"/>
            <w:tcBorders>
              <w:top w:val="single" w:sz="8" w:space="0" w:color="DDDDDD"/>
              <w:left w:val="nil"/>
              <w:bottom w:val="nil"/>
              <w:right w:val="nil"/>
            </w:tcBorders>
            <w:shd w:val="clear" w:color="000000" w:fill="F5F5F5"/>
            <w:hideMark/>
          </w:tcPr>
          <w:p w14:paraId="29CFF9C1"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MACD Condition.L0</w:t>
            </w:r>
          </w:p>
        </w:tc>
        <w:tc>
          <w:tcPr>
            <w:tcW w:w="1081" w:type="dxa"/>
            <w:tcBorders>
              <w:top w:val="single" w:sz="8" w:space="0" w:color="DDDDDD"/>
              <w:left w:val="nil"/>
              <w:bottom w:val="nil"/>
              <w:right w:val="nil"/>
            </w:tcBorders>
            <w:shd w:val="clear" w:color="000000" w:fill="F5F5F5"/>
            <w:hideMark/>
          </w:tcPr>
          <w:p w14:paraId="2AAD2DEB"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0.0254</w:t>
            </w:r>
          </w:p>
        </w:tc>
        <w:tc>
          <w:tcPr>
            <w:tcW w:w="1241" w:type="dxa"/>
            <w:tcBorders>
              <w:top w:val="single" w:sz="8" w:space="0" w:color="DDDDDD"/>
              <w:left w:val="nil"/>
              <w:bottom w:val="nil"/>
              <w:right w:val="nil"/>
            </w:tcBorders>
            <w:shd w:val="clear" w:color="000000" w:fill="F5F5F5"/>
            <w:hideMark/>
          </w:tcPr>
          <w:p w14:paraId="50C74AD1"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0.004</w:t>
            </w:r>
          </w:p>
        </w:tc>
        <w:tc>
          <w:tcPr>
            <w:tcW w:w="920" w:type="dxa"/>
            <w:tcBorders>
              <w:top w:val="single" w:sz="8" w:space="0" w:color="DDDDDD"/>
              <w:left w:val="nil"/>
              <w:bottom w:val="nil"/>
              <w:right w:val="nil"/>
            </w:tcBorders>
            <w:shd w:val="clear" w:color="000000" w:fill="F5F5F5"/>
            <w:hideMark/>
          </w:tcPr>
          <w:p w14:paraId="088E017B"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6.548</w:t>
            </w:r>
          </w:p>
        </w:tc>
        <w:tc>
          <w:tcPr>
            <w:tcW w:w="580" w:type="dxa"/>
            <w:tcBorders>
              <w:top w:val="single" w:sz="8" w:space="0" w:color="DDDDDD"/>
              <w:left w:val="nil"/>
              <w:bottom w:val="nil"/>
              <w:right w:val="nil"/>
            </w:tcBorders>
            <w:shd w:val="clear" w:color="000000" w:fill="F5F5F5"/>
            <w:hideMark/>
          </w:tcPr>
          <w:p w14:paraId="4ADB7F16" w14:textId="77777777" w:rsidR="002A531C" w:rsidRPr="008E1CFE" w:rsidRDefault="002A531C" w:rsidP="007B195C">
            <w:pPr>
              <w:tabs>
                <w:tab w:val="left" w:pos="286"/>
                <w:tab w:val="right" w:pos="416"/>
              </w:tabs>
              <w:spacing w:after="0" w:line="240" w:lineRule="auto"/>
              <w:rPr>
                <w:rFonts w:ascii="Times New Roman" w:eastAsia="Times New Roman" w:hAnsi="Times New Roman" w:cs="Times New Roman"/>
                <w:color w:val="000000"/>
                <w:sz w:val="18"/>
                <w:szCs w:val="18"/>
                <w:lang w:eastAsia="en-SG"/>
              </w:rPr>
            </w:pPr>
            <w:r w:rsidRPr="00A56A86">
              <w:rPr>
                <w:rFonts w:ascii="Times New Roman" w:eastAsia="Times New Roman" w:hAnsi="Times New Roman" w:cs="Times New Roman"/>
                <w:color w:val="000000"/>
                <w:sz w:val="18"/>
                <w:szCs w:val="18"/>
                <w:lang w:eastAsia="en-SG"/>
              </w:rPr>
              <w:tab/>
            </w:r>
            <w:r w:rsidRPr="00A56A86">
              <w:rPr>
                <w:rFonts w:ascii="Times New Roman" w:eastAsia="Times New Roman" w:hAnsi="Times New Roman" w:cs="Times New Roman"/>
                <w:color w:val="000000"/>
                <w:sz w:val="18"/>
                <w:szCs w:val="18"/>
                <w:lang w:eastAsia="en-SG"/>
              </w:rPr>
              <w:tab/>
            </w:r>
            <w:r w:rsidRPr="008E1CFE">
              <w:rPr>
                <w:rFonts w:ascii="Times New Roman" w:eastAsia="Times New Roman" w:hAnsi="Times New Roman" w:cs="Times New Roman"/>
                <w:color w:val="000000"/>
                <w:sz w:val="18"/>
                <w:szCs w:val="18"/>
                <w:lang w:eastAsia="en-SG"/>
              </w:rPr>
              <w:t>0</w:t>
            </w:r>
          </w:p>
        </w:tc>
        <w:tc>
          <w:tcPr>
            <w:tcW w:w="920" w:type="dxa"/>
            <w:tcBorders>
              <w:top w:val="single" w:sz="8" w:space="0" w:color="DDDDDD"/>
              <w:left w:val="nil"/>
              <w:bottom w:val="nil"/>
              <w:right w:val="nil"/>
            </w:tcBorders>
            <w:shd w:val="clear" w:color="000000" w:fill="F5F5F5"/>
            <w:hideMark/>
          </w:tcPr>
          <w:p w14:paraId="61A739B2"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0.018</w:t>
            </w:r>
          </w:p>
        </w:tc>
        <w:tc>
          <w:tcPr>
            <w:tcW w:w="920" w:type="dxa"/>
            <w:tcBorders>
              <w:top w:val="single" w:sz="8" w:space="0" w:color="DDDDDD"/>
              <w:left w:val="nil"/>
              <w:bottom w:val="nil"/>
              <w:right w:val="nil"/>
            </w:tcBorders>
            <w:shd w:val="clear" w:color="000000" w:fill="F5F5F5"/>
            <w:hideMark/>
          </w:tcPr>
          <w:p w14:paraId="675D3F2C"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0.033</w:t>
            </w:r>
          </w:p>
        </w:tc>
      </w:tr>
      <w:tr w:rsidR="002A531C" w:rsidRPr="008E1CFE" w14:paraId="3D7F9E6B" w14:textId="77777777" w:rsidTr="007B195C">
        <w:trPr>
          <w:trHeight w:val="315"/>
        </w:trPr>
        <w:tc>
          <w:tcPr>
            <w:tcW w:w="4298" w:type="dxa"/>
            <w:tcBorders>
              <w:top w:val="single" w:sz="8" w:space="0" w:color="DDDDDD"/>
              <w:left w:val="nil"/>
              <w:bottom w:val="nil"/>
              <w:right w:val="nil"/>
            </w:tcBorders>
            <w:shd w:val="clear" w:color="000000" w:fill="FFFFFF"/>
            <w:hideMark/>
          </w:tcPr>
          <w:p w14:paraId="58AFC6CD"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MACD Condition.L1</w:t>
            </w:r>
          </w:p>
        </w:tc>
        <w:tc>
          <w:tcPr>
            <w:tcW w:w="1081" w:type="dxa"/>
            <w:tcBorders>
              <w:top w:val="single" w:sz="8" w:space="0" w:color="DDDDDD"/>
              <w:left w:val="nil"/>
              <w:bottom w:val="nil"/>
              <w:right w:val="nil"/>
            </w:tcBorders>
            <w:shd w:val="clear" w:color="000000" w:fill="FFFFFF"/>
            <w:hideMark/>
          </w:tcPr>
          <w:p w14:paraId="6A6A8734"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0.0006</w:t>
            </w:r>
          </w:p>
        </w:tc>
        <w:tc>
          <w:tcPr>
            <w:tcW w:w="1241" w:type="dxa"/>
            <w:tcBorders>
              <w:top w:val="single" w:sz="8" w:space="0" w:color="DDDDDD"/>
              <w:left w:val="nil"/>
              <w:bottom w:val="nil"/>
              <w:right w:val="nil"/>
            </w:tcBorders>
            <w:shd w:val="clear" w:color="000000" w:fill="FFFFFF"/>
            <w:hideMark/>
          </w:tcPr>
          <w:p w14:paraId="13D1C2D7"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0.004</w:t>
            </w:r>
          </w:p>
        </w:tc>
        <w:tc>
          <w:tcPr>
            <w:tcW w:w="920" w:type="dxa"/>
            <w:tcBorders>
              <w:top w:val="single" w:sz="8" w:space="0" w:color="DDDDDD"/>
              <w:left w:val="nil"/>
              <w:bottom w:val="nil"/>
              <w:right w:val="nil"/>
            </w:tcBorders>
            <w:shd w:val="clear" w:color="000000" w:fill="FFFFFF"/>
            <w:hideMark/>
          </w:tcPr>
          <w:p w14:paraId="712C69A0"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0.141</w:t>
            </w:r>
          </w:p>
        </w:tc>
        <w:tc>
          <w:tcPr>
            <w:tcW w:w="580" w:type="dxa"/>
            <w:tcBorders>
              <w:top w:val="single" w:sz="8" w:space="0" w:color="DDDDDD"/>
              <w:left w:val="nil"/>
              <w:bottom w:val="nil"/>
              <w:right w:val="nil"/>
            </w:tcBorders>
            <w:shd w:val="clear" w:color="000000" w:fill="FFFFFF"/>
            <w:hideMark/>
          </w:tcPr>
          <w:p w14:paraId="4FDD0FD1"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0.89</w:t>
            </w:r>
          </w:p>
        </w:tc>
        <w:tc>
          <w:tcPr>
            <w:tcW w:w="920" w:type="dxa"/>
            <w:tcBorders>
              <w:top w:val="single" w:sz="8" w:space="0" w:color="DDDDDD"/>
              <w:left w:val="nil"/>
              <w:bottom w:val="nil"/>
              <w:right w:val="nil"/>
            </w:tcBorders>
            <w:shd w:val="clear" w:color="000000" w:fill="FFFFFF"/>
            <w:hideMark/>
          </w:tcPr>
          <w:p w14:paraId="6EB4A5F5"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-0.007</w:t>
            </w:r>
          </w:p>
        </w:tc>
        <w:tc>
          <w:tcPr>
            <w:tcW w:w="920" w:type="dxa"/>
            <w:tcBorders>
              <w:top w:val="single" w:sz="8" w:space="0" w:color="DDDDDD"/>
              <w:left w:val="nil"/>
              <w:bottom w:val="nil"/>
              <w:right w:val="nil"/>
            </w:tcBorders>
            <w:shd w:val="clear" w:color="000000" w:fill="FFFFFF"/>
            <w:hideMark/>
          </w:tcPr>
          <w:p w14:paraId="234F8A76"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0.008</w:t>
            </w:r>
          </w:p>
        </w:tc>
      </w:tr>
      <w:tr w:rsidR="002A531C" w:rsidRPr="008E1CFE" w14:paraId="7BC7A169" w14:textId="77777777" w:rsidTr="007B195C">
        <w:trPr>
          <w:trHeight w:val="315"/>
        </w:trPr>
        <w:tc>
          <w:tcPr>
            <w:tcW w:w="4298" w:type="dxa"/>
            <w:tcBorders>
              <w:top w:val="single" w:sz="8" w:space="0" w:color="DDDDDD"/>
              <w:left w:val="nil"/>
              <w:bottom w:val="nil"/>
              <w:right w:val="nil"/>
            </w:tcBorders>
            <w:shd w:val="clear" w:color="000000" w:fill="F5F5F5"/>
            <w:hideMark/>
          </w:tcPr>
          <w:p w14:paraId="63ED48A2"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EMA Condition.L0</w:t>
            </w:r>
          </w:p>
        </w:tc>
        <w:tc>
          <w:tcPr>
            <w:tcW w:w="1081" w:type="dxa"/>
            <w:tcBorders>
              <w:top w:val="single" w:sz="8" w:space="0" w:color="DDDDDD"/>
              <w:left w:val="nil"/>
              <w:bottom w:val="nil"/>
              <w:right w:val="nil"/>
            </w:tcBorders>
            <w:shd w:val="clear" w:color="000000" w:fill="F5F5F5"/>
            <w:hideMark/>
          </w:tcPr>
          <w:p w14:paraId="21085FEC"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0.0008</w:t>
            </w:r>
          </w:p>
        </w:tc>
        <w:tc>
          <w:tcPr>
            <w:tcW w:w="1241" w:type="dxa"/>
            <w:tcBorders>
              <w:top w:val="single" w:sz="8" w:space="0" w:color="DDDDDD"/>
              <w:left w:val="nil"/>
              <w:bottom w:val="nil"/>
              <w:right w:val="nil"/>
            </w:tcBorders>
            <w:shd w:val="clear" w:color="000000" w:fill="F5F5F5"/>
            <w:hideMark/>
          </w:tcPr>
          <w:p w14:paraId="595497E1"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0.003</w:t>
            </w:r>
          </w:p>
        </w:tc>
        <w:tc>
          <w:tcPr>
            <w:tcW w:w="920" w:type="dxa"/>
            <w:tcBorders>
              <w:top w:val="single" w:sz="8" w:space="0" w:color="DDDDDD"/>
              <w:left w:val="nil"/>
              <w:bottom w:val="nil"/>
              <w:right w:val="nil"/>
            </w:tcBorders>
            <w:shd w:val="clear" w:color="000000" w:fill="F5F5F5"/>
            <w:hideMark/>
          </w:tcPr>
          <w:p w14:paraId="1D5386F4"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0.271</w:t>
            </w:r>
          </w:p>
        </w:tc>
        <w:tc>
          <w:tcPr>
            <w:tcW w:w="580" w:type="dxa"/>
            <w:tcBorders>
              <w:top w:val="single" w:sz="8" w:space="0" w:color="DDDDDD"/>
              <w:left w:val="nil"/>
              <w:bottom w:val="nil"/>
              <w:right w:val="nil"/>
            </w:tcBorders>
            <w:shd w:val="clear" w:color="000000" w:fill="F5F5F5"/>
            <w:hideMark/>
          </w:tcPr>
          <w:p w14:paraId="286D0DEB"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0.79</w:t>
            </w:r>
          </w:p>
        </w:tc>
        <w:tc>
          <w:tcPr>
            <w:tcW w:w="920" w:type="dxa"/>
            <w:tcBorders>
              <w:top w:val="single" w:sz="8" w:space="0" w:color="DDDDDD"/>
              <w:left w:val="nil"/>
              <w:bottom w:val="nil"/>
              <w:right w:val="nil"/>
            </w:tcBorders>
            <w:shd w:val="clear" w:color="000000" w:fill="F5F5F5"/>
            <w:hideMark/>
          </w:tcPr>
          <w:p w14:paraId="7ABBAA96"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-0.005</w:t>
            </w:r>
          </w:p>
        </w:tc>
        <w:tc>
          <w:tcPr>
            <w:tcW w:w="920" w:type="dxa"/>
            <w:tcBorders>
              <w:top w:val="single" w:sz="8" w:space="0" w:color="DDDDDD"/>
              <w:left w:val="nil"/>
              <w:bottom w:val="nil"/>
              <w:right w:val="nil"/>
            </w:tcBorders>
            <w:shd w:val="clear" w:color="000000" w:fill="F5F5F5"/>
            <w:hideMark/>
          </w:tcPr>
          <w:p w14:paraId="0C8C41DE"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0.007</w:t>
            </w:r>
          </w:p>
        </w:tc>
      </w:tr>
      <w:tr w:rsidR="002A531C" w:rsidRPr="008E1CFE" w14:paraId="762F44B3" w14:textId="77777777" w:rsidTr="007B195C">
        <w:trPr>
          <w:trHeight w:val="315"/>
        </w:trPr>
        <w:tc>
          <w:tcPr>
            <w:tcW w:w="4298" w:type="dxa"/>
            <w:tcBorders>
              <w:top w:val="single" w:sz="8" w:space="0" w:color="DDDDDD"/>
              <w:left w:val="nil"/>
              <w:bottom w:val="nil"/>
              <w:right w:val="nil"/>
            </w:tcBorders>
            <w:shd w:val="clear" w:color="000000" w:fill="FFFFFF"/>
            <w:hideMark/>
          </w:tcPr>
          <w:p w14:paraId="34882917"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EMA Condition.L1</w:t>
            </w:r>
          </w:p>
        </w:tc>
        <w:tc>
          <w:tcPr>
            <w:tcW w:w="1081" w:type="dxa"/>
            <w:tcBorders>
              <w:top w:val="single" w:sz="8" w:space="0" w:color="DDDDDD"/>
              <w:left w:val="nil"/>
              <w:bottom w:val="nil"/>
              <w:right w:val="nil"/>
            </w:tcBorders>
            <w:shd w:val="clear" w:color="000000" w:fill="FFFFFF"/>
            <w:hideMark/>
          </w:tcPr>
          <w:p w14:paraId="669D1937"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0.001</w:t>
            </w:r>
          </w:p>
        </w:tc>
        <w:tc>
          <w:tcPr>
            <w:tcW w:w="1241" w:type="dxa"/>
            <w:tcBorders>
              <w:top w:val="single" w:sz="8" w:space="0" w:color="DDDDDD"/>
              <w:left w:val="nil"/>
              <w:bottom w:val="nil"/>
              <w:right w:val="nil"/>
            </w:tcBorders>
            <w:shd w:val="clear" w:color="000000" w:fill="FFFFFF"/>
            <w:hideMark/>
          </w:tcPr>
          <w:p w14:paraId="33DD4639"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0.003</w:t>
            </w:r>
          </w:p>
        </w:tc>
        <w:tc>
          <w:tcPr>
            <w:tcW w:w="920" w:type="dxa"/>
            <w:tcBorders>
              <w:top w:val="single" w:sz="8" w:space="0" w:color="DDDDDD"/>
              <w:left w:val="nil"/>
              <w:bottom w:val="nil"/>
              <w:right w:val="nil"/>
            </w:tcBorders>
            <w:shd w:val="clear" w:color="000000" w:fill="FFFFFF"/>
            <w:hideMark/>
          </w:tcPr>
          <w:p w14:paraId="4ADBBA1E"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0.334</w:t>
            </w:r>
          </w:p>
        </w:tc>
        <w:tc>
          <w:tcPr>
            <w:tcW w:w="580" w:type="dxa"/>
            <w:tcBorders>
              <w:top w:val="single" w:sz="8" w:space="0" w:color="DDDDDD"/>
              <w:left w:val="nil"/>
              <w:bottom w:val="nil"/>
              <w:right w:val="nil"/>
            </w:tcBorders>
            <w:shd w:val="clear" w:color="000000" w:fill="FFFFFF"/>
            <w:hideMark/>
          </w:tcPr>
          <w:p w14:paraId="6A8000B0"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0.74</w:t>
            </w:r>
          </w:p>
        </w:tc>
        <w:tc>
          <w:tcPr>
            <w:tcW w:w="920" w:type="dxa"/>
            <w:tcBorders>
              <w:top w:val="single" w:sz="8" w:space="0" w:color="DDDDDD"/>
              <w:left w:val="nil"/>
              <w:bottom w:val="nil"/>
              <w:right w:val="nil"/>
            </w:tcBorders>
            <w:shd w:val="clear" w:color="000000" w:fill="FFFFFF"/>
            <w:hideMark/>
          </w:tcPr>
          <w:p w14:paraId="4BA76070"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-0.005</w:t>
            </w:r>
          </w:p>
        </w:tc>
        <w:tc>
          <w:tcPr>
            <w:tcW w:w="920" w:type="dxa"/>
            <w:tcBorders>
              <w:top w:val="single" w:sz="8" w:space="0" w:color="DDDDDD"/>
              <w:left w:val="nil"/>
              <w:bottom w:val="nil"/>
              <w:right w:val="nil"/>
            </w:tcBorders>
            <w:shd w:val="clear" w:color="000000" w:fill="FFFFFF"/>
            <w:hideMark/>
          </w:tcPr>
          <w:p w14:paraId="6F2B963B"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0.007</w:t>
            </w:r>
          </w:p>
        </w:tc>
      </w:tr>
      <w:tr w:rsidR="002A531C" w:rsidRPr="008E1CFE" w14:paraId="78DDB6B3" w14:textId="77777777" w:rsidTr="007B195C">
        <w:trPr>
          <w:trHeight w:val="315"/>
        </w:trPr>
        <w:tc>
          <w:tcPr>
            <w:tcW w:w="4298" w:type="dxa"/>
            <w:tcBorders>
              <w:top w:val="single" w:sz="8" w:space="0" w:color="DDDDDD"/>
              <w:left w:val="nil"/>
              <w:bottom w:val="nil"/>
              <w:right w:val="nil"/>
            </w:tcBorders>
            <w:shd w:val="clear" w:color="000000" w:fill="F5F5F5"/>
            <w:hideMark/>
          </w:tcPr>
          <w:p w14:paraId="0E6B7D31"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 xml:space="preserve">Price </w:t>
            </w:r>
            <w:proofErr w:type="gramStart"/>
            <w:r w:rsidRPr="008E1CFE">
              <w:rPr>
                <w:rFonts w:ascii="Times New Roman" w:eastAsia="Times New Roman" w:hAnsi="Times New Roman" w:cs="Times New Roman"/>
                <w:b/>
                <w:bCs/>
                <w:color w:val="000000"/>
                <w:sz w:val="18"/>
                <w:szCs w:val="18"/>
                <w:lang w:eastAsia="en-SG"/>
              </w:rPr>
              <w:t>Relative</w:t>
            </w:r>
            <w:proofErr w:type="gramEnd"/>
            <w:r w:rsidRPr="008E1CFE">
              <w:rPr>
                <w:rFonts w:ascii="Times New Roman" w:eastAsia="Times New Roman" w:hAnsi="Times New Roman" w:cs="Times New Roman"/>
                <w:b/>
                <w:bCs/>
                <w:color w:val="000000"/>
                <w:sz w:val="18"/>
                <w:szCs w:val="18"/>
                <w:lang w:eastAsia="en-SG"/>
              </w:rPr>
              <w:t xml:space="preserve"> Close-EMA200 Price Diff.L0</w:t>
            </w:r>
          </w:p>
        </w:tc>
        <w:tc>
          <w:tcPr>
            <w:tcW w:w="1081" w:type="dxa"/>
            <w:tcBorders>
              <w:top w:val="single" w:sz="8" w:space="0" w:color="DDDDDD"/>
              <w:left w:val="nil"/>
              <w:bottom w:val="nil"/>
              <w:right w:val="nil"/>
            </w:tcBorders>
            <w:shd w:val="clear" w:color="000000" w:fill="F5F5F5"/>
            <w:hideMark/>
          </w:tcPr>
          <w:p w14:paraId="4CAE8582"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-0.1575</w:t>
            </w:r>
          </w:p>
        </w:tc>
        <w:tc>
          <w:tcPr>
            <w:tcW w:w="1241" w:type="dxa"/>
            <w:tcBorders>
              <w:top w:val="single" w:sz="8" w:space="0" w:color="DDDDDD"/>
              <w:left w:val="nil"/>
              <w:bottom w:val="nil"/>
              <w:right w:val="nil"/>
            </w:tcBorders>
            <w:shd w:val="clear" w:color="000000" w:fill="F5F5F5"/>
            <w:hideMark/>
          </w:tcPr>
          <w:p w14:paraId="5E44BBB8"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0.101</w:t>
            </w:r>
          </w:p>
        </w:tc>
        <w:tc>
          <w:tcPr>
            <w:tcW w:w="920" w:type="dxa"/>
            <w:tcBorders>
              <w:top w:val="single" w:sz="8" w:space="0" w:color="DDDDDD"/>
              <w:left w:val="nil"/>
              <w:bottom w:val="nil"/>
              <w:right w:val="nil"/>
            </w:tcBorders>
            <w:shd w:val="clear" w:color="000000" w:fill="F5F5F5"/>
            <w:hideMark/>
          </w:tcPr>
          <w:p w14:paraId="0DE2667A"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-1.559</w:t>
            </w:r>
          </w:p>
        </w:tc>
        <w:tc>
          <w:tcPr>
            <w:tcW w:w="580" w:type="dxa"/>
            <w:tcBorders>
              <w:top w:val="single" w:sz="8" w:space="0" w:color="DDDDDD"/>
              <w:left w:val="nil"/>
              <w:bottom w:val="nil"/>
              <w:right w:val="nil"/>
            </w:tcBorders>
            <w:shd w:val="clear" w:color="000000" w:fill="F5F5F5"/>
            <w:hideMark/>
          </w:tcPr>
          <w:p w14:paraId="418207A0"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0.12</w:t>
            </w:r>
          </w:p>
        </w:tc>
        <w:tc>
          <w:tcPr>
            <w:tcW w:w="920" w:type="dxa"/>
            <w:tcBorders>
              <w:top w:val="single" w:sz="8" w:space="0" w:color="DDDDDD"/>
              <w:left w:val="nil"/>
              <w:bottom w:val="nil"/>
              <w:right w:val="nil"/>
            </w:tcBorders>
            <w:shd w:val="clear" w:color="000000" w:fill="F5F5F5"/>
            <w:hideMark/>
          </w:tcPr>
          <w:p w14:paraId="346B4C88"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-0.356</w:t>
            </w:r>
          </w:p>
        </w:tc>
        <w:tc>
          <w:tcPr>
            <w:tcW w:w="920" w:type="dxa"/>
            <w:tcBorders>
              <w:top w:val="single" w:sz="8" w:space="0" w:color="DDDDDD"/>
              <w:left w:val="nil"/>
              <w:bottom w:val="nil"/>
              <w:right w:val="nil"/>
            </w:tcBorders>
            <w:shd w:val="clear" w:color="000000" w:fill="F5F5F5"/>
            <w:hideMark/>
          </w:tcPr>
          <w:p w14:paraId="1363DB38"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0.041</w:t>
            </w:r>
          </w:p>
        </w:tc>
      </w:tr>
      <w:tr w:rsidR="002A531C" w:rsidRPr="008E1CFE" w14:paraId="554A8F41" w14:textId="77777777" w:rsidTr="007B195C">
        <w:trPr>
          <w:trHeight w:val="315"/>
        </w:trPr>
        <w:tc>
          <w:tcPr>
            <w:tcW w:w="4298" w:type="dxa"/>
            <w:tcBorders>
              <w:top w:val="single" w:sz="8" w:space="0" w:color="DDDDDD"/>
              <w:left w:val="nil"/>
              <w:bottom w:val="nil"/>
              <w:right w:val="nil"/>
            </w:tcBorders>
            <w:shd w:val="clear" w:color="000000" w:fill="FFFFFF"/>
            <w:hideMark/>
          </w:tcPr>
          <w:p w14:paraId="6CB6FC8B"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 xml:space="preserve">Price </w:t>
            </w:r>
            <w:proofErr w:type="gramStart"/>
            <w:r w:rsidRPr="008E1CFE">
              <w:rPr>
                <w:rFonts w:ascii="Times New Roman" w:eastAsia="Times New Roman" w:hAnsi="Times New Roman" w:cs="Times New Roman"/>
                <w:b/>
                <w:bCs/>
                <w:color w:val="000000"/>
                <w:sz w:val="18"/>
                <w:szCs w:val="18"/>
                <w:lang w:eastAsia="en-SG"/>
              </w:rPr>
              <w:t>Relative</w:t>
            </w:r>
            <w:proofErr w:type="gramEnd"/>
            <w:r w:rsidRPr="008E1CFE">
              <w:rPr>
                <w:rFonts w:ascii="Times New Roman" w:eastAsia="Times New Roman" w:hAnsi="Times New Roman" w:cs="Times New Roman"/>
                <w:b/>
                <w:bCs/>
                <w:color w:val="000000"/>
                <w:sz w:val="18"/>
                <w:szCs w:val="18"/>
                <w:lang w:eastAsia="en-SG"/>
              </w:rPr>
              <w:t xml:space="preserve"> Close-EMA200 Price Diff.L1</w:t>
            </w:r>
          </w:p>
        </w:tc>
        <w:tc>
          <w:tcPr>
            <w:tcW w:w="1081" w:type="dxa"/>
            <w:tcBorders>
              <w:top w:val="single" w:sz="8" w:space="0" w:color="DDDDDD"/>
              <w:left w:val="nil"/>
              <w:bottom w:val="nil"/>
              <w:right w:val="nil"/>
            </w:tcBorders>
            <w:shd w:val="clear" w:color="000000" w:fill="FFFFFF"/>
            <w:hideMark/>
          </w:tcPr>
          <w:p w14:paraId="430342BA"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0.1625</w:t>
            </w:r>
          </w:p>
        </w:tc>
        <w:tc>
          <w:tcPr>
            <w:tcW w:w="1241" w:type="dxa"/>
            <w:tcBorders>
              <w:top w:val="single" w:sz="8" w:space="0" w:color="DDDDDD"/>
              <w:left w:val="nil"/>
              <w:bottom w:val="nil"/>
              <w:right w:val="nil"/>
            </w:tcBorders>
            <w:shd w:val="clear" w:color="000000" w:fill="FFFFFF"/>
            <w:hideMark/>
          </w:tcPr>
          <w:p w14:paraId="6F23B880"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0.104</w:t>
            </w:r>
          </w:p>
        </w:tc>
        <w:tc>
          <w:tcPr>
            <w:tcW w:w="920" w:type="dxa"/>
            <w:tcBorders>
              <w:top w:val="single" w:sz="8" w:space="0" w:color="DDDDDD"/>
              <w:left w:val="nil"/>
              <w:bottom w:val="nil"/>
              <w:right w:val="nil"/>
            </w:tcBorders>
            <w:shd w:val="clear" w:color="000000" w:fill="FFFFFF"/>
            <w:hideMark/>
          </w:tcPr>
          <w:p w14:paraId="486A0C06"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1.562</w:t>
            </w:r>
          </w:p>
        </w:tc>
        <w:tc>
          <w:tcPr>
            <w:tcW w:w="580" w:type="dxa"/>
            <w:tcBorders>
              <w:top w:val="single" w:sz="8" w:space="0" w:color="DDDDDD"/>
              <w:left w:val="nil"/>
              <w:bottom w:val="nil"/>
              <w:right w:val="nil"/>
            </w:tcBorders>
            <w:shd w:val="clear" w:color="000000" w:fill="FFFFFF"/>
            <w:hideMark/>
          </w:tcPr>
          <w:p w14:paraId="275C1008"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0.12</w:t>
            </w:r>
          </w:p>
        </w:tc>
        <w:tc>
          <w:tcPr>
            <w:tcW w:w="920" w:type="dxa"/>
            <w:tcBorders>
              <w:top w:val="single" w:sz="8" w:space="0" w:color="DDDDDD"/>
              <w:left w:val="nil"/>
              <w:bottom w:val="nil"/>
              <w:right w:val="nil"/>
            </w:tcBorders>
            <w:shd w:val="clear" w:color="000000" w:fill="FFFFFF"/>
            <w:hideMark/>
          </w:tcPr>
          <w:p w14:paraId="11DFD22F"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-0.042</w:t>
            </w:r>
          </w:p>
        </w:tc>
        <w:tc>
          <w:tcPr>
            <w:tcW w:w="920" w:type="dxa"/>
            <w:tcBorders>
              <w:top w:val="single" w:sz="8" w:space="0" w:color="DDDDDD"/>
              <w:left w:val="nil"/>
              <w:bottom w:val="nil"/>
              <w:right w:val="nil"/>
            </w:tcBorders>
            <w:shd w:val="clear" w:color="000000" w:fill="FFFFFF"/>
            <w:hideMark/>
          </w:tcPr>
          <w:p w14:paraId="528F0F4B"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0.367</w:t>
            </w:r>
          </w:p>
        </w:tc>
      </w:tr>
      <w:tr w:rsidR="002A531C" w:rsidRPr="008E1CFE" w14:paraId="2AEE9AC4" w14:textId="77777777" w:rsidTr="007B195C">
        <w:trPr>
          <w:trHeight w:val="315"/>
        </w:trPr>
        <w:tc>
          <w:tcPr>
            <w:tcW w:w="4298" w:type="dxa"/>
            <w:tcBorders>
              <w:top w:val="single" w:sz="8" w:space="0" w:color="DDDDDD"/>
              <w:left w:val="nil"/>
              <w:bottom w:val="nil"/>
              <w:right w:val="nil"/>
            </w:tcBorders>
            <w:shd w:val="clear" w:color="000000" w:fill="F5F5F5"/>
            <w:hideMark/>
          </w:tcPr>
          <w:p w14:paraId="286696BE"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BB Condition.L0</w:t>
            </w:r>
          </w:p>
        </w:tc>
        <w:tc>
          <w:tcPr>
            <w:tcW w:w="1081" w:type="dxa"/>
            <w:tcBorders>
              <w:top w:val="single" w:sz="8" w:space="0" w:color="DDDDDD"/>
              <w:left w:val="nil"/>
              <w:bottom w:val="nil"/>
              <w:right w:val="nil"/>
            </w:tcBorders>
            <w:shd w:val="clear" w:color="000000" w:fill="F5F5F5"/>
            <w:hideMark/>
          </w:tcPr>
          <w:p w14:paraId="02B1C09B"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-0.0038</w:t>
            </w:r>
          </w:p>
        </w:tc>
        <w:tc>
          <w:tcPr>
            <w:tcW w:w="1241" w:type="dxa"/>
            <w:tcBorders>
              <w:top w:val="single" w:sz="8" w:space="0" w:color="DDDDDD"/>
              <w:left w:val="nil"/>
              <w:bottom w:val="nil"/>
              <w:right w:val="nil"/>
            </w:tcBorders>
            <w:shd w:val="clear" w:color="000000" w:fill="F5F5F5"/>
            <w:hideMark/>
          </w:tcPr>
          <w:p w14:paraId="7836BC05"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0.004</w:t>
            </w:r>
          </w:p>
        </w:tc>
        <w:tc>
          <w:tcPr>
            <w:tcW w:w="920" w:type="dxa"/>
            <w:tcBorders>
              <w:top w:val="single" w:sz="8" w:space="0" w:color="DDDDDD"/>
              <w:left w:val="nil"/>
              <w:bottom w:val="nil"/>
              <w:right w:val="nil"/>
            </w:tcBorders>
            <w:shd w:val="clear" w:color="000000" w:fill="F5F5F5"/>
            <w:hideMark/>
          </w:tcPr>
          <w:p w14:paraId="66D7F11F"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-1.032</w:t>
            </w:r>
          </w:p>
        </w:tc>
        <w:tc>
          <w:tcPr>
            <w:tcW w:w="580" w:type="dxa"/>
            <w:tcBorders>
              <w:top w:val="single" w:sz="8" w:space="0" w:color="DDDDDD"/>
              <w:left w:val="nil"/>
              <w:bottom w:val="nil"/>
              <w:right w:val="nil"/>
            </w:tcBorders>
            <w:shd w:val="clear" w:color="000000" w:fill="F5F5F5"/>
            <w:hideMark/>
          </w:tcPr>
          <w:p w14:paraId="054A1300"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0.3</w:t>
            </w:r>
          </w:p>
        </w:tc>
        <w:tc>
          <w:tcPr>
            <w:tcW w:w="920" w:type="dxa"/>
            <w:tcBorders>
              <w:top w:val="single" w:sz="8" w:space="0" w:color="DDDDDD"/>
              <w:left w:val="nil"/>
              <w:bottom w:val="nil"/>
              <w:right w:val="nil"/>
            </w:tcBorders>
            <w:shd w:val="clear" w:color="000000" w:fill="F5F5F5"/>
            <w:hideMark/>
          </w:tcPr>
          <w:p w14:paraId="05C78739"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-0.011</w:t>
            </w:r>
          </w:p>
        </w:tc>
        <w:tc>
          <w:tcPr>
            <w:tcW w:w="920" w:type="dxa"/>
            <w:tcBorders>
              <w:top w:val="single" w:sz="8" w:space="0" w:color="DDDDDD"/>
              <w:left w:val="nil"/>
              <w:bottom w:val="nil"/>
              <w:right w:val="nil"/>
            </w:tcBorders>
            <w:shd w:val="clear" w:color="000000" w:fill="F5F5F5"/>
            <w:hideMark/>
          </w:tcPr>
          <w:p w14:paraId="529B4D3A"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0.003</w:t>
            </w:r>
          </w:p>
        </w:tc>
      </w:tr>
      <w:tr w:rsidR="002A531C" w:rsidRPr="008E1CFE" w14:paraId="4DA7F1D1" w14:textId="77777777" w:rsidTr="007B195C">
        <w:trPr>
          <w:trHeight w:val="315"/>
        </w:trPr>
        <w:tc>
          <w:tcPr>
            <w:tcW w:w="4298" w:type="dxa"/>
            <w:tcBorders>
              <w:top w:val="single" w:sz="8" w:space="0" w:color="DDDDDD"/>
              <w:left w:val="nil"/>
              <w:bottom w:val="nil"/>
              <w:right w:val="nil"/>
            </w:tcBorders>
            <w:shd w:val="clear" w:color="000000" w:fill="FFFFFF"/>
            <w:hideMark/>
          </w:tcPr>
          <w:p w14:paraId="1EB40BE0"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lastRenderedPageBreak/>
              <w:t>BB Condition.L1</w:t>
            </w:r>
          </w:p>
        </w:tc>
        <w:tc>
          <w:tcPr>
            <w:tcW w:w="1081" w:type="dxa"/>
            <w:tcBorders>
              <w:top w:val="single" w:sz="8" w:space="0" w:color="DDDDDD"/>
              <w:left w:val="nil"/>
              <w:bottom w:val="nil"/>
              <w:right w:val="nil"/>
            </w:tcBorders>
            <w:shd w:val="clear" w:color="000000" w:fill="FFFFFF"/>
            <w:hideMark/>
          </w:tcPr>
          <w:p w14:paraId="7C384C77"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0.0041</w:t>
            </w:r>
          </w:p>
        </w:tc>
        <w:tc>
          <w:tcPr>
            <w:tcW w:w="1241" w:type="dxa"/>
            <w:tcBorders>
              <w:top w:val="single" w:sz="8" w:space="0" w:color="DDDDDD"/>
              <w:left w:val="nil"/>
              <w:bottom w:val="nil"/>
              <w:right w:val="nil"/>
            </w:tcBorders>
            <w:shd w:val="clear" w:color="000000" w:fill="FFFFFF"/>
            <w:hideMark/>
          </w:tcPr>
          <w:p w14:paraId="16DA64FF"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0.004</w:t>
            </w:r>
          </w:p>
        </w:tc>
        <w:tc>
          <w:tcPr>
            <w:tcW w:w="920" w:type="dxa"/>
            <w:tcBorders>
              <w:top w:val="single" w:sz="8" w:space="0" w:color="DDDDDD"/>
              <w:left w:val="nil"/>
              <w:bottom w:val="nil"/>
              <w:right w:val="nil"/>
            </w:tcBorders>
            <w:shd w:val="clear" w:color="000000" w:fill="FFFFFF"/>
            <w:hideMark/>
          </w:tcPr>
          <w:p w14:paraId="5361568A"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1.148</w:t>
            </w:r>
          </w:p>
        </w:tc>
        <w:tc>
          <w:tcPr>
            <w:tcW w:w="580" w:type="dxa"/>
            <w:tcBorders>
              <w:top w:val="single" w:sz="8" w:space="0" w:color="DDDDDD"/>
              <w:left w:val="nil"/>
              <w:bottom w:val="nil"/>
              <w:right w:val="nil"/>
            </w:tcBorders>
            <w:shd w:val="clear" w:color="000000" w:fill="FFFFFF"/>
            <w:hideMark/>
          </w:tcPr>
          <w:p w14:paraId="5841C60C"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0.25</w:t>
            </w:r>
          </w:p>
        </w:tc>
        <w:tc>
          <w:tcPr>
            <w:tcW w:w="920" w:type="dxa"/>
            <w:tcBorders>
              <w:top w:val="single" w:sz="8" w:space="0" w:color="DDDDDD"/>
              <w:left w:val="nil"/>
              <w:bottom w:val="nil"/>
              <w:right w:val="nil"/>
            </w:tcBorders>
            <w:shd w:val="clear" w:color="000000" w:fill="FFFFFF"/>
            <w:hideMark/>
          </w:tcPr>
          <w:p w14:paraId="6E5792FF"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-0.003</w:t>
            </w:r>
          </w:p>
        </w:tc>
        <w:tc>
          <w:tcPr>
            <w:tcW w:w="920" w:type="dxa"/>
            <w:tcBorders>
              <w:top w:val="single" w:sz="8" w:space="0" w:color="DDDDDD"/>
              <w:left w:val="nil"/>
              <w:bottom w:val="nil"/>
              <w:right w:val="nil"/>
            </w:tcBorders>
            <w:shd w:val="clear" w:color="000000" w:fill="FFFFFF"/>
            <w:hideMark/>
          </w:tcPr>
          <w:p w14:paraId="30AF3C45"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0.011</w:t>
            </w:r>
          </w:p>
        </w:tc>
      </w:tr>
      <w:tr w:rsidR="002A531C" w:rsidRPr="008E1CFE" w14:paraId="2F78B4B0" w14:textId="77777777" w:rsidTr="007B195C">
        <w:trPr>
          <w:trHeight w:val="315"/>
        </w:trPr>
        <w:tc>
          <w:tcPr>
            <w:tcW w:w="4298" w:type="dxa"/>
            <w:tcBorders>
              <w:top w:val="single" w:sz="8" w:space="0" w:color="DDDDDD"/>
              <w:left w:val="nil"/>
              <w:bottom w:val="nil"/>
              <w:right w:val="nil"/>
            </w:tcBorders>
            <w:shd w:val="clear" w:color="000000" w:fill="F5F5F5"/>
            <w:hideMark/>
          </w:tcPr>
          <w:p w14:paraId="3EF4B518"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Price Relative ATR.L0</w:t>
            </w:r>
          </w:p>
        </w:tc>
        <w:tc>
          <w:tcPr>
            <w:tcW w:w="1081" w:type="dxa"/>
            <w:tcBorders>
              <w:top w:val="single" w:sz="8" w:space="0" w:color="DDDDDD"/>
              <w:left w:val="nil"/>
              <w:bottom w:val="nil"/>
              <w:right w:val="nil"/>
            </w:tcBorders>
            <w:shd w:val="clear" w:color="000000" w:fill="F5F5F5"/>
            <w:hideMark/>
          </w:tcPr>
          <w:p w14:paraId="4CD42F36"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0.0051</w:t>
            </w:r>
          </w:p>
        </w:tc>
        <w:tc>
          <w:tcPr>
            <w:tcW w:w="1241" w:type="dxa"/>
            <w:tcBorders>
              <w:top w:val="single" w:sz="8" w:space="0" w:color="DDDDDD"/>
              <w:left w:val="nil"/>
              <w:bottom w:val="nil"/>
              <w:right w:val="nil"/>
            </w:tcBorders>
            <w:shd w:val="clear" w:color="000000" w:fill="F5F5F5"/>
            <w:hideMark/>
          </w:tcPr>
          <w:p w14:paraId="03240E20"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0.004</w:t>
            </w:r>
          </w:p>
        </w:tc>
        <w:tc>
          <w:tcPr>
            <w:tcW w:w="920" w:type="dxa"/>
            <w:tcBorders>
              <w:top w:val="single" w:sz="8" w:space="0" w:color="DDDDDD"/>
              <w:left w:val="nil"/>
              <w:bottom w:val="nil"/>
              <w:right w:val="nil"/>
            </w:tcBorders>
            <w:shd w:val="clear" w:color="000000" w:fill="F5F5F5"/>
            <w:hideMark/>
          </w:tcPr>
          <w:p w14:paraId="193E9D7F"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1.22</w:t>
            </w:r>
          </w:p>
        </w:tc>
        <w:tc>
          <w:tcPr>
            <w:tcW w:w="580" w:type="dxa"/>
            <w:tcBorders>
              <w:top w:val="single" w:sz="8" w:space="0" w:color="DDDDDD"/>
              <w:left w:val="nil"/>
              <w:bottom w:val="nil"/>
              <w:right w:val="nil"/>
            </w:tcBorders>
            <w:shd w:val="clear" w:color="000000" w:fill="F5F5F5"/>
            <w:hideMark/>
          </w:tcPr>
          <w:p w14:paraId="122CC9A3"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0.22</w:t>
            </w:r>
          </w:p>
        </w:tc>
        <w:tc>
          <w:tcPr>
            <w:tcW w:w="920" w:type="dxa"/>
            <w:tcBorders>
              <w:top w:val="single" w:sz="8" w:space="0" w:color="DDDDDD"/>
              <w:left w:val="nil"/>
              <w:bottom w:val="nil"/>
              <w:right w:val="nil"/>
            </w:tcBorders>
            <w:shd w:val="clear" w:color="000000" w:fill="F5F5F5"/>
            <w:hideMark/>
          </w:tcPr>
          <w:p w14:paraId="5B403B0B"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-0.003</w:t>
            </w:r>
          </w:p>
        </w:tc>
        <w:tc>
          <w:tcPr>
            <w:tcW w:w="920" w:type="dxa"/>
            <w:tcBorders>
              <w:top w:val="single" w:sz="8" w:space="0" w:color="DDDDDD"/>
              <w:left w:val="nil"/>
              <w:bottom w:val="nil"/>
              <w:right w:val="nil"/>
            </w:tcBorders>
            <w:shd w:val="clear" w:color="000000" w:fill="F5F5F5"/>
            <w:hideMark/>
          </w:tcPr>
          <w:p w14:paraId="4A26041D"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0.013</w:t>
            </w:r>
          </w:p>
        </w:tc>
      </w:tr>
      <w:tr w:rsidR="002A531C" w:rsidRPr="008E1CFE" w14:paraId="409CB18E" w14:textId="77777777" w:rsidTr="007B195C">
        <w:trPr>
          <w:trHeight w:val="315"/>
        </w:trPr>
        <w:tc>
          <w:tcPr>
            <w:tcW w:w="4298" w:type="dxa"/>
            <w:tcBorders>
              <w:top w:val="single" w:sz="8" w:space="0" w:color="DDDDDD"/>
              <w:left w:val="nil"/>
              <w:bottom w:val="nil"/>
              <w:right w:val="nil"/>
            </w:tcBorders>
            <w:shd w:val="clear" w:color="000000" w:fill="FFFFFF"/>
            <w:hideMark/>
          </w:tcPr>
          <w:p w14:paraId="44B889D8"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Price Relative ATR.L1</w:t>
            </w:r>
          </w:p>
        </w:tc>
        <w:tc>
          <w:tcPr>
            <w:tcW w:w="1081" w:type="dxa"/>
            <w:tcBorders>
              <w:top w:val="single" w:sz="8" w:space="0" w:color="DDDDDD"/>
              <w:left w:val="nil"/>
              <w:bottom w:val="nil"/>
              <w:right w:val="nil"/>
            </w:tcBorders>
            <w:shd w:val="clear" w:color="000000" w:fill="FFFFFF"/>
            <w:hideMark/>
          </w:tcPr>
          <w:p w14:paraId="768D0F5D"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-0.0037</w:t>
            </w:r>
          </w:p>
        </w:tc>
        <w:tc>
          <w:tcPr>
            <w:tcW w:w="1241" w:type="dxa"/>
            <w:tcBorders>
              <w:top w:val="single" w:sz="8" w:space="0" w:color="DDDDDD"/>
              <w:left w:val="nil"/>
              <w:bottom w:val="nil"/>
              <w:right w:val="nil"/>
            </w:tcBorders>
            <w:shd w:val="clear" w:color="000000" w:fill="FFFFFF"/>
            <w:hideMark/>
          </w:tcPr>
          <w:p w14:paraId="1C935235"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0.004</w:t>
            </w:r>
          </w:p>
        </w:tc>
        <w:tc>
          <w:tcPr>
            <w:tcW w:w="920" w:type="dxa"/>
            <w:tcBorders>
              <w:top w:val="single" w:sz="8" w:space="0" w:color="DDDDDD"/>
              <w:left w:val="nil"/>
              <w:bottom w:val="nil"/>
              <w:right w:val="nil"/>
            </w:tcBorders>
            <w:shd w:val="clear" w:color="000000" w:fill="FFFFFF"/>
            <w:hideMark/>
          </w:tcPr>
          <w:p w14:paraId="5AC572A0"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-0.883</w:t>
            </w:r>
          </w:p>
        </w:tc>
        <w:tc>
          <w:tcPr>
            <w:tcW w:w="580" w:type="dxa"/>
            <w:tcBorders>
              <w:top w:val="single" w:sz="8" w:space="0" w:color="DDDDDD"/>
              <w:left w:val="nil"/>
              <w:bottom w:val="nil"/>
              <w:right w:val="nil"/>
            </w:tcBorders>
            <w:shd w:val="clear" w:color="000000" w:fill="FFFFFF"/>
            <w:hideMark/>
          </w:tcPr>
          <w:p w14:paraId="63CB46E1"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0.38</w:t>
            </w:r>
          </w:p>
        </w:tc>
        <w:tc>
          <w:tcPr>
            <w:tcW w:w="920" w:type="dxa"/>
            <w:tcBorders>
              <w:top w:val="single" w:sz="8" w:space="0" w:color="DDDDDD"/>
              <w:left w:val="nil"/>
              <w:bottom w:val="nil"/>
              <w:right w:val="nil"/>
            </w:tcBorders>
            <w:shd w:val="clear" w:color="000000" w:fill="FFFFFF"/>
            <w:hideMark/>
          </w:tcPr>
          <w:p w14:paraId="086B0F04"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-0.012</w:t>
            </w:r>
          </w:p>
        </w:tc>
        <w:tc>
          <w:tcPr>
            <w:tcW w:w="920" w:type="dxa"/>
            <w:tcBorders>
              <w:top w:val="single" w:sz="8" w:space="0" w:color="DDDDDD"/>
              <w:left w:val="nil"/>
              <w:bottom w:val="nil"/>
              <w:right w:val="nil"/>
            </w:tcBorders>
            <w:shd w:val="clear" w:color="000000" w:fill="FFFFFF"/>
            <w:hideMark/>
          </w:tcPr>
          <w:p w14:paraId="0E2BC7CD"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0.004</w:t>
            </w:r>
          </w:p>
        </w:tc>
      </w:tr>
      <w:tr w:rsidR="002A531C" w:rsidRPr="008E1CFE" w14:paraId="785419AC" w14:textId="77777777" w:rsidTr="007B195C">
        <w:trPr>
          <w:trHeight w:val="315"/>
        </w:trPr>
        <w:tc>
          <w:tcPr>
            <w:tcW w:w="4298" w:type="dxa"/>
            <w:tcBorders>
              <w:top w:val="single" w:sz="8" w:space="0" w:color="DDDDDD"/>
              <w:left w:val="nil"/>
              <w:bottom w:val="nil"/>
              <w:right w:val="nil"/>
            </w:tcBorders>
            <w:shd w:val="clear" w:color="000000" w:fill="F5F5F5"/>
            <w:hideMark/>
          </w:tcPr>
          <w:p w14:paraId="56546342"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Trend.L0</w:t>
            </w:r>
          </w:p>
        </w:tc>
        <w:tc>
          <w:tcPr>
            <w:tcW w:w="1081" w:type="dxa"/>
            <w:tcBorders>
              <w:top w:val="single" w:sz="8" w:space="0" w:color="DDDDDD"/>
              <w:left w:val="nil"/>
              <w:bottom w:val="nil"/>
              <w:right w:val="nil"/>
            </w:tcBorders>
            <w:shd w:val="clear" w:color="000000" w:fill="F5F5F5"/>
            <w:hideMark/>
          </w:tcPr>
          <w:p w14:paraId="7E70D089"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0.0101</w:t>
            </w:r>
          </w:p>
        </w:tc>
        <w:tc>
          <w:tcPr>
            <w:tcW w:w="1241" w:type="dxa"/>
            <w:tcBorders>
              <w:top w:val="single" w:sz="8" w:space="0" w:color="DDDDDD"/>
              <w:left w:val="nil"/>
              <w:bottom w:val="nil"/>
              <w:right w:val="nil"/>
            </w:tcBorders>
            <w:shd w:val="clear" w:color="000000" w:fill="F5F5F5"/>
            <w:hideMark/>
          </w:tcPr>
          <w:p w14:paraId="48FD17BF"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0.014</w:t>
            </w:r>
          </w:p>
        </w:tc>
        <w:tc>
          <w:tcPr>
            <w:tcW w:w="920" w:type="dxa"/>
            <w:tcBorders>
              <w:top w:val="single" w:sz="8" w:space="0" w:color="DDDDDD"/>
              <w:left w:val="nil"/>
              <w:bottom w:val="nil"/>
              <w:right w:val="nil"/>
            </w:tcBorders>
            <w:shd w:val="clear" w:color="000000" w:fill="F5F5F5"/>
            <w:hideMark/>
          </w:tcPr>
          <w:p w14:paraId="3084DD85"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0.743</w:t>
            </w:r>
          </w:p>
        </w:tc>
        <w:tc>
          <w:tcPr>
            <w:tcW w:w="580" w:type="dxa"/>
            <w:tcBorders>
              <w:top w:val="single" w:sz="8" w:space="0" w:color="DDDDDD"/>
              <w:left w:val="nil"/>
              <w:bottom w:val="nil"/>
              <w:right w:val="nil"/>
            </w:tcBorders>
            <w:shd w:val="clear" w:color="000000" w:fill="F5F5F5"/>
            <w:hideMark/>
          </w:tcPr>
          <w:p w14:paraId="7432F6B4"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0.46</w:t>
            </w:r>
          </w:p>
        </w:tc>
        <w:tc>
          <w:tcPr>
            <w:tcW w:w="920" w:type="dxa"/>
            <w:tcBorders>
              <w:top w:val="single" w:sz="8" w:space="0" w:color="DDDDDD"/>
              <w:left w:val="nil"/>
              <w:bottom w:val="nil"/>
              <w:right w:val="nil"/>
            </w:tcBorders>
            <w:shd w:val="clear" w:color="000000" w:fill="F5F5F5"/>
            <w:hideMark/>
          </w:tcPr>
          <w:p w14:paraId="622F4ADA"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-0.017</w:t>
            </w:r>
          </w:p>
        </w:tc>
        <w:tc>
          <w:tcPr>
            <w:tcW w:w="920" w:type="dxa"/>
            <w:tcBorders>
              <w:top w:val="single" w:sz="8" w:space="0" w:color="DDDDDD"/>
              <w:left w:val="nil"/>
              <w:bottom w:val="nil"/>
              <w:right w:val="nil"/>
            </w:tcBorders>
            <w:shd w:val="clear" w:color="000000" w:fill="F5F5F5"/>
            <w:hideMark/>
          </w:tcPr>
          <w:p w14:paraId="4B5789F3"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0.037</w:t>
            </w:r>
          </w:p>
        </w:tc>
      </w:tr>
      <w:tr w:rsidR="002A531C" w:rsidRPr="008E1CFE" w14:paraId="608CA081" w14:textId="77777777" w:rsidTr="007B195C">
        <w:trPr>
          <w:trHeight w:val="315"/>
        </w:trPr>
        <w:tc>
          <w:tcPr>
            <w:tcW w:w="4298" w:type="dxa"/>
            <w:tcBorders>
              <w:top w:val="single" w:sz="8" w:space="0" w:color="DDDDDD"/>
              <w:left w:val="nil"/>
              <w:bottom w:val="nil"/>
              <w:right w:val="nil"/>
            </w:tcBorders>
            <w:shd w:val="clear" w:color="000000" w:fill="FFFFFF"/>
            <w:hideMark/>
          </w:tcPr>
          <w:p w14:paraId="4D69D8FD"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Trend.L1</w:t>
            </w:r>
          </w:p>
        </w:tc>
        <w:tc>
          <w:tcPr>
            <w:tcW w:w="1081" w:type="dxa"/>
            <w:tcBorders>
              <w:top w:val="single" w:sz="8" w:space="0" w:color="DDDDDD"/>
              <w:left w:val="nil"/>
              <w:bottom w:val="nil"/>
              <w:right w:val="nil"/>
            </w:tcBorders>
            <w:shd w:val="clear" w:color="000000" w:fill="FFFFFF"/>
            <w:hideMark/>
          </w:tcPr>
          <w:p w14:paraId="70B64556"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-0.0043</w:t>
            </w:r>
          </w:p>
        </w:tc>
        <w:tc>
          <w:tcPr>
            <w:tcW w:w="1241" w:type="dxa"/>
            <w:tcBorders>
              <w:top w:val="single" w:sz="8" w:space="0" w:color="DDDDDD"/>
              <w:left w:val="nil"/>
              <w:bottom w:val="nil"/>
              <w:right w:val="nil"/>
            </w:tcBorders>
            <w:shd w:val="clear" w:color="000000" w:fill="FFFFFF"/>
            <w:hideMark/>
          </w:tcPr>
          <w:p w14:paraId="1B8EF5DF"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0.014</w:t>
            </w:r>
          </w:p>
        </w:tc>
        <w:tc>
          <w:tcPr>
            <w:tcW w:w="920" w:type="dxa"/>
            <w:tcBorders>
              <w:top w:val="single" w:sz="8" w:space="0" w:color="DDDDDD"/>
              <w:left w:val="nil"/>
              <w:bottom w:val="nil"/>
              <w:right w:val="nil"/>
            </w:tcBorders>
            <w:shd w:val="clear" w:color="000000" w:fill="FFFFFF"/>
            <w:hideMark/>
          </w:tcPr>
          <w:p w14:paraId="567B28C7"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-0.32</w:t>
            </w:r>
          </w:p>
        </w:tc>
        <w:tc>
          <w:tcPr>
            <w:tcW w:w="580" w:type="dxa"/>
            <w:tcBorders>
              <w:top w:val="single" w:sz="8" w:space="0" w:color="DDDDDD"/>
              <w:left w:val="nil"/>
              <w:bottom w:val="nil"/>
              <w:right w:val="nil"/>
            </w:tcBorders>
            <w:shd w:val="clear" w:color="000000" w:fill="FFFFFF"/>
            <w:hideMark/>
          </w:tcPr>
          <w:p w14:paraId="4DD8400C"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0.75</w:t>
            </w:r>
          </w:p>
        </w:tc>
        <w:tc>
          <w:tcPr>
            <w:tcW w:w="920" w:type="dxa"/>
            <w:tcBorders>
              <w:top w:val="single" w:sz="8" w:space="0" w:color="DDDDDD"/>
              <w:left w:val="nil"/>
              <w:bottom w:val="nil"/>
              <w:right w:val="nil"/>
            </w:tcBorders>
            <w:shd w:val="clear" w:color="000000" w:fill="FFFFFF"/>
            <w:hideMark/>
          </w:tcPr>
          <w:p w14:paraId="7C1DD975"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-0.031</w:t>
            </w:r>
          </w:p>
        </w:tc>
        <w:tc>
          <w:tcPr>
            <w:tcW w:w="920" w:type="dxa"/>
            <w:tcBorders>
              <w:top w:val="single" w:sz="8" w:space="0" w:color="DDDDDD"/>
              <w:left w:val="nil"/>
              <w:bottom w:val="nil"/>
              <w:right w:val="nil"/>
            </w:tcBorders>
            <w:shd w:val="clear" w:color="000000" w:fill="FFFFFF"/>
            <w:hideMark/>
          </w:tcPr>
          <w:p w14:paraId="202C5A30"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0.022</w:t>
            </w:r>
          </w:p>
        </w:tc>
      </w:tr>
      <w:tr w:rsidR="002A531C" w:rsidRPr="008E1CFE" w14:paraId="419803B6" w14:textId="77777777" w:rsidTr="007B195C">
        <w:trPr>
          <w:trHeight w:val="315"/>
        </w:trPr>
        <w:tc>
          <w:tcPr>
            <w:tcW w:w="4298" w:type="dxa"/>
            <w:tcBorders>
              <w:top w:val="single" w:sz="8" w:space="0" w:color="DDDDDD"/>
              <w:left w:val="nil"/>
              <w:bottom w:val="nil"/>
              <w:right w:val="nil"/>
            </w:tcBorders>
            <w:shd w:val="clear" w:color="000000" w:fill="F5F5F5"/>
            <w:hideMark/>
          </w:tcPr>
          <w:p w14:paraId="0DF65021"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Forecasted % Profit.L0</w:t>
            </w:r>
          </w:p>
        </w:tc>
        <w:tc>
          <w:tcPr>
            <w:tcW w:w="1081" w:type="dxa"/>
            <w:tcBorders>
              <w:top w:val="single" w:sz="8" w:space="0" w:color="DDDDDD"/>
              <w:left w:val="nil"/>
              <w:bottom w:val="nil"/>
              <w:right w:val="nil"/>
            </w:tcBorders>
            <w:shd w:val="clear" w:color="000000" w:fill="F5F5F5"/>
            <w:hideMark/>
          </w:tcPr>
          <w:p w14:paraId="3D6CBE9B"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-0.0503</w:t>
            </w:r>
          </w:p>
        </w:tc>
        <w:tc>
          <w:tcPr>
            <w:tcW w:w="1241" w:type="dxa"/>
            <w:tcBorders>
              <w:top w:val="single" w:sz="8" w:space="0" w:color="DDDDDD"/>
              <w:left w:val="nil"/>
              <w:bottom w:val="nil"/>
              <w:right w:val="nil"/>
            </w:tcBorders>
            <w:shd w:val="clear" w:color="000000" w:fill="F5F5F5"/>
            <w:hideMark/>
          </w:tcPr>
          <w:p w14:paraId="0FD91821"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0.11</w:t>
            </w:r>
          </w:p>
        </w:tc>
        <w:tc>
          <w:tcPr>
            <w:tcW w:w="920" w:type="dxa"/>
            <w:tcBorders>
              <w:top w:val="single" w:sz="8" w:space="0" w:color="DDDDDD"/>
              <w:left w:val="nil"/>
              <w:bottom w:val="nil"/>
              <w:right w:val="nil"/>
            </w:tcBorders>
            <w:shd w:val="clear" w:color="000000" w:fill="F5F5F5"/>
            <w:hideMark/>
          </w:tcPr>
          <w:p w14:paraId="167F58F9"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-0.458</w:t>
            </w:r>
          </w:p>
        </w:tc>
        <w:tc>
          <w:tcPr>
            <w:tcW w:w="580" w:type="dxa"/>
            <w:tcBorders>
              <w:top w:val="single" w:sz="8" w:space="0" w:color="DDDDDD"/>
              <w:left w:val="nil"/>
              <w:bottom w:val="nil"/>
              <w:right w:val="nil"/>
            </w:tcBorders>
            <w:shd w:val="clear" w:color="000000" w:fill="F5F5F5"/>
            <w:hideMark/>
          </w:tcPr>
          <w:p w14:paraId="2E84F7AA"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0.65</w:t>
            </w:r>
          </w:p>
        </w:tc>
        <w:tc>
          <w:tcPr>
            <w:tcW w:w="920" w:type="dxa"/>
            <w:tcBorders>
              <w:top w:val="single" w:sz="8" w:space="0" w:color="DDDDDD"/>
              <w:left w:val="nil"/>
              <w:bottom w:val="nil"/>
              <w:right w:val="nil"/>
            </w:tcBorders>
            <w:shd w:val="clear" w:color="000000" w:fill="F5F5F5"/>
            <w:hideMark/>
          </w:tcPr>
          <w:p w14:paraId="3E1DF8DE"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-0.266</w:t>
            </w:r>
          </w:p>
        </w:tc>
        <w:tc>
          <w:tcPr>
            <w:tcW w:w="920" w:type="dxa"/>
            <w:tcBorders>
              <w:top w:val="single" w:sz="8" w:space="0" w:color="DDDDDD"/>
              <w:left w:val="nil"/>
              <w:bottom w:val="nil"/>
              <w:right w:val="nil"/>
            </w:tcBorders>
            <w:shd w:val="clear" w:color="000000" w:fill="F5F5F5"/>
            <w:hideMark/>
          </w:tcPr>
          <w:p w14:paraId="1EE13AC3"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0.165</w:t>
            </w:r>
          </w:p>
        </w:tc>
      </w:tr>
      <w:tr w:rsidR="002A531C" w:rsidRPr="008E1CFE" w14:paraId="48EBB175" w14:textId="77777777" w:rsidTr="007B195C">
        <w:trPr>
          <w:trHeight w:val="315"/>
        </w:trPr>
        <w:tc>
          <w:tcPr>
            <w:tcW w:w="4298" w:type="dxa"/>
            <w:tcBorders>
              <w:top w:val="single" w:sz="8" w:space="0" w:color="DDDDDD"/>
              <w:left w:val="nil"/>
              <w:bottom w:val="nil"/>
              <w:right w:val="nil"/>
            </w:tcBorders>
            <w:shd w:val="clear" w:color="000000" w:fill="FFFFFF"/>
            <w:hideMark/>
          </w:tcPr>
          <w:p w14:paraId="7FD331C8"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Forecasted % Profit.L1</w:t>
            </w:r>
          </w:p>
        </w:tc>
        <w:tc>
          <w:tcPr>
            <w:tcW w:w="1081" w:type="dxa"/>
            <w:tcBorders>
              <w:top w:val="single" w:sz="8" w:space="0" w:color="DDDDDD"/>
              <w:left w:val="nil"/>
              <w:bottom w:val="nil"/>
              <w:right w:val="nil"/>
            </w:tcBorders>
            <w:shd w:val="clear" w:color="000000" w:fill="FFFFFF"/>
            <w:hideMark/>
          </w:tcPr>
          <w:p w14:paraId="6429CF99"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0.071</w:t>
            </w:r>
          </w:p>
        </w:tc>
        <w:tc>
          <w:tcPr>
            <w:tcW w:w="1241" w:type="dxa"/>
            <w:tcBorders>
              <w:top w:val="single" w:sz="8" w:space="0" w:color="DDDDDD"/>
              <w:left w:val="nil"/>
              <w:bottom w:val="nil"/>
              <w:right w:val="nil"/>
            </w:tcBorders>
            <w:shd w:val="clear" w:color="000000" w:fill="FFFFFF"/>
            <w:hideMark/>
          </w:tcPr>
          <w:p w14:paraId="330E09DB"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0.095</w:t>
            </w:r>
          </w:p>
        </w:tc>
        <w:tc>
          <w:tcPr>
            <w:tcW w:w="920" w:type="dxa"/>
            <w:tcBorders>
              <w:top w:val="single" w:sz="8" w:space="0" w:color="DDDDDD"/>
              <w:left w:val="nil"/>
              <w:bottom w:val="nil"/>
              <w:right w:val="nil"/>
            </w:tcBorders>
            <w:shd w:val="clear" w:color="000000" w:fill="FFFFFF"/>
            <w:hideMark/>
          </w:tcPr>
          <w:p w14:paraId="3C9CF844"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0.748</w:t>
            </w:r>
          </w:p>
        </w:tc>
        <w:tc>
          <w:tcPr>
            <w:tcW w:w="580" w:type="dxa"/>
            <w:tcBorders>
              <w:top w:val="single" w:sz="8" w:space="0" w:color="DDDDDD"/>
              <w:left w:val="nil"/>
              <w:bottom w:val="nil"/>
              <w:right w:val="nil"/>
            </w:tcBorders>
            <w:shd w:val="clear" w:color="000000" w:fill="FFFFFF"/>
            <w:hideMark/>
          </w:tcPr>
          <w:p w14:paraId="6CED1D25"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0.45</w:t>
            </w:r>
          </w:p>
        </w:tc>
        <w:tc>
          <w:tcPr>
            <w:tcW w:w="920" w:type="dxa"/>
            <w:tcBorders>
              <w:top w:val="single" w:sz="8" w:space="0" w:color="DDDDDD"/>
              <w:left w:val="nil"/>
              <w:bottom w:val="nil"/>
              <w:right w:val="nil"/>
            </w:tcBorders>
            <w:shd w:val="clear" w:color="000000" w:fill="FFFFFF"/>
            <w:hideMark/>
          </w:tcPr>
          <w:p w14:paraId="5F84097A"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-0.115</w:t>
            </w:r>
          </w:p>
        </w:tc>
        <w:tc>
          <w:tcPr>
            <w:tcW w:w="920" w:type="dxa"/>
            <w:tcBorders>
              <w:top w:val="single" w:sz="8" w:space="0" w:color="DDDDDD"/>
              <w:left w:val="nil"/>
              <w:bottom w:val="nil"/>
              <w:right w:val="nil"/>
            </w:tcBorders>
            <w:shd w:val="clear" w:color="000000" w:fill="FFFFFF"/>
            <w:hideMark/>
          </w:tcPr>
          <w:p w14:paraId="676C8308"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0.257</w:t>
            </w:r>
          </w:p>
        </w:tc>
      </w:tr>
      <w:tr w:rsidR="002A531C" w:rsidRPr="008E1CFE" w14:paraId="037E7651" w14:textId="77777777" w:rsidTr="007B195C">
        <w:trPr>
          <w:trHeight w:val="315"/>
        </w:trPr>
        <w:tc>
          <w:tcPr>
            <w:tcW w:w="4298" w:type="dxa"/>
            <w:tcBorders>
              <w:top w:val="single" w:sz="8" w:space="0" w:color="DDDDDD"/>
              <w:left w:val="nil"/>
              <w:bottom w:val="nil"/>
              <w:right w:val="nil"/>
            </w:tcBorders>
            <w:shd w:val="clear" w:color="000000" w:fill="F5F5F5"/>
            <w:hideMark/>
          </w:tcPr>
          <w:p w14:paraId="1503B065"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Slope.L0</w:t>
            </w:r>
          </w:p>
        </w:tc>
        <w:tc>
          <w:tcPr>
            <w:tcW w:w="1081" w:type="dxa"/>
            <w:tcBorders>
              <w:top w:val="single" w:sz="8" w:space="0" w:color="DDDDDD"/>
              <w:left w:val="nil"/>
              <w:bottom w:val="nil"/>
              <w:right w:val="nil"/>
            </w:tcBorders>
            <w:shd w:val="clear" w:color="000000" w:fill="F5F5F5"/>
            <w:hideMark/>
          </w:tcPr>
          <w:p w14:paraId="4992D2D4"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0.0001</w:t>
            </w:r>
          </w:p>
        </w:tc>
        <w:tc>
          <w:tcPr>
            <w:tcW w:w="1241" w:type="dxa"/>
            <w:tcBorders>
              <w:top w:val="single" w:sz="8" w:space="0" w:color="DDDDDD"/>
              <w:left w:val="nil"/>
              <w:bottom w:val="nil"/>
              <w:right w:val="nil"/>
            </w:tcBorders>
            <w:shd w:val="clear" w:color="000000" w:fill="F5F5F5"/>
            <w:hideMark/>
          </w:tcPr>
          <w:p w14:paraId="20AEFB70"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w:t>
            </w:r>
          </w:p>
        </w:tc>
        <w:tc>
          <w:tcPr>
            <w:tcW w:w="920" w:type="dxa"/>
            <w:tcBorders>
              <w:top w:val="single" w:sz="8" w:space="0" w:color="DDDDDD"/>
              <w:left w:val="nil"/>
              <w:bottom w:val="nil"/>
              <w:right w:val="nil"/>
            </w:tcBorders>
            <w:shd w:val="clear" w:color="000000" w:fill="F5F5F5"/>
            <w:hideMark/>
          </w:tcPr>
          <w:p w14:paraId="73F0CB28"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1.33</w:t>
            </w:r>
          </w:p>
        </w:tc>
        <w:tc>
          <w:tcPr>
            <w:tcW w:w="580" w:type="dxa"/>
            <w:tcBorders>
              <w:top w:val="single" w:sz="8" w:space="0" w:color="DDDDDD"/>
              <w:left w:val="nil"/>
              <w:bottom w:val="nil"/>
              <w:right w:val="nil"/>
            </w:tcBorders>
            <w:shd w:val="clear" w:color="000000" w:fill="F5F5F5"/>
            <w:hideMark/>
          </w:tcPr>
          <w:p w14:paraId="77AEA4B4"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0.18</w:t>
            </w:r>
          </w:p>
        </w:tc>
        <w:tc>
          <w:tcPr>
            <w:tcW w:w="920" w:type="dxa"/>
            <w:tcBorders>
              <w:top w:val="single" w:sz="8" w:space="0" w:color="DDDDDD"/>
              <w:left w:val="nil"/>
              <w:bottom w:val="nil"/>
              <w:right w:val="nil"/>
            </w:tcBorders>
            <w:shd w:val="clear" w:color="000000" w:fill="F5F5F5"/>
            <w:hideMark/>
          </w:tcPr>
          <w:p w14:paraId="01F1923E"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-6.91E-05</w:t>
            </w:r>
          </w:p>
        </w:tc>
        <w:tc>
          <w:tcPr>
            <w:tcW w:w="920" w:type="dxa"/>
            <w:tcBorders>
              <w:top w:val="single" w:sz="8" w:space="0" w:color="DDDDDD"/>
              <w:left w:val="nil"/>
              <w:bottom w:val="nil"/>
              <w:right w:val="nil"/>
            </w:tcBorders>
            <w:shd w:val="clear" w:color="000000" w:fill="F5F5F5"/>
            <w:hideMark/>
          </w:tcPr>
          <w:p w14:paraId="2B8409F3"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w:t>
            </w:r>
          </w:p>
        </w:tc>
      </w:tr>
      <w:tr w:rsidR="002A531C" w:rsidRPr="008E1CFE" w14:paraId="5275606E" w14:textId="77777777" w:rsidTr="007B195C">
        <w:trPr>
          <w:trHeight w:val="315"/>
        </w:trPr>
        <w:tc>
          <w:tcPr>
            <w:tcW w:w="4298" w:type="dxa"/>
            <w:tcBorders>
              <w:top w:val="single" w:sz="8" w:space="0" w:color="DDDDDD"/>
              <w:left w:val="nil"/>
              <w:bottom w:val="nil"/>
              <w:right w:val="nil"/>
            </w:tcBorders>
            <w:shd w:val="clear" w:color="000000" w:fill="FFFFFF"/>
            <w:hideMark/>
          </w:tcPr>
          <w:p w14:paraId="258DAD09"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Slope.L1</w:t>
            </w:r>
          </w:p>
        </w:tc>
        <w:tc>
          <w:tcPr>
            <w:tcW w:w="1081" w:type="dxa"/>
            <w:tcBorders>
              <w:top w:val="single" w:sz="8" w:space="0" w:color="DDDDDD"/>
              <w:left w:val="nil"/>
              <w:bottom w:val="nil"/>
              <w:right w:val="nil"/>
            </w:tcBorders>
            <w:shd w:val="clear" w:color="000000" w:fill="FFFFFF"/>
            <w:hideMark/>
          </w:tcPr>
          <w:p w14:paraId="4734012B"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-0.0001</w:t>
            </w:r>
          </w:p>
        </w:tc>
        <w:tc>
          <w:tcPr>
            <w:tcW w:w="1241" w:type="dxa"/>
            <w:tcBorders>
              <w:top w:val="single" w:sz="8" w:space="0" w:color="DDDDDD"/>
              <w:left w:val="nil"/>
              <w:bottom w:val="nil"/>
              <w:right w:val="nil"/>
            </w:tcBorders>
            <w:shd w:val="clear" w:color="000000" w:fill="FFFFFF"/>
            <w:hideMark/>
          </w:tcPr>
          <w:p w14:paraId="311DB2BA"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w:t>
            </w:r>
          </w:p>
        </w:tc>
        <w:tc>
          <w:tcPr>
            <w:tcW w:w="920" w:type="dxa"/>
            <w:tcBorders>
              <w:top w:val="single" w:sz="8" w:space="0" w:color="DDDDDD"/>
              <w:left w:val="nil"/>
              <w:bottom w:val="nil"/>
              <w:right w:val="nil"/>
            </w:tcBorders>
            <w:shd w:val="clear" w:color="000000" w:fill="FFFFFF"/>
            <w:hideMark/>
          </w:tcPr>
          <w:p w14:paraId="5B5E56D2"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-0.948</w:t>
            </w:r>
          </w:p>
        </w:tc>
        <w:tc>
          <w:tcPr>
            <w:tcW w:w="580" w:type="dxa"/>
            <w:tcBorders>
              <w:top w:val="single" w:sz="8" w:space="0" w:color="DDDDDD"/>
              <w:left w:val="nil"/>
              <w:bottom w:val="nil"/>
              <w:right w:val="nil"/>
            </w:tcBorders>
            <w:shd w:val="clear" w:color="000000" w:fill="FFFFFF"/>
            <w:hideMark/>
          </w:tcPr>
          <w:p w14:paraId="4D359A8B"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0.34</w:t>
            </w:r>
          </w:p>
        </w:tc>
        <w:tc>
          <w:tcPr>
            <w:tcW w:w="920" w:type="dxa"/>
            <w:tcBorders>
              <w:top w:val="single" w:sz="8" w:space="0" w:color="DDDDDD"/>
              <w:left w:val="nil"/>
              <w:bottom w:val="nil"/>
              <w:right w:val="nil"/>
            </w:tcBorders>
            <w:shd w:val="clear" w:color="000000" w:fill="FFFFFF"/>
            <w:hideMark/>
          </w:tcPr>
          <w:p w14:paraId="1C76A1B0"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w:t>
            </w:r>
          </w:p>
        </w:tc>
        <w:tc>
          <w:tcPr>
            <w:tcW w:w="920" w:type="dxa"/>
            <w:tcBorders>
              <w:top w:val="single" w:sz="8" w:space="0" w:color="DDDDDD"/>
              <w:left w:val="nil"/>
              <w:bottom w:val="nil"/>
              <w:right w:val="nil"/>
            </w:tcBorders>
            <w:shd w:val="clear" w:color="000000" w:fill="FFFFFF"/>
            <w:hideMark/>
          </w:tcPr>
          <w:p w14:paraId="0E259297"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w:t>
            </w:r>
          </w:p>
        </w:tc>
      </w:tr>
      <w:tr w:rsidR="002A531C" w:rsidRPr="008E1CFE" w14:paraId="5A94F4DE" w14:textId="77777777" w:rsidTr="007B195C">
        <w:trPr>
          <w:trHeight w:val="315"/>
        </w:trPr>
        <w:tc>
          <w:tcPr>
            <w:tcW w:w="4298" w:type="dxa"/>
            <w:tcBorders>
              <w:top w:val="single" w:sz="8" w:space="0" w:color="DDDDDD"/>
              <w:left w:val="nil"/>
              <w:bottom w:val="nil"/>
              <w:right w:val="nil"/>
            </w:tcBorders>
            <w:shd w:val="clear" w:color="000000" w:fill="F5F5F5"/>
            <w:hideMark/>
          </w:tcPr>
          <w:p w14:paraId="7C0130ED"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Acceleration.L0</w:t>
            </w:r>
          </w:p>
        </w:tc>
        <w:tc>
          <w:tcPr>
            <w:tcW w:w="1081" w:type="dxa"/>
            <w:tcBorders>
              <w:top w:val="single" w:sz="8" w:space="0" w:color="DDDDDD"/>
              <w:left w:val="nil"/>
              <w:bottom w:val="nil"/>
              <w:right w:val="nil"/>
            </w:tcBorders>
            <w:shd w:val="clear" w:color="000000" w:fill="F5F5F5"/>
            <w:hideMark/>
          </w:tcPr>
          <w:p w14:paraId="54BEF38D"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-0.0004</w:t>
            </w:r>
          </w:p>
        </w:tc>
        <w:tc>
          <w:tcPr>
            <w:tcW w:w="1241" w:type="dxa"/>
            <w:tcBorders>
              <w:top w:val="single" w:sz="8" w:space="0" w:color="DDDDDD"/>
              <w:left w:val="nil"/>
              <w:bottom w:val="nil"/>
              <w:right w:val="nil"/>
            </w:tcBorders>
            <w:shd w:val="clear" w:color="000000" w:fill="F5F5F5"/>
            <w:hideMark/>
          </w:tcPr>
          <w:p w14:paraId="3C924103"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0.001</w:t>
            </w:r>
          </w:p>
        </w:tc>
        <w:tc>
          <w:tcPr>
            <w:tcW w:w="920" w:type="dxa"/>
            <w:tcBorders>
              <w:top w:val="single" w:sz="8" w:space="0" w:color="DDDDDD"/>
              <w:left w:val="nil"/>
              <w:bottom w:val="nil"/>
              <w:right w:val="nil"/>
            </w:tcBorders>
            <w:shd w:val="clear" w:color="000000" w:fill="F5F5F5"/>
            <w:hideMark/>
          </w:tcPr>
          <w:p w14:paraId="51D4F34B"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-0.856</w:t>
            </w:r>
          </w:p>
        </w:tc>
        <w:tc>
          <w:tcPr>
            <w:tcW w:w="580" w:type="dxa"/>
            <w:tcBorders>
              <w:top w:val="single" w:sz="8" w:space="0" w:color="DDDDDD"/>
              <w:left w:val="nil"/>
              <w:bottom w:val="nil"/>
              <w:right w:val="nil"/>
            </w:tcBorders>
            <w:shd w:val="clear" w:color="000000" w:fill="F5F5F5"/>
            <w:hideMark/>
          </w:tcPr>
          <w:p w14:paraId="718670F7"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0.39</w:t>
            </w:r>
          </w:p>
        </w:tc>
        <w:tc>
          <w:tcPr>
            <w:tcW w:w="920" w:type="dxa"/>
            <w:tcBorders>
              <w:top w:val="single" w:sz="8" w:space="0" w:color="DDDDDD"/>
              <w:left w:val="nil"/>
              <w:bottom w:val="nil"/>
              <w:right w:val="nil"/>
            </w:tcBorders>
            <w:shd w:val="clear" w:color="000000" w:fill="F5F5F5"/>
            <w:hideMark/>
          </w:tcPr>
          <w:p w14:paraId="4DA8A313"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-0.001</w:t>
            </w:r>
          </w:p>
        </w:tc>
        <w:tc>
          <w:tcPr>
            <w:tcW w:w="920" w:type="dxa"/>
            <w:tcBorders>
              <w:top w:val="single" w:sz="8" w:space="0" w:color="DDDDDD"/>
              <w:left w:val="nil"/>
              <w:bottom w:val="nil"/>
              <w:right w:val="nil"/>
            </w:tcBorders>
            <w:shd w:val="clear" w:color="000000" w:fill="F5F5F5"/>
            <w:hideMark/>
          </w:tcPr>
          <w:p w14:paraId="5984E6BE"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0.001</w:t>
            </w:r>
          </w:p>
        </w:tc>
      </w:tr>
      <w:tr w:rsidR="002A531C" w:rsidRPr="008E1CFE" w14:paraId="62C02ACD" w14:textId="77777777" w:rsidTr="007B195C">
        <w:trPr>
          <w:trHeight w:val="315"/>
        </w:trPr>
        <w:tc>
          <w:tcPr>
            <w:tcW w:w="4298" w:type="dxa"/>
            <w:tcBorders>
              <w:top w:val="single" w:sz="8" w:space="0" w:color="DDDDDD"/>
              <w:left w:val="nil"/>
              <w:bottom w:val="nil"/>
              <w:right w:val="nil"/>
            </w:tcBorders>
            <w:shd w:val="clear" w:color="000000" w:fill="FFFFFF"/>
            <w:hideMark/>
          </w:tcPr>
          <w:p w14:paraId="1F82CD6E"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Acceleration.L1</w:t>
            </w:r>
          </w:p>
        </w:tc>
        <w:tc>
          <w:tcPr>
            <w:tcW w:w="1081" w:type="dxa"/>
            <w:tcBorders>
              <w:top w:val="single" w:sz="8" w:space="0" w:color="DDDDDD"/>
              <w:left w:val="nil"/>
              <w:bottom w:val="nil"/>
              <w:right w:val="nil"/>
            </w:tcBorders>
            <w:shd w:val="clear" w:color="000000" w:fill="FFFFFF"/>
            <w:hideMark/>
          </w:tcPr>
          <w:p w14:paraId="780FB433"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0.0002</w:t>
            </w:r>
          </w:p>
        </w:tc>
        <w:tc>
          <w:tcPr>
            <w:tcW w:w="1241" w:type="dxa"/>
            <w:tcBorders>
              <w:top w:val="single" w:sz="8" w:space="0" w:color="DDDDDD"/>
              <w:left w:val="nil"/>
              <w:bottom w:val="nil"/>
              <w:right w:val="nil"/>
            </w:tcBorders>
            <w:shd w:val="clear" w:color="000000" w:fill="FFFFFF"/>
            <w:hideMark/>
          </w:tcPr>
          <w:p w14:paraId="0D80EE0F"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0.001</w:t>
            </w:r>
          </w:p>
        </w:tc>
        <w:tc>
          <w:tcPr>
            <w:tcW w:w="920" w:type="dxa"/>
            <w:tcBorders>
              <w:top w:val="single" w:sz="8" w:space="0" w:color="DDDDDD"/>
              <w:left w:val="nil"/>
              <w:bottom w:val="nil"/>
              <w:right w:val="nil"/>
            </w:tcBorders>
            <w:shd w:val="clear" w:color="000000" w:fill="FFFFFF"/>
            <w:hideMark/>
          </w:tcPr>
          <w:p w14:paraId="26396DB9"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0.415</w:t>
            </w:r>
          </w:p>
        </w:tc>
        <w:tc>
          <w:tcPr>
            <w:tcW w:w="580" w:type="dxa"/>
            <w:tcBorders>
              <w:top w:val="single" w:sz="8" w:space="0" w:color="DDDDDD"/>
              <w:left w:val="nil"/>
              <w:bottom w:val="nil"/>
              <w:right w:val="nil"/>
            </w:tcBorders>
            <w:shd w:val="clear" w:color="000000" w:fill="FFFFFF"/>
            <w:hideMark/>
          </w:tcPr>
          <w:p w14:paraId="0433157F"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0.68</w:t>
            </w:r>
          </w:p>
        </w:tc>
        <w:tc>
          <w:tcPr>
            <w:tcW w:w="920" w:type="dxa"/>
            <w:tcBorders>
              <w:top w:val="single" w:sz="8" w:space="0" w:color="DDDDDD"/>
              <w:left w:val="nil"/>
              <w:bottom w:val="nil"/>
              <w:right w:val="nil"/>
            </w:tcBorders>
            <w:shd w:val="clear" w:color="000000" w:fill="FFFFFF"/>
            <w:hideMark/>
          </w:tcPr>
          <w:p w14:paraId="36CC60F6"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-0.001</w:t>
            </w:r>
          </w:p>
        </w:tc>
        <w:tc>
          <w:tcPr>
            <w:tcW w:w="920" w:type="dxa"/>
            <w:tcBorders>
              <w:top w:val="single" w:sz="8" w:space="0" w:color="DDDDDD"/>
              <w:left w:val="nil"/>
              <w:bottom w:val="nil"/>
              <w:right w:val="nil"/>
            </w:tcBorders>
            <w:shd w:val="clear" w:color="000000" w:fill="FFFFFF"/>
            <w:hideMark/>
          </w:tcPr>
          <w:p w14:paraId="59B07D34"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0.001</w:t>
            </w:r>
          </w:p>
        </w:tc>
      </w:tr>
      <w:tr w:rsidR="002A531C" w:rsidRPr="008E1CFE" w14:paraId="274FC3D5" w14:textId="77777777" w:rsidTr="007B195C">
        <w:trPr>
          <w:trHeight w:val="315"/>
        </w:trPr>
        <w:tc>
          <w:tcPr>
            <w:tcW w:w="4298" w:type="dxa"/>
            <w:tcBorders>
              <w:top w:val="single" w:sz="8" w:space="0" w:color="DDDDDD"/>
              <w:left w:val="nil"/>
              <w:bottom w:val="nil"/>
              <w:right w:val="nil"/>
            </w:tcBorders>
            <w:shd w:val="clear" w:color="000000" w:fill="F5F5F5"/>
            <w:hideMark/>
          </w:tcPr>
          <w:p w14:paraId="0136DE6E"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RSI x Trend.L0</w:t>
            </w:r>
          </w:p>
        </w:tc>
        <w:tc>
          <w:tcPr>
            <w:tcW w:w="1081" w:type="dxa"/>
            <w:tcBorders>
              <w:top w:val="single" w:sz="8" w:space="0" w:color="DDDDDD"/>
              <w:left w:val="nil"/>
              <w:bottom w:val="nil"/>
              <w:right w:val="nil"/>
            </w:tcBorders>
            <w:shd w:val="clear" w:color="000000" w:fill="F5F5F5"/>
            <w:hideMark/>
          </w:tcPr>
          <w:p w14:paraId="30FFE147"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-0.0003</w:t>
            </w:r>
          </w:p>
        </w:tc>
        <w:tc>
          <w:tcPr>
            <w:tcW w:w="1241" w:type="dxa"/>
            <w:tcBorders>
              <w:top w:val="single" w:sz="8" w:space="0" w:color="DDDDDD"/>
              <w:left w:val="nil"/>
              <w:bottom w:val="nil"/>
              <w:right w:val="nil"/>
            </w:tcBorders>
            <w:shd w:val="clear" w:color="000000" w:fill="F5F5F5"/>
            <w:hideMark/>
          </w:tcPr>
          <w:p w14:paraId="637226ED"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w:t>
            </w:r>
          </w:p>
        </w:tc>
        <w:tc>
          <w:tcPr>
            <w:tcW w:w="920" w:type="dxa"/>
            <w:tcBorders>
              <w:top w:val="single" w:sz="8" w:space="0" w:color="DDDDDD"/>
              <w:left w:val="nil"/>
              <w:bottom w:val="nil"/>
              <w:right w:val="nil"/>
            </w:tcBorders>
            <w:shd w:val="clear" w:color="000000" w:fill="F5F5F5"/>
            <w:hideMark/>
          </w:tcPr>
          <w:p w14:paraId="2D4C380A"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-0.97</w:t>
            </w:r>
          </w:p>
        </w:tc>
        <w:tc>
          <w:tcPr>
            <w:tcW w:w="580" w:type="dxa"/>
            <w:tcBorders>
              <w:top w:val="single" w:sz="8" w:space="0" w:color="DDDDDD"/>
              <w:left w:val="nil"/>
              <w:bottom w:val="nil"/>
              <w:right w:val="nil"/>
            </w:tcBorders>
            <w:shd w:val="clear" w:color="000000" w:fill="F5F5F5"/>
            <w:hideMark/>
          </w:tcPr>
          <w:p w14:paraId="600EA302"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0.33</w:t>
            </w:r>
          </w:p>
        </w:tc>
        <w:tc>
          <w:tcPr>
            <w:tcW w:w="920" w:type="dxa"/>
            <w:tcBorders>
              <w:top w:val="single" w:sz="8" w:space="0" w:color="DDDDDD"/>
              <w:left w:val="nil"/>
              <w:bottom w:val="nil"/>
              <w:right w:val="nil"/>
            </w:tcBorders>
            <w:shd w:val="clear" w:color="000000" w:fill="F5F5F5"/>
            <w:hideMark/>
          </w:tcPr>
          <w:p w14:paraId="2C907997"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-0.001</w:t>
            </w:r>
          </w:p>
        </w:tc>
        <w:tc>
          <w:tcPr>
            <w:tcW w:w="920" w:type="dxa"/>
            <w:tcBorders>
              <w:top w:val="single" w:sz="8" w:space="0" w:color="DDDDDD"/>
              <w:left w:val="nil"/>
              <w:bottom w:val="nil"/>
              <w:right w:val="nil"/>
            </w:tcBorders>
            <w:shd w:val="clear" w:color="000000" w:fill="F5F5F5"/>
            <w:hideMark/>
          </w:tcPr>
          <w:p w14:paraId="3D9564FB"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w:t>
            </w:r>
          </w:p>
        </w:tc>
      </w:tr>
      <w:tr w:rsidR="002A531C" w:rsidRPr="008E1CFE" w14:paraId="26C6569C" w14:textId="77777777" w:rsidTr="007B195C">
        <w:trPr>
          <w:trHeight w:val="315"/>
        </w:trPr>
        <w:tc>
          <w:tcPr>
            <w:tcW w:w="4298" w:type="dxa"/>
            <w:tcBorders>
              <w:top w:val="single" w:sz="8" w:space="0" w:color="DDDDDD"/>
              <w:left w:val="nil"/>
              <w:bottom w:val="nil"/>
              <w:right w:val="nil"/>
            </w:tcBorders>
            <w:shd w:val="clear" w:color="000000" w:fill="FFFFFF"/>
            <w:hideMark/>
          </w:tcPr>
          <w:p w14:paraId="3A188344"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RSI x Trend.L1</w:t>
            </w:r>
          </w:p>
        </w:tc>
        <w:tc>
          <w:tcPr>
            <w:tcW w:w="1081" w:type="dxa"/>
            <w:tcBorders>
              <w:top w:val="single" w:sz="8" w:space="0" w:color="DDDDDD"/>
              <w:left w:val="nil"/>
              <w:bottom w:val="nil"/>
              <w:right w:val="nil"/>
            </w:tcBorders>
            <w:shd w:val="clear" w:color="000000" w:fill="FFFFFF"/>
            <w:hideMark/>
          </w:tcPr>
          <w:p w14:paraId="5970AD14"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0.0001</w:t>
            </w:r>
          </w:p>
        </w:tc>
        <w:tc>
          <w:tcPr>
            <w:tcW w:w="1241" w:type="dxa"/>
            <w:tcBorders>
              <w:top w:val="single" w:sz="8" w:space="0" w:color="DDDDDD"/>
              <w:left w:val="nil"/>
              <w:bottom w:val="nil"/>
              <w:right w:val="nil"/>
            </w:tcBorders>
            <w:shd w:val="clear" w:color="000000" w:fill="FFFFFF"/>
            <w:hideMark/>
          </w:tcPr>
          <w:p w14:paraId="52ACCF40"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w:t>
            </w:r>
          </w:p>
        </w:tc>
        <w:tc>
          <w:tcPr>
            <w:tcW w:w="920" w:type="dxa"/>
            <w:tcBorders>
              <w:top w:val="single" w:sz="8" w:space="0" w:color="DDDDDD"/>
              <w:left w:val="nil"/>
              <w:bottom w:val="nil"/>
              <w:right w:val="nil"/>
            </w:tcBorders>
            <w:shd w:val="clear" w:color="000000" w:fill="FFFFFF"/>
            <w:hideMark/>
          </w:tcPr>
          <w:p w14:paraId="4A97B52C"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0.548</w:t>
            </w:r>
          </w:p>
        </w:tc>
        <w:tc>
          <w:tcPr>
            <w:tcW w:w="580" w:type="dxa"/>
            <w:tcBorders>
              <w:top w:val="single" w:sz="8" w:space="0" w:color="DDDDDD"/>
              <w:left w:val="nil"/>
              <w:bottom w:val="nil"/>
              <w:right w:val="nil"/>
            </w:tcBorders>
            <w:shd w:val="clear" w:color="000000" w:fill="FFFFFF"/>
            <w:hideMark/>
          </w:tcPr>
          <w:p w14:paraId="390E3A8B"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0.58</w:t>
            </w:r>
          </w:p>
        </w:tc>
        <w:tc>
          <w:tcPr>
            <w:tcW w:w="920" w:type="dxa"/>
            <w:tcBorders>
              <w:top w:val="single" w:sz="8" w:space="0" w:color="DDDDDD"/>
              <w:left w:val="nil"/>
              <w:bottom w:val="nil"/>
              <w:right w:val="nil"/>
            </w:tcBorders>
            <w:shd w:val="clear" w:color="000000" w:fill="FFFFFF"/>
            <w:hideMark/>
          </w:tcPr>
          <w:p w14:paraId="71E8AD00"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w:t>
            </w:r>
          </w:p>
        </w:tc>
        <w:tc>
          <w:tcPr>
            <w:tcW w:w="920" w:type="dxa"/>
            <w:tcBorders>
              <w:top w:val="single" w:sz="8" w:space="0" w:color="DDDDDD"/>
              <w:left w:val="nil"/>
              <w:bottom w:val="nil"/>
              <w:right w:val="nil"/>
            </w:tcBorders>
            <w:shd w:val="clear" w:color="000000" w:fill="FFFFFF"/>
            <w:hideMark/>
          </w:tcPr>
          <w:p w14:paraId="0641D649"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0.001</w:t>
            </w:r>
          </w:p>
        </w:tc>
      </w:tr>
      <w:tr w:rsidR="002A531C" w:rsidRPr="008E1CFE" w14:paraId="2EFC1C87" w14:textId="77777777" w:rsidTr="007B195C">
        <w:trPr>
          <w:trHeight w:val="315"/>
        </w:trPr>
        <w:tc>
          <w:tcPr>
            <w:tcW w:w="4298" w:type="dxa"/>
            <w:tcBorders>
              <w:top w:val="single" w:sz="8" w:space="0" w:color="DDDDDD"/>
              <w:left w:val="nil"/>
              <w:bottom w:val="nil"/>
              <w:right w:val="nil"/>
            </w:tcBorders>
            <w:shd w:val="clear" w:color="000000" w:fill="F5F5F5"/>
            <w:hideMark/>
          </w:tcPr>
          <w:p w14:paraId="21F558F8"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 xml:space="preserve">RSI x Price </w:t>
            </w:r>
            <w:proofErr w:type="gramStart"/>
            <w:r w:rsidRPr="008E1CFE">
              <w:rPr>
                <w:rFonts w:ascii="Times New Roman" w:eastAsia="Times New Roman" w:hAnsi="Times New Roman" w:cs="Times New Roman"/>
                <w:b/>
                <w:bCs/>
                <w:color w:val="000000"/>
                <w:sz w:val="18"/>
                <w:szCs w:val="18"/>
                <w:lang w:eastAsia="en-SG"/>
              </w:rPr>
              <w:t>Relative</w:t>
            </w:r>
            <w:proofErr w:type="gramEnd"/>
            <w:r w:rsidRPr="008E1CFE">
              <w:rPr>
                <w:rFonts w:ascii="Times New Roman" w:eastAsia="Times New Roman" w:hAnsi="Times New Roman" w:cs="Times New Roman"/>
                <w:b/>
                <w:bCs/>
                <w:color w:val="000000"/>
                <w:sz w:val="18"/>
                <w:szCs w:val="18"/>
                <w:lang w:eastAsia="en-SG"/>
              </w:rPr>
              <w:t xml:space="preserve"> Close-EMA200 Price Diff.L0</w:t>
            </w:r>
          </w:p>
        </w:tc>
        <w:tc>
          <w:tcPr>
            <w:tcW w:w="1081" w:type="dxa"/>
            <w:tcBorders>
              <w:top w:val="single" w:sz="8" w:space="0" w:color="DDDDDD"/>
              <w:left w:val="nil"/>
              <w:bottom w:val="nil"/>
              <w:right w:val="nil"/>
            </w:tcBorders>
            <w:shd w:val="clear" w:color="000000" w:fill="F5F5F5"/>
            <w:hideMark/>
          </w:tcPr>
          <w:p w14:paraId="5C62E1B5"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0.0015</w:t>
            </w:r>
          </w:p>
        </w:tc>
        <w:tc>
          <w:tcPr>
            <w:tcW w:w="1241" w:type="dxa"/>
            <w:tcBorders>
              <w:top w:val="single" w:sz="8" w:space="0" w:color="DDDDDD"/>
              <w:left w:val="nil"/>
              <w:bottom w:val="nil"/>
              <w:right w:val="nil"/>
            </w:tcBorders>
            <w:shd w:val="clear" w:color="000000" w:fill="F5F5F5"/>
            <w:hideMark/>
          </w:tcPr>
          <w:p w14:paraId="5879BEC2"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0.002</w:t>
            </w:r>
          </w:p>
        </w:tc>
        <w:tc>
          <w:tcPr>
            <w:tcW w:w="920" w:type="dxa"/>
            <w:tcBorders>
              <w:top w:val="single" w:sz="8" w:space="0" w:color="DDDDDD"/>
              <w:left w:val="nil"/>
              <w:bottom w:val="nil"/>
              <w:right w:val="nil"/>
            </w:tcBorders>
            <w:shd w:val="clear" w:color="000000" w:fill="F5F5F5"/>
            <w:hideMark/>
          </w:tcPr>
          <w:p w14:paraId="519808CB"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0.971</w:t>
            </w:r>
          </w:p>
        </w:tc>
        <w:tc>
          <w:tcPr>
            <w:tcW w:w="580" w:type="dxa"/>
            <w:tcBorders>
              <w:top w:val="single" w:sz="8" w:space="0" w:color="DDDDDD"/>
              <w:left w:val="nil"/>
              <w:bottom w:val="nil"/>
              <w:right w:val="nil"/>
            </w:tcBorders>
            <w:shd w:val="clear" w:color="000000" w:fill="F5F5F5"/>
            <w:hideMark/>
          </w:tcPr>
          <w:p w14:paraId="5096384D"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0.33</w:t>
            </w:r>
          </w:p>
        </w:tc>
        <w:tc>
          <w:tcPr>
            <w:tcW w:w="920" w:type="dxa"/>
            <w:tcBorders>
              <w:top w:val="single" w:sz="8" w:space="0" w:color="DDDDDD"/>
              <w:left w:val="nil"/>
              <w:bottom w:val="nil"/>
              <w:right w:val="nil"/>
            </w:tcBorders>
            <w:shd w:val="clear" w:color="000000" w:fill="F5F5F5"/>
            <w:hideMark/>
          </w:tcPr>
          <w:p w14:paraId="2DFAB2AC"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-0.001</w:t>
            </w:r>
          </w:p>
        </w:tc>
        <w:tc>
          <w:tcPr>
            <w:tcW w:w="920" w:type="dxa"/>
            <w:tcBorders>
              <w:top w:val="single" w:sz="8" w:space="0" w:color="DDDDDD"/>
              <w:left w:val="nil"/>
              <w:bottom w:val="nil"/>
              <w:right w:val="nil"/>
            </w:tcBorders>
            <w:shd w:val="clear" w:color="000000" w:fill="F5F5F5"/>
            <w:hideMark/>
          </w:tcPr>
          <w:p w14:paraId="05A53C04"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0.004</w:t>
            </w:r>
          </w:p>
        </w:tc>
      </w:tr>
      <w:tr w:rsidR="002A531C" w:rsidRPr="008E1CFE" w14:paraId="3DCB3845" w14:textId="77777777" w:rsidTr="007B195C">
        <w:trPr>
          <w:trHeight w:val="315"/>
        </w:trPr>
        <w:tc>
          <w:tcPr>
            <w:tcW w:w="4298" w:type="dxa"/>
            <w:tcBorders>
              <w:top w:val="single" w:sz="8" w:space="0" w:color="DDDDDD"/>
              <w:left w:val="nil"/>
              <w:bottom w:val="nil"/>
              <w:right w:val="nil"/>
            </w:tcBorders>
            <w:shd w:val="clear" w:color="000000" w:fill="FFFFFF"/>
            <w:hideMark/>
          </w:tcPr>
          <w:p w14:paraId="18DF2DEE"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 xml:space="preserve">RSI x Price </w:t>
            </w:r>
            <w:proofErr w:type="gramStart"/>
            <w:r w:rsidRPr="008E1CFE">
              <w:rPr>
                <w:rFonts w:ascii="Times New Roman" w:eastAsia="Times New Roman" w:hAnsi="Times New Roman" w:cs="Times New Roman"/>
                <w:b/>
                <w:bCs/>
                <w:color w:val="000000"/>
                <w:sz w:val="18"/>
                <w:szCs w:val="18"/>
                <w:lang w:eastAsia="en-SG"/>
              </w:rPr>
              <w:t>Relative</w:t>
            </w:r>
            <w:proofErr w:type="gramEnd"/>
            <w:r w:rsidRPr="008E1CFE">
              <w:rPr>
                <w:rFonts w:ascii="Times New Roman" w:eastAsia="Times New Roman" w:hAnsi="Times New Roman" w:cs="Times New Roman"/>
                <w:b/>
                <w:bCs/>
                <w:color w:val="000000"/>
                <w:sz w:val="18"/>
                <w:szCs w:val="18"/>
                <w:lang w:eastAsia="en-SG"/>
              </w:rPr>
              <w:t xml:space="preserve"> Close-EMA200 Price Diff.L1</w:t>
            </w:r>
          </w:p>
        </w:tc>
        <w:tc>
          <w:tcPr>
            <w:tcW w:w="1081" w:type="dxa"/>
            <w:tcBorders>
              <w:top w:val="single" w:sz="8" w:space="0" w:color="DDDDDD"/>
              <w:left w:val="nil"/>
              <w:bottom w:val="nil"/>
              <w:right w:val="nil"/>
            </w:tcBorders>
            <w:shd w:val="clear" w:color="000000" w:fill="FFFFFF"/>
            <w:hideMark/>
          </w:tcPr>
          <w:p w14:paraId="44F1B07E"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-0.0017</w:t>
            </w:r>
          </w:p>
        </w:tc>
        <w:tc>
          <w:tcPr>
            <w:tcW w:w="1241" w:type="dxa"/>
            <w:tcBorders>
              <w:top w:val="single" w:sz="8" w:space="0" w:color="DDDDDD"/>
              <w:left w:val="nil"/>
              <w:bottom w:val="nil"/>
              <w:right w:val="nil"/>
            </w:tcBorders>
            <w:shd w:val="clear" w:color="000000" w:fill="FFFFFF"/>
            <w:hideMark/>
          </w:tcPr>
          <w:p w14:paraId="070CB1FC"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0.001</w:t>
            </w:r>
          </w:p>
        </w:tc>
        <w:tc>
          <w:tcPr>
            <w:tcW w:w="920" w:type="dxa"/>
            <w:tcBorders>
              <w:top w:val="single" w:sz="8" w:space="0" w:color="DDDDDD"/>
              <w:left w:val="nil"/>
              <w:bottom w:val="nil"/>
              <w:right w:val="nil"/>
            </w:tcBorders>
            <w:shd w:val="clear" w:color="000000" w:fill="FFFFFF"/>
            <w:hideMark/>
          </w:tcPr>
          <w:p w14:paraId="0D14CCB8"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-1.218</w:t>
            </w:r>
          </w:p>
        </w:tc>
        <w:tc>
          <w:tcPr>
            <w:tcW w:w="580" w:type="dxa"/>
            <w:tcBorders>
              <w:top w:val="single" w:sz="8" w:space="0" w:color="DDDDDD"/>
              <w:left w:val="nil"/>
              <w:bottom w:val="nil"/>
              <w:right w:val="nil"/>
            </w:tcBorders>
            <w:shd w:val="clear" w:color="000000" w:fill="FFFFFF"/>
            <w:hideMark/>
          </w:tcPr>
          <w:p w14:paraId="71FE5CD9"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0.22</w:t>
            </w:r>
          </w:p>
        </w:tc>
        <w:tc>
          <w:tcPr>
            <w:tcW w:w="920" w:type="dxa"/>
            <w:tcBorders>
              <w:top w:val="single" w:sz="8" w:space="0" w:color="DDDDDD"/>
              <w:left w:val="nil"/>
              <w:bottom w:val="nil"/>
              <w:right w:val="nil"/>
            </w:tcBorders>
            <w:shd w:val="clear" w:color="000000" w:fill="FFFFFF"/>
            <w:hideMark/>
          </w:tcPr>
          <w:p w14:paraId="463CDEE7"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-0.005</w:t>
            </w:r>
          </w:p>
        </w:tc>
        <w:tc>
          <w:tcPr>
            <w:tcW w:w="920" w:type="dxa"/>
            <w:tcBorders>
              <w:top w:val="single" w:sz="8" w:space="0" w:color="DDDDDD"/>
              <w:left w:val="nil"/>
              <w:bottom w:val="nil"/>
              <w:right w:val="nil"/>
            </w:tcBorders>
            <w:shd w:val="clear" w:color="000000" w:fill="FFFFFF"/>
            <w:hideMark/>
          </w:tcPr>
          <w:p w14:paraId="28401751"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0.001</w:t>
            </w:r>
          </w:p>
        </w:tc>
      </w:tr>
      <w:tr w:rsidR="002A531C" w:rsidRPr="008E1CFE" w14:paraId="26175B85" w14:textId="77777777" w:rsidTr="007B195C">
        <w:trPr>
          <w:trHeight w:val="315"/>
        </w:trPr>
        <w:tc>
          <w:tcPr>
            <w:tcW w:w="4298" w:type="dxa"/>
            <w:tcBorders>
              <w:top w:val="single" w:sz="8" w:space="0" w:color="DDDDDD"/>
              <w:left w:val="nil"/>
              <w:bottom w:val="nil"/>
              <w:right w:val="nil"/>
            </w:tcBorders>
            <w:shd w:val="clear" w:color="000000" w:fill="F5F5F5"/>
            <w:hideMark/>
          </w:tcPr>
          <w:p w14:paraId="383A9199"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RSI Condition x Trend.L0</w:t>
            </w:r>
          </w:p>
        </w:tc>
        <w:tc>
          <w:tcPr>
            <w:tcW w:w="1081" w:type="dxa"/>
            <w:tcBorders>
              <w:top w:val="single" w:sz="8" w:space="0" w:color="DDDDDD"/>
              <w:left w:val="nil"/>
              <w:bottom w:val="nil"/>
              <w:right w:val="nil"/>
            </w:tcBorders>
            <w:shd w:val="clear" w:color="000000" w:fill="F5F5F5"/>
            <w:hideMark/>
          </w:tcPr>
          <w:p w14:paraId="39F06EF4"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-0.0002</w:t>
            </w:r>
          </w:p>
        </w:tc>
        <w:tc>
          <w:tcPr>
            <w:tcW w:w="1241" w:type="dxa"/>
            <w:tcBorders>
              <w:top w:val="single" w:sz="8" w:space="0" w:color="DDDDDD"/>
              <w:left w:val="nil"/>
              <w:bottom w:val="nil"/>
              <w:right w:val="nil"/>
            </w:tcBorders>
            <w:shd w:val="clear" w:color="000000" w:fill="F5F5F5"/>
            <w:hideMark/>
          </w:tcPr>
          <w:p w14:paraId="57DD4E59"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0.007</w:t>
            </w:r>
          </w:p>
        </w:tc>
        <w:tc>
          <w:tcPr>
            <w:tcW w:w="920" w:type="dxa"/>
            <w:tcBorders>
              <w:top w:val="single" w:sz="8" w:space="0" w:color="DDDDDD"/>
              <w:left w:val="nil"/>
              <w:bottom w:val="nil"/>
              <w:right w:val="nil"/>
            </w:tcBorders>
            <w:shd w:val="clear" w:color="000000" w:fill="F5F5F5"/>
            <w:hideMark/>
          </w:tcPr>
          <w:p w14:paraId="60137FA7"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-0.035</w:t>
            </w:r>
          </w:p>
        </w:tc>
        <w:tc>
          <w:tcPr>
            <w:tcW w:w="580" w:type="dxa"/>
            <w:tcBorders>
              <w:top w:val="single" w:sz="8" w:space="0" w:color="DDDDDD"/>
              <w:left w:val="nil"/>
              <w:bottom w:val="nil"/>
              <w:right w:val="nil"/>
            </w:tcBorders>
            <w:shd w:val="clear" w:color="000000" w:fill="F5F5F5"/>
            <w:hideMark/>
          </w:tcPr>
          <w:p w14:paraId="671502E8"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0.97</w:t>
            </w:r>
          </w:p>
        </w:tc>
        <w:tc>
          <w:tcPr>
            <w:tcW w:w="920" w:type="dxa"/>
            <w:tcBorders>
              <w:top w:val="single" w:sz="8" w:space="0" w:color="DDDDDD"/>
              <w:left w:val="nil"/>
              <w:bottom w:val="nil"/>
              <w:right w:val="nil"/>
            </w:tcBorders>
            <w:shd w:val="clear" w:color="000000" w:fill="F5F5F5"/>
            <w:hideMark/>
          </w:tcPr>
          <w:p w14:paraId="2C1D64EF"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-0.014</w:t>
            </w:r>
          </w:p>
        </w:tc>
        <w:tc>
          <w:tcPr>
            <w:tcW w:w="920" w:type="dxa"/>
            <w:tcBorders>
              <w:top w:val="single" w:sz="8" w:space="0" w:color="DDDDDD"/>
              <w:left w:val="nil"/>
              <w:bottom w:val="nil"/>
              <w:right w:val="nil"/>
            </w:tcBorders>
            <w:shd w:val="clear" w:color="000000" w:fill="F5F5F5"/>
            <w:hideMark/>
          </w:tcPr>
          <w:p w14:paraId="7EB5F8D1"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0.013</w:t>
            </w:r>
          </w:p>
        </w:tc>
      </w:tr>
      <w:tr w:rsidR="002A531C" w:rsidRPr="008E1CFE" w14:paraId="7A065099" w14:textId="77777777" w:rsidTr="007B195C">
        <w:trPr>
          <w:trHeight w:val="315"/>
        </w:trPr>
        <w:tc>
          <w:tcPr>
            <w:tcW w:w="4298" w:type="dxa"/>
            <w:tcBorders>
              <w:top w:val="single" w:sz="8" w:space="0" w:color="DDDDDD"/>
              <w:left w:val="nil"/>
              <w:bottom w:val="nil"/>
              <w:right w:val="nil"/>
            </w:tcBorders>
            <w:shd w:val="clear" w:color="000000" w:fill="FFFFFF"/>
            <w:hideMark/>
          </w:tcPr>
          <w:p w14:paraId="691EBEE0"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RSI Condition x Trend.L1</w:t>
            </w:r>
          </w:p>
        </w:tc>
        <w:tc>
          <w:tcPr>
            <w:tcW w:w="1081" w:type="dxa"/>
            <w:tcBorders>
              <w:top w:val="single" w:sz="8" w:space="0" w:color="DDDDDD"/>
              <w:left w:val="nil"/>
              <w:bottom w:val="nil"/>
              <w:right w:val="nil"/>
            </w:tcBorders>
            <w:shd w:val="clear" w:color="000000" w:fill="FFFFFF"/>
            <w:hideMark/>
          </w:tcPr>
          <w:p w14:paraId="5B8D951A"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-0.0062</w:t>
            </w:r>
          </w:p>
        </w:tc>
        <w:tc>
          <w:tcPr>
            <w:tcW w:w="1241" w:type="dxa"/>
            <w:tcBorders>
              <w:top w:val="single" w:sz="8" w:space="0" w:color="DDDDDD"/>
              <w:left w:val="nil"/>
              <w:bottom w:val="nil"/>
              <w:right w:val="nil"/>
            </w:tcBorders>
            <w:shd w:val="clear" w:color="000000" w:fill="FFFFFF"/>
            <w:hideMark/>
          </w:tcPr>
          <w:p w14:paraId="619DFEB4"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0.007</w:t>
            </w:r>
          </w:p>
        </w:tc>
        <w:tc>
          <w:tcPr>
            <w:tcW w:w="920" w:type="dxa"/>
            <w:tcBorders>
              <w:top w:val="single" w:sz="8" w:space="0" w:color="DDDDDD"/>
              <w:left w:val="nil"/>
              <w:bottom w:val="nil"/>
              <w:right w:val="nil"/>
            </w:tcBorders>
            <w:shd w:val="clear" w:color="000000" w:fill="FFFFFF"/>
            <w:hideMark/>
          </w:tcPr>
          <w:p w14:paraId="05412DB0"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-0.898</w:t>
            </w:r>
          </w:p>
        </w:tc>
        <w:tc>
          <w:tcPr>
            <w:tcW w:w="580" w:type="dxa"/>
            <w:tcBorders>
              <w:top w:val="single" w:sz="8" w:space="0" w:color="DDDDDD"/>
              <w:left w:val="nil"/>
              <w:bottom w:val="nil"/>
              <w:right w:val="nil"/>
            </w:tcBorders>
            <w:shd w:val="clear" w:color="000000" w:fill="FFFFFF"/>
            <w:hideMark/>
          </w:tcPr>
          <w:p w14:paraId="30827ACD"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0.37</w:t>
            </w:r>
          </w:p>
        </w:tc>
        <w:tc>
          <w:tcPr>
            <w:tcW w:w="920" w:type="dxa"/>
            <w:tcBorders>
              <w:top w:val="single" w:sz="8" w:space="0" w:color="DDDDDD"/>
              <w:left w:val="nil"/>
              <w:bottom w:val="nil"/>
              <w:right w:val="nil"/>
            </w:tcBorders>
            <w:shd w:val="clear" w:color="000000" w:fill="FFFFFF"/>
            <w:hideMark/>
          </w:tcPr>
          <w:p w14:paraId="18ADD75A"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-0.02</w:t>
            </w:r>
          </w:p>
        </w:tc>
        <w:tc>
          <w:tcPr>
            <w:tcW w:w="920" w:type="dxa"/>
            <w:tcBorders>
              <w:top w:val="single" w:sz="8" w:space="0" w:color="DDDDDD"/>
              <w:left w:val="nil"/>
              <w:bottom w:val="nil"/>
              <w:right w:val="nil"/>
            </w:tcBorders>
            <w:shd w:val="clear" w:color="000000" w:fill="FFFFFF"/>
            <w:hideMark/>
          </w:tcPr>
          <w:p w14:paraId="602B591B"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0.007</w:t>
            </w:r>
          </w:p>
        </w:tc>
      </w:tr>
      <w:tr w:rsidR="002A531C" w:rsidRPr="008E1CFE" w14:paraId="4763E293" w14:textId="77777777" w:rsidTr="007B195C">
        <w:trPr>
          <w:trHeight w:val="495"/>
        </w:trPr>
        <w:tc>
          <w:tcPr>
            <w:tcW w:w="4298" w:type="dxa"/>
            <w:tcBorders>
              <w:top w:val="single" w:sz="8" w:space="0" w:color="DDDDDD"/>
              <w:left w:val="nil"/>
              <w:bottom w:val="nil"/>
              <w:right w:val="nil"/>
            </w:tcBorders>
            <w:shd w:val="clear" w:color="000000" w:fill="F5F5F5"/>
            <w:hideMark/>
          </w:tcPr>
          <w:p w14:paraId="5F4EFE15"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 xml:space="preserve">RSI Condition x Price </w:t>
            </w:r>
            <w:proofErr w:type="gramStart"/>
            <w:r w:rsidRPr="008E1CFE">
              <w:rPr>
                <w:rFonts w:ascii="Times New Roman" w:eastAsia="Times New Roman" w:hAnsi="Times New Roman" w:cs="Times New Roman"/>
                <w:b/>
                <w:bCs/>
                <w:color w:val="000000"/>
                <w:sz w:val="18"/>
                <w:szCs w:val="18"/>
                <w:lang w:eastAsia="en-SG"/>
              </w:rPr>
              <w:t>Relative</w:t>
            </w:r>
            <w:proofErr w:type="gramEnd"/>
            <w:r w:rsidRPr="008E1CFE">
              <w:rPr>
                <w:rFonts w:ascii="Times New Roman" w:eastAsia="Times New Roman" w:hAnsi="Times New Roman" w:cs="Times New Roman"/>
                <w:b/>
                <w:bCs/>
                <w:color w:val="000000"/>
                <w:sz w:val="18"/>
                <w:szCs w:val="18"/>
                <w:lang w:eastAsia="en-SG"/>
              </w:rPr>
              <w:t xml:space="preserve"> Close-EMA200 Price Diff.L0</w:t>
            </w:r>
          </w:p>
        </w:tc>
        <w:tc>
          <w:tcPr>
            <w:tcW w:w="1081" w:type="dxa"/>
            <w:tcBorders>
              <w:top w:val="single" w:sz="8" w:space="0" w:color="DDDDDD"/>
              <w:left w:val="nil"/>
              <w:bottom w:val="nil"/>
              <w:right w:val="nil"/>
            </w:tcBorders>
            <w:shd w:val="clear" w:color="000000" w:fill="F5F5F5"/>
            <w:hideMark/>
          </w:tcPr>
          <w:p w14:paraId="7476593F"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-0.0099</w:t>
            </w:r>
          </w:p>
        </w:tc>
        <w:tc>
          <w:tcPr>
            <w:tcW w:w="1241" w:type="dxa"/>
            <w:tcBorders>
              <w:top w:val="single" w:sz="8" w:space="0" w:color="DDDDDD"/>
              <w:left w:val="nil"/>
              <w:bottom w:val="nil"/>
              <w:right w:val="nil"/>
            </w:tcBorders>
            <w:shd w:val="clear" w:color="000000" w:fill="F5F5F5"/>
            <w:hideMark/>
          </w:tcPr>
          <w:p w14:paraId="7B4ABC1F"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0.021</w:t>
            </w:r>
          </w:p>
        </w:tc>
        <w:tc>
          <w:tcPr>
            <w:tcW w:w="920" w:type="dxa"/>
            <w:tcBorders>
              <w:top w:val="single" w:sz="8" w:space="0" w:color="DDDDDD"/>
              <w:left w:val="nil"/>
              <w:bottom w:val="nil"/>
              <w:right w:val="nil"/>
            </w:tcBorders>
            <w:shd w:val="clear" w:color="000000" w:fill="F5F5F5"/>
            <w:hideMark/>
          </w:tcPr>
          <w:p w14:paraId="7D1FE360"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-0.472</w:t>
            </w:r>
          </w:p>
        </w:tc>
        <w:tc>
          <w:tcPr>
            <w:tcW w:w="580" w:type="dxa"/>
            <w:tcBorders>
              <w:top w:val="single" w:sz="8" w:space="0" w:color="DDDDDD"/>
              <w:left w:val="nil"/>
              <w:bottom w:val="nil"/>
              <w:right w:val="nil"/>
            </w:tcBorders>
            <w:shd w:val="clear" w:color="000000" w:fill="F5F5F5"/>
            <w:hideMark/>
          </w:tcPr>
          <w:p w14:paraId="4B62CC4A"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0.64</w:t>
            </w:r>
          </w:p>
        </w:tc>
        <w:tc>
          <w:tcPr>
            <w:tcW w:w="920" w:type="dxa"/>
            <w:tcBorders>
              <w:top w:val="single" w:sz="8" w:space="0" w:color="DDDDDD"/>
              <w:left w:val="nil"/>
              <w:bottom w:val="nil"/>
              <w:right w:val="nil"/>
            </w:tcBorders>
            <w:shd w:val="clear" w:color="000000" w:fill="F5F5F5"/>
            <w:hideMark/>
          </w:tcPr>
          <w:p w14:paraId="28441ACF"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-0.051</w:t>
            </w:r>
          </w:p>
        </w:tc>
        <w:tc>
          <w:tcPr>
            <w:tcW w:w="920" w:type="dxa"/>
            <w:tcBorders>
              <w:top w:val="single" w:sz="8" w:space="0" w:color="DDDDDD"/>
              <w:left w:val="nil"/>
              <w:bottom w:val="nil"/>
              <w:right w:val="nil"/>
            </w:tcBorders>
            <w:shd w:val="clear" w:color="000000" w:fill="F5F5F5"/>
            <w:hideMark/>
          </w:tcPr>
          <w:p w14:paraId="57C54E91"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0.031</w:t>
            </w:r>
          </w:p>
        </w:tc>
      </w:tr>
      <w:tr w:rsidR="002A531C" w:rsidRPr="008E1CFE" w14:paraId="0F2D7AE0" w14:textId="77777777" w:rsidTr="007B195C">
        <w:trPr>
          <w:trHeight w:val="495"/>
        </w:trPr>
        <w:tc>
          <w:tcPr>
            <w:tcW w:w="4298" w:type="dxa"/>
            <w:tcBorders>
              <w:top w:val="single" w:sz="8" w:space="0" w:color="DDDDDD"/>
              <w:left w:val="nil"/>
              <w:bottom w:val="nil"/>
              <w:right w:val="nil"/>
            </w:tcBorders>
            <w:shd w:val="clear" w:color="000000" w:fill="FFFFFF"/>
            <w:hideMark/>
          </w:tcPr>
          <w:p w14:paraId="5DF7E955"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 xml:space="preserve">RSI Condition x Price </w:t>
            </w:r>
            <w:proofErr w:type="gramStart"/>
            <w:r w:rsidRPr="008E1CFE">
              <w:rPr>
                <w:rFonts w:ascii="Times New Roman" w:eastAsia="Times New Roman" w:hAnsi="Times New Roman" w:cs="Times New Roman"/>
                <w:b/>
                <w:bCs/>
                <w:color w:val="000000"/>
                <w:sz w:val="18"/>
                <w:szCs w:val="18"/>
                <w:lang w:eastAsia="en-SG"/>
              </w:rPr>
              <w:t>Relative</w:t>
            </w:r>
            <w:proofErr w:type="gramEnd"/>
            <w:r w:rsidRPr="008E1CFE">
              <w:rPr>
                <w:rFonts w:ascii="Times New Roman" w:eastAsia="Times New Roman" w:hAnsi="Times New Roman" w:cs="Times New Roman"/>
                <w:b/>
                <w:bCs/>
                <w:color w:val="000000"/>
                <w:sz w:val="18"/>
                <w:szCs w:val="18"/>
                <w:lang w:eastAsia="en-SG"/>
              </w:rPr>
              <w:t xml:space="preserve"> Close-EMA200 Price Diff.L1</w:t>
            </w:r>
          </w:p>
        </w:tc>
        <w:tc>
          <w:tcPr>
            <w:tcW w:w="1081" w:type="dxa"/>
            <w:tcBorders>
              <w:top w:val="single" w:sz="8" w:space="0" w:color="DDDDDD"/>
              <w:left w:val="nil"/>
              <w:bottom w:val="nil"/>
              <w:right w:val="nil"/>
            </w:tcBorders>
            <w:shd w:val="clear" w:color="000000" w:fill="FFFFFF"/>
            <w:hideMark/>
          </w:tcPr>
          <w:p w14:paraId="0ABF4A1C"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0.002</w:t>
            </w:r>
          </w:p>
        </w:tc>
        <w:tc>
          <w:tcPr>
            <w:tcW w:w="1241" w:type="dxa"/>
            <w:tcBorders>
              <w:top w:val="single" w:sz="8" w:space="0" w:color="DDDDDD"/>
              <w:left w:val="nil"/>
              <w:bottom w:val="nil"/>
              <w:right w:val="nil"/>
            </w:tcBorders>
            <w:shd w:val="clear" w:color="000000" w:fill="FFFFFF"/>
            <w:hideMark/>
          </w:tcPr>
          <w:p w14:paraId="678ABAAF"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0.021</w:t>
            </w:r>
          </w:p>
        </w:tc>
        <w:tc>
          <w:tcPr>
            <w:tcW w:w="920" w:type="dxa"/>
            <w:tcBorders>
              <w:top w:val="single" w:sz="8" w:space="0" w:color="DDDDDD"/>
              <w:left w:val="nil"/>
              <w:bottom w:val="nil"/>
              <w:right w:val="nil"/>
            </w:tcBorders>
            <w:shd w:val="clear" w:color="000000" w:fill="FFFFFF"/>
            <w:hideMark/>
          </w:tcPr>
          <w:p w14:paraId="5028B359"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0.094</w:t>
            </w:r>
          </w:p>
        </w:tc>
        <w:tc>
          <w:tcPr>
            <w:tcW w:w="580" w:type="dxa"/>
            <w:tcBorders>
              <w:top w:val="single" w:sz="8" w:space="0" w:color="DDDDDD"/>
              <w:left w:val="nil"/>
              <w:bottom w:val="nil"/>
              <w:right w:val="nil"/>
            </w:tcBorders>
            <w:shd w:val="clear" w:color="000000" w:fill="FFFFFF"/>
            <w:hideMark/>
          </w:tcPr>
          <w:p w14:paraId="44754D20"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0.93</w:t>
            </w:r>
          </w:p>
        </w:tc>
        <w:tc>
          <w:tcPr>
            <w:tcW w:w="920" w:type="dxa"/>
            <w:tcBorders>
              <w:top w:val="single" w:sz="8" w:space="0" w:color="DDDDDD"/>
              <w:left w:val="nil"/>
              <w:bottom w:val="nil"/>
              <w:right w:val="nil"/>
            </w:tcBorders>
            <w:shd w:val="clear" w:color="000000" w:fill="FFFFFF"/>
            <w:hideMark/>
          </w:tcPr>
          <w:p w14:paraId="631C9EC3"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-0.039</w:t>
            </w:r>
          </w:p>
        </w:tc>
        <w:tc>
          <w:tcPr>
            <w:tcW w:w="920" w:type="dxa"/>
            <w:tcBorders>
              <w:top w:val="single" w:sz="8" w:space="0" w:color="DDDDDD"/>
              <w:left w:val="nil"/>
              <w:bottom w:val="nil"/>
              <w:right w:val="nil"/>
            </w:tcBorders>
            <w:shd w:val="clear" w:color="000000" w:fill="FFFFFF"/>
            <w:hideMark/>
          </w:tcPr>
          <w:p w14:paraId="5C038C62"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0.043</w:t>
            </w:r>
          </w:p>
        </w:tc>
      </w:tr>
      <w:tr w:rsidR="002A531C" w:rsidRPr="008E1CFE" w14:paraId="7240A2AB" w14:textId="77777777" w:rsidTr="007B195C">
        <w:trPr>
          <w:trHeight w:val="315"/>
        </w:trPr>
        <w:tc>
          <w:tcPr>
            <w:tcW w:w="4298" w:type="dxa"/>
            <w:tcBorders>
              <w:top w:val="single" w:sz="8" w:space="0" w:color="DDDDDD"/>
              <w:left w:val="nil"/>
              <w:bottom w:val="nil"/>
              <w:right w:val="nil"/>
            </w:tcBorders>
            <w:shd w:val="clear" w:color="000000" w:fill="F5F5F5"/>
            <w:hideMark/>
          </w:tcPr>
          <w:p w14:paraId="5ECF8CBC"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MACD Condition x Trend.L0</w:t>
            </w:r>
          </w:p>
        </w:tc>
        <w:tc>
          <w:tcPr>
            <w:tcW w:w="1081" w:type="dxa"/>
            <w:tcBorders>
              <w:top w:val="single" w:sz="8" w:space="0" w:color="DDDDDD"/>
              <w:left w:val="nil"/>
              <w:bottom w:val="nil"/>
              <w:right w:val="nil"/>
            </w:tcBorders>
            <w:shd w:val="clear" w:color="000000" w:fill="F5F5F5"/>
            <w:hideMark/>
          </w:tcPr>
          <w:p w14:paraId="5B56EC53"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-0.0016</w:t>
            </w:r>
          </w:p>
        </w:tc>
        <w:tc>
          <w:tcPr>
            <w:tcW w:w="1241" w:type="dxa"/>
            <w:tcBorders>
              <w:top w:val="single" w:sz="8" w:space="0" w:color="DDDDDD"/>
              <w:left w:val="nil"/>
              <w:bottom w:val="nil"/>
              <w:right w:val="nil"/>
            </w:tcBorders>
            <w:shd w:val="clear" w:color="000000" w:fill="F5F5F5"/>
            <w:hideMark/>
          </w:tcPr>
          <w:p w14:paraId="30B518CD"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0.006</w:t>
            </w:r>
          </w:p>
        </w:tc>
        <w:tc>
          <w:tcPr>
            <w:tcW w:w="920" w:type="dxa"/>
            <w:tcBorders>
              <w:top w:val="single" w:sz="8" w:space="0" w:color="DDDDDD"/>
              <w:left w:val="nil"/>
              <w:bottom w:val="nil"/>
              <w:right w:val="nil"/>
            </w:tcBorders>
            <w:shd w:val="clear" w:color="000000" w:fill="F5F5F5"/>
            <w:hideMark/>
          </w:tcPr>
          <w:p w14:paraId="2E85327C"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-0.249</w:t>
            </w:r>
          </w:p>
        </w:tc>
        <w:tc>
          <w:tcPr>
            <w:tcW w:w="580" w:type="dxa"/>
            <w:tcBorders>
              <w:top w:val="single" w:sz="8" w:space="0" w:color="DDDDDD"/>
              <w:left w:val="nil"/>
              <w:bottom w:val="nil"/>
              <w:right w:val="nil"/>
            </w:tcBorders>
            <w:shd w:val="clear" w:color="000000" w:fill="F5F5F5"/>
            <w:hideMark/>
          </w:tcPr>
          <w:p w14:paraId="46EE99DC"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0.8</w:t>
            </w:r>
          </w:p>
        </w:tc>
        <w:tc>
          <w:tcPr>
            <w:tcW w:w="920" w:type="dxa"/>
            <w:tcBorders>
              <w:top w:val="single" w:sz="8" w:space="0" w:color="DDDDDD"/>
              <w:left w:val="nil"/>
              <w:bottom w:val="nil"/>
              <w:right w:val="nil"/>
            </w:tcBorders>
            <w:shd w:val="clear" w:color="000000" w:fill="F5F5F5"/>
            <w:hideMark/>
          </w:tcPr>
          <w:p w14:paraId="4A916C75"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-0.014</w:t>
            </w:r>
          </w:p>
        </w:tc>
        <w:tc>
          <w:tcPr>
            <w:tcW w:w="920" w:type="dxa"/>
            <w:tcBorders>
              <w:top w:val="single" w:sz="8" w:space="0" w:color="DDDDDD"/>
              <w:left w:val="nil"/>
              <w:bottom w:val="nil"/>
              <w:right w:val="nil"/>
            </w:tcBorders>
            <w:shd w:val="clear" w:color="000000" w:fill="F5F5F5"/>
            <w:hideMark/>
          </w:tcPr>
          <w:p w14:paraId="47FA8EAF"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0.011</w:t>
            </w:r>
          </w:p>
        </w:tc>
      </w:tr>
      <w:tr w:rsidR="002A531C" w:rsidRPr="008E1CFE" w14:paraId="1019A506" w14:textId="77777777" w:rsidTr="007B195C">
        <w:trPr>
          <w:trHeight w:val="315"/>
        </w:trPr>
        <w:tc>
          <w:tcPr>
            <w:tcW w:w="4298" w:type="dxa"/>
            <w:tcBorders>
              <w:top w:val="single" w:sz="8" w:space="0" w:color="DDDDDD"/>
              <w:left w:val="nil"/>
              <w:bottom w:val="nil"/>
              <w:right w:val="nil"/>
            </w:tcBorders>
            <w:shd w:val="clear" w:color="000000" w:fill="FFFFFF"/>
            <w:hideMark/>
          </w:tcPr>
          <w:p w14:paraId="34AD64D2"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MACD Condition x Trend.L1</w:t>
            </w:r>
          </w:p>
        </w:tc>
        <w:tc>
          <w:tcPr>
            <w:tcW w:w="1081" w:type="dxa"/>
            <w:tcBorders>
              <w:top w:val="single" w:sz="8" w:space="0" w:color="DDDDDD"/>
              <w:left w:val="nil"/>
              <w:bottom w:val="nil"/>
              <w:right w:val="nil"/>
            </w:tcBorders>
            <w:shd w:val="clear" w:color="000000" w:fill="FFFFFF"/>
            <w:hideMark/>
          </w:tcPr>
          <w:p w14:paraId="7B0198F0"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0.0031</w:t>
            </w:r>
          </w:p>
        </w:tc>
        <w:tc>
          <w:tcPr>
            <w:tcW w:w="1241" w:type="dxa"/>
            <w:tcBorders>
              <w:top w:val="single" w:sz="8" w:space="0" w:color="DDDDDD"/>
              <w:left w:val="nil"/>
              <w:bottom w:val="nil"/>
              <w:right w:val="nil"/>
            </w:tcBorders>
            <w:shd w:val="clear" w:color="000000" w:fill="FFFFFF"/>
            <w:hideMark/>
          </w:tcPr>
          <w:p w14:paraId="0755286D"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0.006</w:t>
            </w:r>
          </w:p>
        </w:tc>
        <w:tc>
          <w:tcPr>
            <w:tcW w:w="920" w:type="dxa"/>
            <w:tcBorders>
              <w:top w:val="single" w:sz="8" w:space="0" w:color="DDDDDD"/>
              <w:left w:val="nil"/>
              <w:bottom w:val="nil"/>
              <w:right w:val="nil"/>
            </w:tcBorders>
            <w:shd w:val="clear" w:color="000000" w:fill="FFFFFF"/>
            <w:hideMark/>
          </w:tcPr>
          <w:p w14:paraId="68FC8D2D"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0.479</w:t>
            </w:r>
          </w:p>
        </w:tc>
        <w:tc>
          <w:tcPr>
            <w:tcW w:w="580" w:type="dxa"/>
            <w:tcBorders>
              <w:top w:val="single" w:sz="8" w:space="0" w:color="DDDDDD"/>
              <w:left w:val="nil"/>
              <w:bottom w:val="nil"/>
              <w:right w:val="nil"/>
            </w:tcBorders>
            <w:shd w:val="clear" w:color="000000" w:fill="FFFFFF"/>
            <w:hideMark/>
          </w:tcPr>
          <w:p w14:paraId="3BC0DE4D"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0.63</w:t>
            </w:r>
          </w:p>
        </w:tc>
        <w:tc>
          <w:tcPr>
            <w:tcW w:w="920" w:type="dxa"/>
            <w:tcBorders>
              <w:top w:val="single" w:sz="8" w:space="0" w:color="DDDDDD"/>
              <w:left w:val="nil"/>
              <w:bottom w:val="nil"/>
              <w:right w:val="nil"/>
            </w:tcBorders>
            <w:shd w:val="clear" w:color="000000" w:fill="FFFFFF"/>
            <w:hideMark/>
          </w:tcPr>
          <w:p w14:paraId="711CF97A"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-0.01</w:t>
            </w:r>
          </w:p>
        </w:tc>
        <w:tc>
          <w:tcPr>
            <w:tcW w:w="920" w:type="dxa"/>
            <w:tcBorders>
              <w:top w:val="single" w:sz="8" w:space="0" w:color="DDDDDD"/>
              <w:left w:val="nil"/>
              <w:bottom w:val="nil"/>
              <w:right w:val="nil"/>
            </w:tcBorders>
            <w:shd w:val="clear" w:color="000000" w:fill="FFFFFF"/>
            <w:hideMark/>
          </w:tcPr>
          <w:p w14:paraId="7F9B9E6C"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0.016</w:t>
            </w:r>
          </w:p>
        </w:tc>
      </w:tr>
      <w:tr w:rsidR="002A531C" w:rsidRPr="008E1CFE" w14:paraId="3EB2A2BC" w14:textId="77777777" w:rsidTr="007B195C">
        <w:trPr>
          <w:trHeight w:val="495"/>
        </w:trPr>
        <w:tc>
          <w:tcPr>
            <w:tcW w:w="4298" w:type="dxa"/>
            <w:tcBorders>
              <w:top w:val="single" w:sz="8" w:space="0" w:color="DDDDDD"/>
              <w:left w:val="nil"/>
              <w:bottom w:val="nil"/>
              <w:right w:val="nil"/>
            </w:tcBorders>
            <w:shd w:val="clear" w:color="000000" w:fill="F5F5F5"/>
            <w:hideMark/>
          </w:tcPr>
          <w:p w14:paraId="42DCA089"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 xml:space="preserve">MACD Condition x Price </w:t>
            </w:r>
            <w:proofErr w:type="gramStart"/>
            <w:r w:rsidRPr="008E1CFE">
              <w:rPr>
                <w:rFonts w:ascii="Times New Roman" w:eastAsia="Times New Roman" w:hAnsi="Times New Roman" w:cs="Times New Roman"/>
                <w:b/>
                <w:bCs/>
                <w:color w:val="000000"/>
                <w:sz w:val="18"/>
                <w:szCs w:val="18"/>
                <w:lang w:eastAsia="en-SG"/>
              </w:rPr>
              <w:t>Relative</w:t>
            </w:r>
            <w:proofErr w:type="gramEnd"/>
            <w:r w:rsidRPr="008E1CFE">
              <w:rPr>
                <w:rFonts w:ascii="Times New Roman" w:eastAsia="Times New Roman" w:hAnsi="Times New Roman" w:cs="Times New Roman"/>
                <w:b/>
                <w:bCs/>
                <w:color w:val="000000"/>
                <w:sz w:val="18"/>
                <w:szCs w:val="18"/>
                <w:lang w:eastAsia="en-SG"/>
              </w:rPr>
              <w:t xml:space="preserve"> Close-EMA200 Price Diff.L0</w:t>
            </w:r>
          </w:p>
        </w:tc>
        <w:tc>
          <w:tcPr>
            <w:tcW w:w="1081" w:type="dxa"/>
            <w:tcBorders>
              <w:top w:val="single" w:sz="8" w:space="0" w:color="DDDDDD"/>
              <w:left w:val="nil"/>
              <w:bottom w:val="nil"/>
              <w:right w:val="nil"/>
            </w:tcBorders>
            <w:shd w:val="clear" w:color="000000" w:fill="F5F5F5"/>
            <w:hideMark/>
          </w:tcPr>
          <w:p w14:paraId="25077AF1"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0.0156</w:t>
            </w:r>
          </w:p>
        </w:tc>
        <w:tc>
          <w:tcPr>
            <w:tcW w:w="1241" w:type="dxa"/>
            <w:tcBorders>
              <w:top w:val="single" w:sz="8" w:space="0" w:color="DDDDDD"/>
              <w:left w:val="nil"/>
              <w:bottom w:val="nil"/>
              <w:right w:val="nil"/>
            </w:tcBorders>
            <w:shd w:val="clear" w:color="000000" w:fill="F5F5F5"/>
            <w:hideMark/>
          </w:tcPr>
          <w:p w14:paraId="2B043ADB"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0.022</w:t>
            </w:r>
          </w:p>
        </w:tc>
        <w:tc>
          <w:tcPr>
            <w:tcW w:w="920" w:type="dxa"/>
            <w:tcBorders>
              <w:top w:val="single" w:sz="8" w:space="0" w:color="DDDDDD"/>
              <w:left w:val="nil"/>
              <w:bottom w:val="nil"/>
              <w:right w:val="nil"/>
            </w:tcBorders>
            <w:shd w:val="clear" w:color="000000" w:fill="F5F5F5"/>
            <w:hideMark/>
          </w:tcPr>
          <w:p w14:paraId="5C52AC16"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0.698</w:t>
            </w:r>
          </w:p>
        </w:tc>
        <w:tc>
          <w:tcPr>
            <w:tcW w:w="580" w:type="dxa"/>
            <w:tcBorders>
              <w:top w:val="single" w:sz="8" w:space="0" w:color="DDDDDD"/>
              <w:left w:val="nil"/>
              <w:bottom w:val="nil"/>
              <w:right w:val="nil"/>
            </w:tcBorders>
            <w:shd w:val="clear" w:color="000000" w:fill="F5F5F5"/>
            <w:hideMark/>
          </w:tcPr>
          <w:p w14:paraId="6AA0C199"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zh-CN"/>
              </w:rPr>
            </w:pPr>
            <w:r w:rsidRPr="008E1CFE">
              <w:rPr>
                <w:rFonts w:ascii="Times New Roman" w:eastAsia="Times New Roman" w:hAnsi="Times New Roman" w:cs="Times New Roman"/>
                <w:color w:val="000000"/>
                <w:sz w:val="18"/>
                <w:szCs w:val="18"/>
                <w:lang w:eastAsia="en-SG"/>
              </w:rPr>
              <w:t>0.49</w:t>
            </w:r>
          </w:p>
        </w:tc>
        <w:tc>
          <w:tcPr>
            <w:tcW w:w="920" w:type="dxa"/>
            <w:tcBorders>
              <w:top w:val="single" w:sz="8" w:space="0" w:color="DDDDDD"/>
              <w:left w:val="nil"/>
              <w:bottom w:val="nil"/>
              <w:right w:val="nil"/>
            </w:tcBorders>
            <w:shd w:val="clear" w:color="000000" w:fill="F5F5F5"/>
            <w:hideMark/>
          </w:tcPr>
          <w:p w14:paraId="34300338"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-0.028</w:t>
            </w:r>
          </w:p>
        </w:tc>
        <w:tc>
          <w:tcPr>
            <w:tcW w:w="920" w:type="dxa"/>
            <w:tcBorders>
              <w:top w:val="single" w:sz="8" w:space="0" w:color="DDDDDD"/>
              <w:left w:val="nil"/>
              <w:bottom w:val="nil"/>
              <w:right w:val="nil"/>
            </w:tcBorders>
            <w:shd w:val="clear" w:color="000000" w:fill="F5F5F5"/>
            <w:hideMark/>
          </w:tcPr>
          <w:p w14:paraId="30F83FC1"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0.059</w:t>
            </w:r>
          </w:p>
        </w:tc>
      </w:tr>
      <w:tr w:rsidR="002A531C" w:rsidRPr="008E1CFE" w14:paraId="7DB02465" w14:textId="77777777" w:rsidTr="007B195C">
        <w:trPr>
          <w:trHeight w:val="480"/>
        </w:trPr>
        <w:tc>
          <w:tcPr>
            <w:tcW w:w="4298" w:type="dxa"/>
            <w:tcBorders>
              <w:top w:val="single" w:sz="8" w:space="0" w:color="DDDDDD"/>
              <w:left w:val="nil"/>
              <w:bottom w:val="nil"/>
              <w:right w:val="nil"/>
            </w:tcBorders>
            <w:shd w:val="clear" w:color="000000" w:fill="FFFFFF"/>
            <w:hideMark/>
          </w:tcPr>
          <w:p w14:paraId="6619D50B" w14:textId="77777777" w:rsidR="002A531C" w:rsidRPr="008E1CFE" w:rsidRDefault="002A531C" w:rsidP="007B195C">
            <w:pPr>
              <w:spacing w:after="0" w:line="240" w:lineRule="auto"/>
              <w:jc w:val="right"/>
              <w:rPr>
                <w:rFonts w:ascii="Times New Roman" w:eastAsia="Times New Roman" w:hAnsi="Times New Roman" w:cs="Times New Roman"/>
                <w:b/>
                <w:bCs/>
                <w:color w:val="000000"/>
                <w:sz w:val="18"/>
                <w:szCs w:val="18"/>
                <w:lang w:eastAsia="en-SG"/>
              </w:rPr>
            </w:pPr>
            <w:r w:rsidRPr="008E1CFE">
              <w:rPr>
                <w:rFonts w:ascii="Times New Roman" w:eastAsia="Times New Roman" w:hAnsi="Times New Roman" w:cs="Times New Roman"/>
                <w:b/>
                <w:bCs/>
                <w:color w:val="000000"/>
                <w:sz w:val="18"/>
                <w:szCs w:val="18"/>
                <w:lang w:eastAsia="en-SG"/>
              </w:rPr>
              <w:t xml:space="preserve">MACD Condition x Price </w:t>
            </w:r>
            <w:proofErr w:type="gramStart"/>
            <w:r w:rsidRPr="008E1CFE">
              <w:rPr>
                <w:rFonts w:ascii="Times New Roman" w:eastAsia="Times New Roman" w:hAnsi="Times New Roman" w:cs="Times New Roman"/>
                <w:b/>
                <w:bCs/>
                <w:color w:val="000000"/>
                <w:sz w:val="18"/>
                <w:szCs w:val="18"/>
                <w:lang w:eastAsia="en-SG"/>
              </w:rPr>
              <w:t>Relative</w:t>
            </w:r>
            <w:proofErr w:type="gramEnd"/>
            <w:r w:rsidRPr="008E1CFE">
              <w:rPr>
                <w:rFonts w:ascii="Times New Roman" w:eastAsia="Times New Roman" w:hAnsi="Times New Roman" w:cs="Times New Roman"/>
                <w:b/>
                <w:bCs/>
                <w:color w:val="000000"/>
                <w:sz w:val="18"/>
                <w:szCs w:val="18"/>
                <w:lang w:eastAsia="en-SG"/>
              </w:rPr>
              <w:t xml:space="preserve"> Close-EMA200 Price Diff.L1</w:t>
            </w:r>
          </w:p>
        </w:tc>
        <w:tc>
          <w:tcPr>
            <w:tcW w:w="1081" w:type="dxa"/>
            <w:tcBorders>
              <w:top w:val="single" w:sz="8" w:space="0" w:color="DDDDDD"/>
              <w:left w:val="nil"/>
              <w:bottom w:val="nil"/>
              <w:right w:val="nil"/>
            </w:tcBorders>
            <w:shd w:val="clear" w:color="000000" w:fill="FFFFFF"/>
            <w:hideMark/>
          </w:tcPr>
          <w:p w14:paraId="080F0388"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-0.0086</w:t>
            </w:r>
          </w:p>
        </w:tc>
        <w:tc>
          <w:tcPr>
            <w:tcW w:w="1241" w:type="dxa"/>
            <w:tcBorders>
              <w:top w:val="single" w:sz="8" w:space="0" w:color="DDDDDD"/>
              <w:left w:val="nil"/>
              <w:bottom w:val="nil"/>
              <w:right w:val="nil"/>
            </w:tcBorders>
            <w:shd w:val="clear" w:color="000000" w:fill="FFFFFF"/>
            <w:hideMark/>
          </w:tcPr>
          <w:p w14:paraId="43072789"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0.022</w:t>
            </w:r>
          </w:p>
        </w:tc>
        <w:tc>
          <w:tcPr>
            <w:tcW w:w="920" w:type="dxa"/>
            <w:tcBorders>
              <w:top w:val="single" w:sz="8" w:space="0" w:color="DDDDDD"/>
              <w:left w:val="nil"/>
              <w:bottom w:val="nil"/>
              <w:right w:val="nil"/>
            </w:tcBorders>
            <w:shd w:val="clear" w:color="000000" w:fill="FFFFFF"/>
            <w:hideMark/>
          </w:tcPr>
          <w:p w14:paraId="04849647"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-0.386</w:t>
            </w:r>
          </w:p>
        </w:tc>
        <w:tc>
          <w:tcPr>
            <w:tcW w:w="580" w:type="dxa"/>
            <w:tcBorders>
              <w:top w:val="single" w:sz="8" w:space="0" w:color="DDDDDD"/>
              <w:left w:val="nil"/>
              <w:bottom w:val="nil"/>
              <w:right w:val="nil"/>
            </w:tcBorders>
            <w:shd w:val="clear" w:color="000000" w:fill="FFFFFF"/>
            <w:hideMark/>
          </w:tcPr>
          <w:p w14:paraId="6D85DDA9"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0.7</w:t>
            </w:r>
          </w:p>
        </w:tc>
        <w:tc>
          <w:tcPr>
            <w:tcW w:w="920" w:type="dxa"/>
            <w:tcBorders>
              <w:top w:val="single" w:sz="8" w:space="0" w:color="DDDDDD"/>
              <w:left w:val="nil"/>
              <w:bottom w:val="nil"/>
              <w:right w:val="nil"/>
            </w:tcBorders>
            <w:shd w:val="clear" w:color="000000" w:fill="FFFFFF"/>
            <w:hideMark/>
          </w:tcPr>
          <w:p w14:paraId="43957B41"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-0.052</w:t>
            </w:r>
          </w:p>
        </w:tc>
        <w:tc>
          <w:tcPr>
            <w:tcW w:w="920" w:type="dxa"/>
            <w:tcBorders>
              <w:top w:val="single" w:sz="8" w:space="0" w:color="DDDDDD"/>
              <w:left w:val="nil"/>
              <w:bottom w:val="nil"/>
              <w:right w:val="nil"/>
            </w:tcBorders>
            <w:shd w:val="clear" w:color="000000" w:fill="FFFFFF"/>
            <w:hideMark/>
          </w:tcPr>
          <w:p w14:paraId="58A644F4" w14:textId="77777777" w:rsidR="002A531C" w:rsidRPr="008E1CFE" w:rsidRDefault="002A531C" w:rsidP="007B195C">
            <w:pPr>
              <w:spacing w:after="0" w:line="240" w:lineRule="auto"/>
              <w:jc w:val="right"/>
              <w:rPr>
                <w:rFonts w:ascii="Times New Roman" w:eastAsia="Times New Roman" w:hAnsi="Times New Roman" w:cs="Times New Roman"/>
                <w:color w:val="000000"/>
                <w:sz w:val="18"/>
                <w:szCs w:val="18"/>
                <w:lang w:eastAsia="en-SG"/>
              </w:rPr>
            </w:pPr>
            <w:r w:rsidRPr="008E1CFE">
              <w:rPr>
                <w:rFonts w:ascii="Times New Roman" w:eastAsia="Times New Roman" w:hAnsi="Times New Roman" w:cs="Times New Roman"/>
                <w:color w:val="000000"/>
                <w:sz w:val="18"/>
                <w:szCs w:val="18"/>
                <w:lang w:eastAsia="en-SG"/>
              </w:rPr>
              <w:t>0.035</w:t>
            </w:r>
          </w:p>
        </w:tc>
      </w:tr>
    </w:tbl>
    <w:p w14:paraId="69713C23" w14:textId="77777777" w:rsidR="002A531C" w:rsidRPr="00A56A86" w:rsidRDefault="002A531C" w:rsidP="002A531C">
      <w:pPr>
        <w:rPr>
          <w:rFonts w:ascii="Times New Roman" w:hAnsi="Times New Roman" w:cs="Times New Roman"/>
        </w:rPr>
      </w:pPr>
    </w:p>
    <w:p w14:paraId="1941D547" w14:textId="631ED29F" w:rsidR="0023445A" w:rsidRPr="0009053E" w:rsidRDefault="0023445A" w:rsidP="0023445A">
      <w:pPr>
        <w:rPr>
          <w:rFonts w:ascii="Times New Roman" w:hAnsi="Times New Roman" w:cs="Times New Roman"/>
          <w:b/>
          <w:bCs/>
        </w:rPr>
      </w:pPr>
      <w:r>
        <w:rPr>
          <w:rFonts w:ascii="Times New Roman" w:hAnsi="Times New Roman" w:cs="Times New Roman"/>
          <w:b/>
          <w:bCs/>
        </w:rPr>
        <w:t xml:space="preserve"> </w:t>
      </w:r>
    </w:p>
    <w:p w14:paraId="57908F39" w14:textId="7EBE2D6B" w:rsidR="008D1D77" w:rsidRPr="0024761B" w:rsidRDefault="008D1D77" w:rsidP="2E7FAA36">
      <w:pPr>
        <w:rPr>
          <w:rFonts w:ascii="Times New Roman" w:hAnsi="Times New Roman" w:cs="Times New Roman"/>
          <w:b/>
          <w:bCs/>
        </w:rPr>
      </w:pPr>
    </w:p>
    <w:sectPr w:rsidR="008D1D77" w:rsidRPr="0024761B" w:rsidSect="000842D1">
      <w:headerReference w:type="default" r:id="rId53"/>
      <w:footerReference w:type="default" r:id="rId54"/>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4D57D" w14:textId="77777777" w:rsidR="00E167FD" w:rsidRDefault="00E167FD">
      <w:pPr>
        <w:spacing w:after="0" w:line="240" w:lineRule="auto"/>
      </w:pPr>
      <w:r>
        <w:separator/>
      </w:r>
    </w:p>
  </w:endnote>
  <w:endnote w:type="continuationSeparator" w:id="0">
    <w:p w14:paraId="22B59306" w14:textId="77777777" w:rsidR="00E167FD" w:rsidRDefault="00E167FD">
      <w:pPr>
        <w:spacing w:after="0" w:line="240" w:lineRule="auto"/>
      </w:pPr>
      <w:r>
        <w:continuationSeparator/>
      </w:r>
    </w:p>
  </w:endnote>
  <w:endnote w:type="continuationNotice" w:id="1">
    <w:p w14:paraId="727335B4" w14:textId="77777777" w:rsidR="00E167FD" w:rsidRDefault="00E167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Main">
    <w:altName w:val="Cambria"/>
    <w:panose1 w:val="00000000000000000000"/>
    <w:charset w:val="00"/>
    <w:family w:val="roman"/>
    <w:notTrueType/>
    <w:pitch w:val="default"/>
  </w:font>
  <w:font w:name="MathJax_Math">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79903"/>
      <w:docPartObj>
        <w:docPartGallery w:val="Page Numbers (Bottom of Page)"/>
        <w:docPartUnique/>
      </w:docPartObj>
    </w:sdtPr>
    <w:sdtEndPr>
      <w:rPr>
        <w:noProof/>
      </w:rPr>
    </w:sdtEndPr>
    <w:sdtContent>
      <w:p w14:paraId="444A6F1F" w14:textId="6E422EC0" w:rsidR="00855476" w:rsidRDefault="00855476">
        <w:pPr>
          <w:jc w:val="right"/>
        </w:pPr>
        <w:r>
          <w:fldChar w:fldCharType="begin"/>
        </w:r>
        <w:r>
          <w:instrText xml:space="preserve"> PAGE   \* MERGEFORMAT </w:instrText>
        </w:r>
        <w:r>
          <w:fldChar w:fldCharType="separate"/>
        </w:r>
        <w:r>
          <w:rPr>
            <w:noProof/>
          </w:rPr>
          <w:t>2</w:t>
        </w:r>
        <w:r>
          <w:rPr>
            <w:noProof/>
          </w:rPr>
          <w:fldChar w:fldCharType="end"/>
        </w:r>
      </w:p>
    </w:sdtContent>
  </w:sdt>
  <w:p w14:paraId="3A84211F" w14:textId="25D47F58" w:rsidR="2E7FAA36" w:rsidRDefault="2E7FAA36" w:rsidP="2E7FAA3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714DB" w14:textId="77777777" w:rsidR="00E167FD" w:rsidRDefault="00E167FD">
      <w:pPr>
        <w:spacing w:after="0" w:line="240" w:lineRule="auto"/>
      </w:pPr>
      <w:r>
        <w:separator/>
      </w:r>
    </w:p>
  </w:footnote>
  <w:footnote w:type="continuationSeparator" w:id="0">
    <w:p w14:paraId="367D0594" w14:textId="77777777" w:rsidR="00E167FD" w:rsidRDefault="00E167FD">
      <w:pPr>
        <w:spacing w:after="0" w:line="240" w:lineRule="auto"/>
      </w:pPr>
      <w:r>
        <w:continuationSeparator/>
      </w:r>
    </w:p>
  </w:footnote>
  <w:footnote w:type="continuationNotice" w:id="1">
    <w:p w14:paraId="7B06555D" w14:textId="77777777" w:rsidR="00E167FD" w:rsidRDefault="00E167F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E7FAA36" w14:paraId="78E2F9FF" w14:textId="77777777" w:rsidTr="2E7FAA36">
      <w:tc>
        <w:tcPr>
          <w:tcW w:w="3120" w:type="dxa"/>
        </w:tcPr>
        <w:p w14:paraId="37F277D0" w14:textId="4EFD5E04" w:rsidR="2E7FAA36" w:rsidRDefault="2E7FAA36" w:rsidP="2E7FAA36">
          <w:pPr>
            <w:ind w:left="-115"/>
          </w:pPr>
        </w:p>
      </w:tc>
      <w:tc>
        <w:tcPr>
          <w:tcW w:w="3120" w:type="dxa"/>
        </w:tcPr>
        <w:p w14:paraId="4C560DC1" w14:textId="35014B37" w:rsidR="2E7FAA36" w:rsidRDefault="2E7FAA36" w:rsidP="2E7FAA36">
          <w:pPr>
            <w:jc w:val="center"/>
          </w:pPr>
        </w:p>
      </w:tc>
      <w:tc>
        <w:tcPr>
          <w:tcW w:w="3120" w:type="dxa"/>
        </w:tcPr>
        <w:p w14:paraId="798C4B76" w14:textId="79CFB2EF" w:rsidR="2E7FAA36" w:rsidRDefault="2E7FAA36" w:rsidP="2E7FAA36">
          <w:pPr>
            <w:ind w:right="-115"/>
            <w:jc w:val="right"/>
          </w:pPr>
        </w:p>
      </w:tc>
    </w:tr>
  </w:tbl>
  <w:p w14:paraId="699A3DC3" w14:textId="109D1912" w:rsidR="2E7FAA36" w:rsidRDefault="2E7FAA36" w:rsidP="2E7FAA36"/>
</w:hdr>
</file>

<file path=word/intelligence.xml><?xml version="1.0" encoding="utf-8"?>
<int:Intelligence xmlns:int="http://schemas.microsoft.com/office/intelligence/2019/intelligence">
  <int:IntelligenceSettings/>
  <int:Manifest>
    <int:ParagraphRange paragraphId="434212215" textId="1542277663" start="292" length="41" invalidationStart="292" invalidationLength="41" id="JmFEKB1O"/>
  </int:Manifest>
  <int:Observations>
    <int:Content id="JmFEKB1O">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1DD9"/>
    <w:multiLevelType w:val="hybridMultilevel"/>
    <w:tmpl w:val="FFFFFFFF"/>
    <w:lvl w:ilvl="0" w:tplc="9A402210">
      <w:start w:val="1"/>
      <w:numFmt w:val="bullet"/>
      <w:lvlText w:val=""/>
      <w:lvlJc w:val="left"/>
      <w:pPr>
        <w:ind w:left="720" w:hanging="360"/>
      </w:pPr>
      <w:rPr>
        <w:rFonts w:ascii="Symbol" w:hAnsi="Symbol" w:hint="default"/>
      </w:rPr>
    </w:lvl>
    <w:lvl w:ilvl="1" w:tplc="0EAAEAB2">
      <w:start w:val="1"/>
      <w:numFmt w:val="bullet"/>
      <w:lvlText w:val="o"/>
      <w:lvlJc w:val="left"/>
      <w:pPr>
        <w:ind w:left="1440" w:hanging="360"/>
      </w:pPr>
      <w:rPr>
        <w:rFonts w:ascii="Courier New" w:hAnsi="Courier New" w:hint="default"/>
      </w:rPr>
    </w:lvl>
    <w:lvl w:ilvl="2" w:tplc="4AE0C614">
      <w:start w:val="1"/>
      <w:numFmt w:val="bullet"/>
      <w:lvlText w:val=""/>
      <w:lvlJc w:val="left"/>
      <w:pPr>
        <w:ind w:left="2160" w:hanging="360"/>
      </w:pPr>
      <w:rPr>
        <w:rFonts w:ascii="Wingdings" w:hAnsi="Wingdings" w:hint="default"/>
      </w:rPr>
    </w:lvl>
    <w:lvl w:ilvl="3" w:tplc="9370B06C">
      <w:start w:val="1"/>
      <w:numFmt w:val="bullet"/>
      <w:lvlText w:val=""/>
      <w:lvlJc w:val="left"/>
      <w:pPr>
        <w:ind w:left="2880" w:hanging="360"/>
      </w:pPr>
      <w:rPr>
        <w:rFonts w:ascii="Symbol" w:hAnsi="Symbol" w:hint="default"/>
      </w:rPr>
    </w:lvl>
    <w:lvl w:ilvl="4" w:tplc="9AD8DC2C">
      <w:start w:val="1"/>
      <w:numFmt w:val="bullet"/>
      <w:lvlText w:val="o"/>
      <w:lvlJc w:val="left"/>
      <w:pPr>
        <w:ind w:left="3600" w:hanging="360"/>
      </w:pPr>
      <w:rPr>
        <w:rFonts w:ascii="Courier New" w:hAnsi="Courier New" w:hint="default"/>
      </w:rPr>
    </w:lvl>
    <w:lvl w:ilvl="5" w:tplc="3746C6C4">
      <w:start w:val="1"/>
      <w:numFmt w:val="bullet"/>
      <w:lvlText w:val=""/>
      <w:lvlJc w:val="left"/>
      <w:pPr>
        <w:ind w:left="4320" w:hanging="360"/>
      </w:pPr>
      <w:rPr>
        <w:rFonts w:ascii="Wingdings" w:hAnsi="Wingdings" w:hint="default"/>
      </w:rPr>
    </w:lvl>
    <w:lvl w:ilvl="6" w:tplc="FD8EF2B4">
      <w:start w:val="1"/>
      <w:numFmt w:val="bullet"/>
      <w:lvlText w:val=""/>
      <w:lvlJc w:val="left"/>
      <w:pPr>
        <w:ind w:left="5040" w:hanging="360"/>
      </w:pPr>
      <w:rPr>
        <w:rFonts w:ascii="Symbol" w:hAnsi="Symbol" w:hint="default"/>
      </w:rPr>
    </w:lvl>
    <w:lvl w:ilvl="7" w:tplc="9CEEE258">
      <w:start w:val="1"/>
      <w:numFmt w:val="bullet"/>
      <w:lvlText w:val="o"/>
      <w:lvlJc w:val="left"/>
      <w:pPr>
        <w:ind w:left="5760" w:hanging="360"/>
      </w:pPr>
      <w:rPr>
        <w:rFonts w:ascii="Courier New" w:hAnsi="Courier New" w:hint="default"/>
      </w:rPr>
    </w:lvl>
    <w:lvl w:ilvl="8" w:tplc="0940536E">
      <w:start w:val="1"/>
      <w:numFmt w:val="bullet"/>
      <w:lvlText w:val=""/>
      <w:lvlJc w:val="left"/>
      <w:pPr>
        <w:ind w:left="6480" w:hanging="360"/>
      </w:pPr>
      <w:rPr>
        <w:rFonts w:ascii="Wingdings" w:hAnsi="Wingdings" w:hint="default"/>
      </w:rPr>
    </w:lvl>
  </w:abstractNum>
  <w:abstractNum w:abstractNumId="1" w15:restartNumberingAfterBreak="0">
    <w:nsid w:val="045B4905"/>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DD40CF"/>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267808"/>
    <w:multiLevelType w:val="hybridMultilevel"/>
    <w:tmpl w:val="FFFFFFFF"/>
    <w:lvl w:ilvl="0" w:tplc="582E79F4">
      <w:start w:val="1"/>
      <w:numFmt w:val="bullet"/>
      <w:lvlText w:val=""/>
      <w:lvlJc w:val="left"/>
      <w:pPr>
        <w:ind w:left="720" w:hanging="360"/>
      </w:pPr>
      <w:rPr>
        <w:rFonts w:ascii="Symbol" w:hAnsi="Symbol" w:hint="default"/>
      </w:rPr>
    </w:lvl>
    <w:lvl w:ilvl="1" w:tplc="ED6C107C">
      <w:start w:val="1"/>
      <w:numFmt w:val="bullet"/>
      <w:lvlText w:val="o"/>
      <w:lvlJc w:val="left"/>
      <w:pPr>
        <w:ind w:left="1440" w:hanging="360"/>
      </w:pPr>
      <w:rPr>
        <w:rFonts w:ascii="Courier New" w:hAnsi="Courier New" w:hint="default"/>
      </w:rPr>
    </w:lvl>
    <w:lvl w:ilvl="2" w:tplc="B5AE82E6">
      <w:start w:val="1"/>
      <w:numFmt w:val="bullet"/>
      <w:lvlText w:val=""/>
      <w:lvlJc w:val="left"/>
      <w:pPr>
        <w:ind w:left="2160" w:hanging="360"/>
      </w:pPr>
      <w:rPr>
        <w:rFonts w:ascii="Wingdings" w:hAnsi="Wingdings" w:hint="default"/>
      </w:rPr>
    </w:lvl>
    <w:lvl w:ilvl="3" w:tplc="1B109874">
      <w:start w:val="1"/>
      <w:numFmt w:val="bullet"/>
      <w:lvlText w:val=""/>
      <w:lvlJc w:val="left"/>
      <w:pPr>
        <w:ind w:left="2880" w:hanging="360"/>
      </w:pPr>
      <w:rPr>
        <w:rFonts w:ascii="Symbol" w:hAnsi="Symbol" w:hint="default"/>
      </w:rPr>
    </w:lvl>
    <w:lvl w:ilvl="4" w:tplc="465227CE">
      <w:start w:val="1"/>
      <w:numFmt w:val="bullet"/>
      <w:lvlText w:val="o"/>
      <w:lvlJc w:val="left"/>
      <w:pPr>
        <w:ind w:left="3600" w:hanging="360"/>
      </w:pPr>
      <w:rPr>
        <w:rFonts w:ascii="Courier New" w:hAnsi="Courier New" w:hint="default"/>
      </w:rPr>
    </w:lvl>
    <w:lvl w:ilvl="5" w:tplc="5C14CBAC">
      <w:start w:val="1"/>
      <w:numFmt w:val="bullet"/>
      <w:lvlText w:val=""/>
      <w:lvlJc w:val="left"/>
      <w:pPr>
        <w:ind w:left="4320" w:hanging="360"/>
      </w:pPr>
      <w:rPr>
        <w:rFonts w:ascii="Wingdings" w:hAnsi="Wingdings" w:hint="default"/>
      </w:rPr>
    </w:lvl>
    <w:lvl w:ilvl="6" w:tplc="11F8B5D8">
      <w:start w:val="1"/>
      <w:numFmt w:val="bullet"/>
      <w:lvlText w:val=""/>
      <w:lvlJc w:val="left"/>
      <w:pPr>
        <w:ind w:left="5040" w:hanging="360"/>
      </w:pPr>
      <w:rPr>
        <w:rFonts w:ascii="Symbol" w:hAnsi="Symbol" w:hint="default"/>
      </w:rPr>
    </w:lvl>
    <w:lvl w:ilvl="7" w:tplc="D1B4836C">
      <w:start w:val="1"/>
      <w:numFmt w:val="bullet"/>
      <w:lvlText w:val="o"/>
      <w:lvlJc w:val="left"/>
      <w:pPr>
        <w:ind w:left="5760" w:hanging="360"/>
      </w:pPr>
      <w:rPr>
        <w:rFonts w:ascii="Courier New" w:hAnsi="Courier New" w:hint="default"/>
      </w:rPr>
    </w:lvl>
    <w:lvl w:ilvl="8" w:tplc="45D0A06E">
      <w:start w:val="1"/>
      <w:numFmt w:val="bullet"/>
      <w:lvlText w:val=""/>
      <w:lvlJc w:val="left"/>
      <w:pPr>
        <w:ind w:left="6480" w:hanging="360"/>
      </w:pPr>
      <w:rPr>
        <w:rFonts w:ascii="Wingdings" w:hAnsi="Wingdings" w:hint="default"/>
      </w:rPr>
    </w:lvl>
  </w:abstractNum>
  <w:abstractNum w:abstractNumId="4" w15:restartNumberingAfterBreak="0">
    <w:nsid w:val="0D940682"/>
    <w:multiLevelType w:val="multilevel"/>
    <w:tmpl w:val="C2CA54DC"/>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0F64F4A"/>
    <w:multiLevelType w:val="multilevel"/>
    <w:tmpl w:val="0F4428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CF524B"/>
    <w:multiLevelType w:val="multilevel"/>
    <w:tmpl w:val="89E6A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21315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884070"/>
    <w:multiLevelType w:val="hybridMultilevel"/>
    <w:tmpl w:val="ED66F08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19436177"/>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0F4517"/>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5B11F9E"/>
    <w:multiLevelType w:val="multilevel"/>
    <w:tmpl w:val="4C2EF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411C8F"/>
    <w:multiLevelType w:val="multilevel"/>
    <w:tmpl w:val="A47EFC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CF57CC"/>
    <w:multiLevelType w:val="multilevel"/>
    <w:tmpl w:val="C2CA54DC"/>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11D60DF"/>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912461"/>
    <w:multiLevelType w:val="multilevel"/>
    <w:tmpl w:val="C0CA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BCA7634"/>
    <w:multiLevelType w:val="multilevel"/>
    <w:tmpl w:val="C6B816F6"/>
    <w:lvl w:ilvl="0">
      <w:start w:val="1"/>
      <w:numFmt w:val="decimal"/>
      <w:lvlText w:val="%1."/>
      <w:lvlJc w:val="left"/>
      <w:pPr>
        <w:ind w:left="720" w:hanging="360"/>
      </w:pPr>
      <w:rPr>
        <w:rFonts w:ascii="Times New Roman" w:hAnsi="Times New Roman" w:cs="Times New Roman" w:hint="default"/>
        <w:b/>
        <w:bCs/>
        <w:color w:val="auto"/>
        <w:sz w:val="32"/>
        <w:szCs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D0B0994"/>
    <w:multiLevelType w:val="multilevel"/>
    <w:tmpl w:val="65BA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C951A4"/>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0537828"/>
    <w:multiLevelType w:val="hybridMultilevel"/>
    <w:tmpl w:val="E6A86FC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1936BB8"/>
    <w:multiLevelType w:val="multilevel"/>
    <w:tmpl w:val="2AD4729C"/>
    <w:lvl w:ilvl="0">
      <w:start w:val="1"/>
      <w:numFmt w:val="decimal"/>
      <w:lvlText w:val="%1."/>
      <w:lvlJc w:val="left"/>
      <w:pPr>
        <w:ind w:left="360" w:hanging="360"/>
      </w:pPr>
      <w:rPr>
        <w:rFonts w:hint="default"/>
        <w:b/>
        <w:bCs w:val="0"/>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2267559"/>
    <w:multiLevelType w:val="multilevel"/>
    <w:tmpl w:val="C2CA54DC"/>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32B1E25"/>
    <w:multiLevelType w:val="multilevel"/>
    <w:tmpl w:val="A47EFC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7485787"/>
    <w:multiLevelType w:val="multilevel"/>
    <w:tmpl w:val="C2CA54DC"/>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A986CB6"/>
    <w:multiLevelType w:val="hybridMultilevel"/>
    <w:tmpl w:val="87346488"/>
    <w:lvl w:ilvl="0" w:tplc="1F94DF5E">
      <w:start w:val="1"/>
      <w:numFmt w:val="bullet"/>
      <w:lvlText w:val=""/>
      <w:lvlJc w:val="left"/>
      <w:pPr>
        <w:ind w:left="720" w:hanging="360"/>
      </w:pPr>
      <w:rPr>
        <w:rFonts w:ascii="Symbol" w:hAnsi="Symbol" w:hint="default"/>
      </w:rPr>
    </w:lvl>
    <w:lvl w:ilvl="1" w:tplc="ABECF656">
      <w:start w:val="1"/>
      <w:numFmt w:val="bullet"/>
      <w:lvlText w:val="o"/>
      <w:lvlJc w:val="left"/>
      <w:pPr>
        <w:ind w:left="1440" w:hanging="360"/>
      </w:pPr>
      <w:rPr>
        <w:rFonts w:ascii="Courier New" w:hAnsi="Courier New" w:hint="default"/>
      </w:rPr>
    </w:lvl>
    <w:lvl w:ilvl="2" w:tplc="FABEF898">
      <w:start w:val="1"/>
      <w:numFmt w:val="bullet"/>
      <w:lvlText w:val=""/>
      <w:lvlJc w:val="left"/>
      <w:pPr>
        <w:ind w:left="2160" w:hanging="360"/>
      </w:pPr>
      <w:rPr>
        <w:rFonts w:ascii="Wingdings" w:hAnsi="Wingdings" w:hint="default"/>
      </w:rPr>
    </w:lvl>
    <w:lvl w:ilvl="3" w:tplc="8B20D0B6">
      <w:start w:val="1"/>
      <w:numFmt w:val="bullet"/>
      <w:lvlText w:val=""/>
      <w:lvlJc w:val="left"/>
      <w:pPr>
        <w:ind w:left="2880" w:hanging="360"/>
      </w:pPr>
      <w:rPr>
        <w:rFonts w:ascii="Symbol" w:hAnsi="Symbol" w:hint="default"/>
      </w:rPr>
    </w:lvl>
    <w:lvl w:ilvl="4" w:tplc="5B44C9C4">
      <w:start w:val="1"/>
      <w:numFmt w:val="bullet"/>
      <w:lvlText w:val="o"/>
      <w:lvlJc w:val="left"/>
      <w:pPr>
        <w:ind w:left="3600" w:hanging="360"/>
      </w:pPr>
      <w:rPr>
        <w:rFonts w:ascii="Courier New" w:hAnsi="Courier New" w:hint="default"/>
      </w:rPr>
    </w:lvl>
    <w:lvl w:ilvl="5" w:tplc="1EE6E8AE">
      <w:start w:val="1"/>
      <w:numFmt w:val="bullet"/>
      <w:lvlText w:val=""/>
      <w:lvlJc w:val="left"/>
      <w:pPr>
        <w:ind w:left="4320" w:hanging="360"/>
      </w:pPr>
      <w:rPr>
        <w:rFonts w:ascii="Wingdings" w:hAnsi="Wingdings" w:hint="default"/>
      </w:rPr>
    </w:lvl>
    <w:lvl w:ilvl="6" w:tplc="030E9028">
      <w:start w:val="1"/>
      <w:numFmt w:val="bullet"/>
      <w:lvlText w:val=""/>
      <w:lvlJc w:val="left"/>
      <w:pPr>
        <w:ind w:left="5040" w:hanging="360"/>
      </w:pPr>
      <w:rPr>
        <w:rFonts w:ascii="Symbol" w:hAnsi="Symbol" w:hint="default"/>
      </w:rPr>
    </w:lvl>
    <w:lvl w:ilvl="7" w:tplc="D3867B32">
      <w:start w:val="1"/>
      <w:numFmt w:val="bullet"/>
      <w:lvlText w:val="o"/>
      <w:lvlJc w:val="left"/>
      <w:pPr>
        <w:ind w:left="5760" w:hanging="360"/>
      </w:pPr>
      <w:rPr>
        <w:rFonts w:ascii="Courier New" w:hAnsi="Courier New" w:hint="default"/>
      </w:rPr>
    </w:lvl>
    <w:lvl w:ilvl="8" w:tplc="B6F08A7E">
      <w:start w:val="1"/>
      <w:numFmt w:val="bullet"/>
      <w:lvlText w:val=""/>
      <w:lvlJc w:val="left"/>
      <w:pPr>
        <w:ind w:left="6480" w:hanging="360"/>
      </w:pPr>
      <w:rPr>
        <w:rFonts w:ascii="Wingdings" w:hAnsi="Wingdings" w:hint="default"/>
      </w:rPr>
    </w:lvl>
  </w:abstractNum>
  <w:abstractNum w:abstractNumId="25" w15:restartNumberingAfterBreak="0">
    <w:nsid w:val="4C690B40"/>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1B6DC3"/>
    <w:multiLevelType w:val="multilevel"/>
    <w:tmpl w:val="C2CA54DC"/>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7AB7E30"/>
    <w:multiLevelType w:val="hybridMultilevel"/>
    <w:tmpl w:val="BC522ACE"/>
    <w:lvl w:ilvl="0" w:tplc="903833E0">
      <w:start w:val="1"/>
      <w:numFmt w:val="bullet"/>
      <w:lvlText w:val=""/>
      <w:lvlJc w:val="left"/>
      <w:pPr>
        <w:ind w:left="720" w:hanging="360"/>
      </w:pPr>
      <w:rPr>
        <w:rFonts w:ascii="Symbol" w:hAnsi="Symbol" w:hint="default"/>
      </w:rPr>
    </w:lvl>
    <w:lvl w:ilvl="1" w:tplc="686EBF06">
      <w:start w:val="1"/>
      <w:numFmt w:val="bullet"/>
      <w:lvlText w:val="o"/>
      <w:lvlJc w:val="left"/>
      <w:pPr>
        <w:ind w:left="1440" w:hanging="360"/>
      </w:pPr>
      <w:rPr>
        <w:rFonts w:ascii="Courier New" w:hAnsi="Courier New" w:hint="default"/>
      </w:rPr>
    </w:lvl>
    <w:lvl w:ilvl="2" w:tplc="ECFC0500">
      <w:start w:val="1"/>
      <w:numFmt w:val="bullet"/>
      <w:lvlText w:val=""/>
      <w:lvlJc w:val="left"/>
      <w:pPr>
        <w:ind w:left="2160" w:hanging="360"/>
      </w:pPr>
      <w:rPr>
        <w:rFonts w:ascii="Wingdings" w:hAnsi="Wingdings" w:hint="default"/>
      </w:rPr>
    </w:lvl>
    <w:lvl w:ilvl="3" w:tplc="1C52BB56">
      <w:start w:val="1"/>
      <w:numFmt w:val="bullet"/>
      <w:lvlText w:val=""/>
      <w:lvlJc w:val="left"/>
      <w:pPr>
        <w:ind w:left="2880" w:hanging="360"/>
      </w:pPr>
      <w:rPr>
        <w:rFonts w:ascii="Symbol" w:hAnsi="Symbol" w:hint="default"/>
      </w:rPr>
    </w:lvl>
    <w:lvl w:ilvl="4" w:tplc="5226F500">
      <w:start w:val="1"/>
      <w:numFmt w:val="bullet"/>
      <w:lvlText w:val="o"/>
      <w:lvlJc w:val="left"/>
      <w:pPr>
        <w:ind w:left="3600" w:hanging="360"/>
      </w:pPr>
      <w:rPr>
        <w:rFonts w:ascii="Courier New" w:hAnsi="Courier New" w:hint="default"/>
      </w:rPr>
    </w:lvl>
    <w:lvl w:ilvl="5" w:tplc="AA3A0354">
      <w:start w:val="1"/>
      <w:numFmt w:val="bullet"/>
      <w:lvlText w:val=""/>
      <w:lvlJc w:val="left"/>
      <w:pPr>
        <w:ind w:left="4320" w:hanging="360"/>
      </w:pPr>
      <w:rPr>
        <w:rFonts w:ascii="Wingdings" w:hAnsi="Wingdings" w:hint="default"/>
      </w:rPr>
    </w:lvl>
    <w:lvl w:ilvl="6" w:tplc="2BFCBEEC">
      <w:start w:val="1"/>
      <w:numFmt w:val="bullet"/>
      <w:lvlText w:val=""/>
      <w:lvlJc w:val="left"/>
      <w:pPr>
        <w:ind w:left="5040" w:hanging="360"/>
      </w:pPr>
      <w:rPr>
        <w:rFonts w:ascii="Symbol" w:hAnsi="Symbol" w:hint="default"/>
      </w:rPr>
    </w:lvl>
    <w:lvl w:ilvl="7" w:tplc="E52EC712">
      <w:start w:val="1"/>
      <w:numFmt w:val="bullet"/>
      <w:lvlText w:val="o"/>
      <w:lvlJc w:val="left"/>
      <w:pPr>
        <w:ind w:left="5760" w:hanging="360"/>
      </w:pPr>
      <w:rPr>
        <w:rFonts w:ascii="Courier New" w:hAnsi="Courier New" w:hint="default"/>
      </w:rPr>
    </w:lvl>
    <w:lvl w:ilvl="8" w:tplc="742C52A4">
      <w:start w:val="1"/>
      <w:numFmt w:val="bullet"/>
      <w:lvlText w:val=""/>
      <w:lvlJc w:val="left"/>
      <w:pPr>
        <w:ind w:left="6480" w:hanging="360"/>
      </w:pPr>
      <w:rPr>
        <w:rFonts w:ascii="Wingdings" w:hAnsi="Wingdings" w:hint="default"/>
      </w:rPr>
    </w:lvl>
  </w:abstractNum>
  <w:abstractNum w:abstractNumId="28" w15:restartNumberingAfterBreak="0">
    <w:nsid w:val="590E2EB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AAE0130"/>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C25319D"/>
    <w:multiLevelType w:val="multilevel"/>
    <w:tmpl w:val="141A9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682B5D"/>
    <w:multiLevelType w:val="multilevel"/>
    <w:tmpl w:val="C2CA54DC"/>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1A70115"/>
    <w:multiLevelType w:val="multilevel"/>
    <w:tmpl w:val="C2CA54DC"/>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494541E"/>
    <w:multiLevelType w:val="multilevel"/>
    <w:tmpl w:val="C2CA54DC"/>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7F86B3A"/>
    <w:multiLevelType w:val="multilevel"/>
    <w:tmpl w:val="C2CA54DC"/>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97574E2"/>
    <w:multiLevelType w:val="multilevel"/>
    <w:tmpl w:val="C2CA54DC"/>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D7B6316"/>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EA04FB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F1A19CD"/>
    <w:multiLevelType w:val="multilevel"/>
    <w:tmpl w:val="C2CA54DC"/>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3C81A5B"/>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55D5379"/>
    <w:multiLevelType w:val="hybridMultilevel"/>
    <w:tmpl w:val="02CEE0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76B97AE5"/>
    <w:multiLevelType w:val="hybridMultilevel"/>
    <w:tmpl w:val="FFFFFFFF"/>
    <w:lvl w:ilvl="0" w:tplc="E86E5DF0">
      <w:start w:val="1"/>
      <w:numFmt w:val="upperRoman"/>
      <w:lvlText w:val="%1."/>
      <w:lvlJc w:val="left"/>
      <w:pPr>
        <w:ind w:left="720" w:hanging="360"/>
      </w:pPr>
    </w:lvl>
    <w:lvl w:ilvl="1" w:tplc="32D22EDE">
      <w:start w:val="1"/>
      <w:numFmt w:val="lowerLetter"/>
      <w:lvlText w:val="%2."/>
      <w:lvlJc w:val="left"/>
      <w:pPr>
        <w:ind w:left="1440" w:hanging="360"/>
      </w:pPr>
    </w:lvl>
    <w:lvl w:ilvl="2" w:tplc="896A1366">
      <w:start w:val="1"/>
      <w:numFmt w:val="lowerRoman"/>
      <w:lvlText w:val="%3."/>
      <w:lvlJc w:val="right"/>
      <w:pPr>
        <w:ind w:left="2160" w:hanging="180"/>
      </w:pPr>
    </w:lvl>
    <w:lvl w:ilvl="3" w:tplc="7F9E74C2">
      <w:start w:val="1"/>
      <w:numFmt w:val="decimal"/>
      <w:lvlText w:val="%4."/>
      <w:lvlJc w:val="left"/>
      <w:pPr>
        <w:ind w:left="2880" w:hanging="360"/>
      </w:pPr>
    </w:lvl>
    <w:lvl w:ilvl="4" w:tplc="C204B0A6">
      <w:start w:val="1"/>
      <w:numFmt w:val="lowerLetter"/>
      <w:lvlText w:val="%5."/>
      <w:lvlJc w:val="left"/>
      <w:pPr>
        <w:ind w:left="3600" w:hanging="360"/>
      </w:pPr>
    </w:lvl>
    <w:lvl w:ilvl="5" w:tplc="7DFE00F6">
      <w:start w:val="1"/>
      <w:numFmt w:val="lowerRoman"/>
      <w:lvlText w:val="%6."/>
      <w:lvlJc w:val="right"/>
      <w:pPr>
        <w:ind w:left="4320" w:hanging="180"/>
      </w:pPr>
    </w:lvl>
    <w:lvl w:ilvl="6" w:tplc="375049F8">
      <w:start w:val="1"/>
      <w:numFmt w:val="decimal"/>
      <w:lvlText w:val="%7."/>
      <w:lvlJc w:val="left"/>
      <w:pPr>
        <w:ind w:left="5040" w:hanging="360"/>
      </w:pPr>
    </w:lvl>
    <w:lvl w:ilvl="7" w:tplc="01A67930">
      <w:start w:val="1"/>
      <w:numFmt w:val="lowerLetter"/>
      <w:lvlText w:val="%8."/>
      <w:lvlJc w:val="left"/>
      <w:pPr>
        <w:ind w:left="5760" w:hanging="360"/>
      </w:pPr>
    </w:lvl>
    <w:lvl w:ilvl="8" w:tplc="93CC6E2C">
      <w:start w:val="1"/>
      <w:numFmt w:val="lowerRoman"/>
      <w:lvlText w:val="%9."/>
      <w:lvlJc w:val="right"/>
      <w:pPr>
        <w:ind w:left="6480" w:hanging="180"/>
      </w:pPr>
    </w:lvl>
  </w:abstractNum>
  <w:abstractNum w:abstractNumId="42" w15:restartNumberingAfterBreak="0">
    <w:nsid w:val="7B3D25DA"/>
    <w:multiLevelType w:val="hybridMultilevel"/>
    <w:tmpl w:val="A1BC59FC"/>
    <w:lvl w:ilvl="0" w:tplc="8C2AAAF4">
      <w:start w:val="1"/>
      <w:numFmt w:val="upperRoman"/>
      <w:lvlText w:val="%1."/>
      <w:lvlJc w:val="left"/>
      <w:pPr>
        <w:ind w:left="720" w:hanging="360"/>
      </w:pPr>
    </w:lvl>
    <w:lvl w:ilvl="1" w:tplc="CC42B364">
      <w:start w:val="1"/>
      <w:numFmt w:val="lowerLetter"/>
      <w:lvlText w:val="%2."/>
      <w:lvlJc w:val="left"/>
      <w:pPr>
        <w:ind w:left="1440" w:hanging="360"/>
      </w:pPr>
    </w:lvl>
    <w:lvl w:ilvl="2" w:tplc="858E0CDE">
      <w:start w:val="1"/>
      <w:numFmt w:val="lowerRoman"/>
      <w:lvlText w:val="%3."/>
      <w:lvlJc w:val="right"/>
      <w:pPr>
        <w:ind w:left="2160" w:hanging="180"/>
      </w:pPr>
    </w:lvl>
    <w:lvl w:ilvl="3" w:tplc="DF9E73C6">
      <w:start w:val="1"/>
      <w:numFmt w:val="decimal"/>
      <w:lvlText w:val="%4."/>
      <w:lvlJc w:val="left"/>
      <w:pPr>
        <w:ind w:left="2880" w:hanging="360"/>
      </w:pPr>
    </w:lvl>
    <w:lvl w:ilvl="4" w:tplc="03901D18">
      <w:start w:val="1"/>
      <w:numFmt w:val="lowerLetter"/>
      <w:lvlText w:val="%5."/>
      <w:lvlJc w:val="left"/>
      <w:pPr>
        <w:ind w:left="3600" w:hanging="360"/>
      </w:pPr>
    </w:lvl>
    <w:lvl w:ilvl="5" w:tplc="9FAAD23E">
      <w:start w:val="1"/>
      <w:numFmt w:val="lowerRoman"/>
      <w:lvlText w:val="%6."/>
      <w:lvlJc w:val="right"/>
      <w:pPr>
        <w:ind w:left="4320" w:hanging="180"/>
      </w:pPr>
    </w:lvl>
    <w:lvl w:ilvl="6" w:tplc="41D86B6C">
      <w:start w:val="1"/>
      <w:numFmt w:val="decimal"/>
      <w:lvlText w:val="%7."/>
      <w:lvlJc w:val="left"/>
      <w:pPr>
        <w:ind w:left="5040" w:hanging="360"/>
      </w:pPr>
    </w:lvl>
    <w:lvl w:ilvl="7" w:tplc="7DB61178">
      <w:start w:val="1"/>
      <w:numFmt w:val="lowerLetter"/>
      <w:lvlText w:val="%8."/>
      <w:lvlJc w:val="left"/>
      <w:pPr>
        <w:ind w:left="5760" w:hanging="360"/>
      </w:pPr>
    </w:lvl>
    <w:lvl w:ilvl="8" w:tplc="9ABEFF10">
      <w:start w:val="1"/>
      <w:numFmt w:val="lowerRoman"/>
      <w:lvlText w:val="%9."/>
      <w:lvlJc w:val="right"/>
      <w:pPr>
        <w:ind w:left="6480" w:hanging="180"/>
      </w:pPr>
    </w:lvl>
  </w:abstractNum>
  <w:num w:numId="1">
    <w:abstractNumId w:val="42"/>
  </w:num>
  <w:num w:numId="2">
    <w:abstractNumId w:val="24"/>
  </w:num>
  <w:num w:numId="3">
    <w:abstractNumId w:val="27"/>
  </w:num>
  <w:num w:numId="4">
    <w:abstractNumId w:val="41"/>
  </w:num>
  <w:num w:numId="5">
    <w:abstractNumId w:val="0"/>
  </w:num>
  <w:num w:numId="6">
    <w:abstractNumId w:val="3"/>
  </w:num>
  <w:num w:numId="7">
    <w:abstractNumId w:val="16"/>
  </w:num>
  <w:num w:numId="8">
    <w:abstractNumId w:val="9"/>
  </w:num>
  <w:num w:numId="9">
    <w:abstractNumId w:val="1"/>
  </w:num>
  <w:num w:numId="10">
    <w:abstractNumId w:val="21"/>
  </w:num>
  <w:num w:numId="11">
    <w:abstractNumId w:val="32"/>
  </w:num>
  <w:num w:numId="12">
    <w:abstractNumId w:val="13"/>
  </w:num>
  <w:num w:numId="13">
    <w:abstractNumId w:val="23"/>
  </w:num>
  <w:num w:numId="14">
    <w:abstractNumId w:val="31"/>
  </w:num>
  <w:num w:numId="15">
    <w:abstractNumId w:val="33"/>
  </w:num>
  <w:num w:numId="16">
    <w:abstractNumId w:val="26"/>
  </w:num>
  <w:num w:numId="17">
    <w:abstractNumId w:val="35"/>
  </w:num>
  <w:num w:numId="18">
    <w:abstractNumId w:val="38"/>
  </w:num>
  <w:num w:numId="19">
    <w:abstractNumId w:val="4"/>
  </w:num>
  <w:num w:numId="20">
    <w:abstractNumId w:val="34"/>
  </w:num>
  <w:num w:numId="21">
    <w:abstractNumId w:val="11"/>
  </w:num>
  <w:num w:numId="22">
    <w:abstractNumId w:val="30"/>
  </w:num>
  <w:num w:numId="23">
    <w:abstractNumId w:val="5"/>
  </w:num>
  <w:num w:numId="24">
    <w:abstractNumId w:val="17"/>
  </w:num>
  <w:num w:numId="25">
    <w:abstractNumId w:val="6"/>
  </w:num>
  <w:num w:numId="26">
    <w:abstractNumId w:val="15"/>
  </w:num>
  <w:num w:numId="27">
    <w:abstractNumId w:val="7"/>
  </w:num>
  <w:num w:numId="28">
    <w:abstractNumId w:val="8"/>
  </w:num>
  <w:num w:numId="29">
    <w:abstractNumId w:val="19"/>
  </w:num>
  <w:num w:numId="30">
    <w:abstractNumId w:val="28"/>
  </w:num>
  <w:num w:numId="31">
    <w:abstractNumId w:val="2"/>
  </w:num>
  <w:num w:numId="32">
    <w:abstractNumId w:val="29"/>
  </w:num>
  <w:num w:numId="33">
    <w:abstractNumId w:val="25"/>
  </w:num>
  <w:num w:numId="34">
    <w:abstractNumId w:val="18"/>
  </w:num>
  <w:num w:numId="35">
    <w:abstractNumId w:val="10"/>
  </w:num>
  <w:num w:numId="36">
    <w:abstractNumId w:val="37"/>
  </w:num>
  <w:num w:numId="37">
    <w:abstractNumId w:val="20"/>
  </w:num>
  <w:num w:numId="38">
    <w:abstractNumId w:val="40"/>
  </w:num>
  <w:num w:numId="39">
    <w:abstractNumId w:val="14"/>
  </w:num>
  <w:num w:numId="40">
    <w:abstractNumId w:val="39"/>
  </w:num>
  <w:num w:numId="41">
    <w:abstractNumId w:val="36"/>
  </w:num>
  <w:num w:numId="42">
    <w:abstractNumId w:val="12"/>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9C1940"/>
    <w:rsid w:val="00000B0E"/>
    <w:rsid w:val="00010A24"/>
    <w:rsid w:val="00015349"/>
    <w:rsid w:val="000158EA"/>
    <w:rsid w:val="000168CA"/>
    <w:rsid w:val="0002541F"/>
    <w:rsid w:val="000255A5"/>
    <w:rsid w:val="000273D1"/>
    <w:rsid w:val="0004268A"/>
    <w:rsid w:val="000475A2"/>
    <w:rsid w:val="00047812"/>
    <w:rsid w:val="00057DE1"/>
    <w:rsid w:val="000603A3"/>
    <w:rsid w:val="00061489"/>
    <w:rsid w:val="000643C4"/>
    <w:rsid w:val="0006726A"/>
    <w:rsid w:val="00070204"/>
    <w:rsid w:val="00076931"/>
    <w:rsid w:val="00080ECE"/>
    <w:rsid w:val="00082D9D"/>
    <w:rsid w:val="000842D1"/>
    <w:rsid w:val="00085DB8"/>
    <w:rsid w:val="0009053E"/>
    <w:rsid w:val="00090CF7"/>
    <w:rsid w:val="00093D3E"/>
    <w:rsid w:val="000A36B2"/>
    <w:rsid w:val="000B2FFE"/>
    <w:rsid w:val="000B3029"/>
    <w:rsid w:val="000C7E22"/>
    <w:rsid w:val="000E1639"/>
    <w:rsid w:val="0010100B"/>
    <w:rsid w:val="00101308"/>
    <w:rsid w:val="00103215"/>
    <w:rsid w:val="001040D5"/>
    <w:rsid w:val="00106095"/>
    <w:rsid w:val="00114BF4"/>
    <w:rsid w:val="00121578"/>
    <w:rsid w:val="0012192F"/>
    <w:rsid w:val="001247C4"/>
    <w:rsid w:val="001254A3"/>
    <w:rsid w:val="00137B5E"/>
    <w:rsid w:val="001436A6"/>
    <w:rsid w:val="00146449"/>
    <w:rsid w:val="001533D4"/>
    <w:rsid w:val="00153D96"/>
    <w:rsid w:val="00154145"/>
    <w:rsid w:val="001561E1"/>
    <w:rsid w:val="00160625"/>
    <w:rsid w:val="00163DDC"/>
    <w:rsid w:val="00170526"/>
    <w:rsid w:val="001707FA"/>
    <w:rsid w:val="001732D7"/>
    <w:rsid w:val="00177BC1"/>
    <w:rsid w:val="001825F4"/>
    <w:rsid w:val="00183693"/>
    <w:rsid w:val="0019462F"/>
    <w:rsid w:val="00196CE1"/>
    <w:rsid w:val="00197158"/>
    <w:rsid w:val="001979FB"/>
    <w:rsid w:val="001A20C0"/>
    <w:rsid w:val="001A41C8"/>
    <w:rsid w:val="001A5EB7"/>
    <w:rsid w:val="001C09E9"/>
    <w:rsid w:val="001C2E5F"/>
    <w:rsid w:val="001C5E9F"/>
    <w:rsid w:val="001D247F"/>
    <w:rsid w:val="001D4E9A"/>
    <w:rsid w:val="001E1C9E"/>
    <w:rsid w:val="001E5F4F"/>
    <w:rsid w:val="001F0890"/>
    <w:rsid w:val="001F09A9"/>
    <w:rsid w:val="001F4AC3"/>
    <w:rsid w:val="0020212F"/>
    <w:rsid w:val="00202153"/>
    <w:rsid w:val="00202792"/>
    <w:rsid w:val="00211F0C"/>
    <w:rsid w:val="00223137"/>
    <w:rsid w:val="00223A0E"/>
    <w:rsid w:val="002316C1"/>
    <w:rsid w:val="0023427A"/>
    <w:rsid w:val="0023445A"/>
    <w:rsid w:val="00234B96"/>
    <w:rsid w:val="00243EA6"/>
    <w:rsid w:val="0024761B"/>
    <w:rsid w:val="002515AE"/>
    <w:rsid w:val="00253E1E"/>
    <w:rsid w:val="00254B00"/>
    <w:rsid w:val="00255A5B"/>
    <w:rsid w:val="00260FFA"/>
    <w:rsid w:val="00264ADC"/>
    <w:rsid w:val="0026585A"/>
    <w:rsid w:val="002845F8"/>
    <w:rsid w:val="002956F4"/>
    <w:rsid w:val="00296C5B"/>
    <w:rsid w:val="002A2CE9"/>
    <w:rsid w:val="002A531C"/>
    <w:rsid w:val="002B53ED"/>
    <w:rsid w:val="002D53DE"/>
    <w:rsid w:val="002D7E14"/>
    <w:rsid w:val="002E56AD"/>
    <w:rsid w:val="002E7652"/>
    <w:rsid w:val="002F3EC9"/>
    <w:rsid w:val="002F4F48"/>
    <w:rsid w:val="00310EF1"/>
    <w:rsid w:val="00316A7E"/>
    <w:rsid w:val="0032030F"/>
    <w:rsid w:val="00322125"/>
    <w:rsid w:val="0032227A"/>
    <w:rsid w:val="00322F52"/>
    <w:rsid w:val="00325D51"/>
    <w:rsid w:val="00326A65"/>
    <w:rsid w:val="00336DAB"/>
    <w:rsid w:val="00347F27"/>
    <w:rsid w:val="003520BE"/>
    <w:rsid w:val="00356B2E"/>
    <w:rsid w:val="003640EA"/>
    <w:rsid w:val="00365B70"/>
    <w:rsid w:val="003705F9"/>
    <w:rsid w:val="003858C0"/>
    <w:rsid w:val="003A2C39"/>
    <w:rsid w:val="003A6622"/>
    <w:rsid w:val="003B32E2"/>
    <w:rsid w:val="003B38CE"/>
    <w:rsid w:val="003C1169"/>
    <w:rsid w:val="003E0C43"/>
    <w:rsid w:val="003E2998"/>
    <w:rsid w:val="003E485F"/>
    <w:rsid w:val="003E5F6D"/>
    <w:rsid w:val="003E6897"/>
    <w:rsid w:val="003F1703"/>
    <w:rsid w:val="003F254C"/>
    <w:rsid w:val="0041E710"/>
    <w:rsid w:val="00421CB2"/>
    <w:rsid w:val="00425875"/>
    <w:rsid w:val="0043422B"/>
    <w:rsid w:val="004368C3"/>
    <w:rsid w:val="004506DB"/>
    <w:rsid w:val="004572B5"/>
    <w:rsid w:val="00461F70"/>
    <w:rsid w:val="0046670E"/>
    <w:rsid w:val="00471F39"/>
    <w:rsid w:val="004838DB"/>
    <w:rsid w:val="00483965"/>
    <w:rsid w:val="0048469B"/>
    <w:rsid w:val="004876FD"/>
    <w:rsid w:val="00490299"/>
    <w:rsid w:val="00490EDD"/>
    <w:rsid w:val="00491394"/>
    <w:rsid w:val="00497CCC"/>
    <w:rsid w:val="004A116F"/>
    <w:rsid w:val="004A1E0F"/>
    <w:rsid w:val="004A4B43"/>
    <w:rsid w:val="004A599F"/>
    <w:rsid w:val="004B6617"/>
    <w:rsid w:val="004B73C1"/>
    <w:rsid w:val="004C0A67"/>
    <w:rsid w:val="004C7F67"/>
    <w:rsid w:val="004D1464"/>
    <w:rsid w:val="004D63E4"/>
    <w:rsid w:val="004D69DA"/>
    <w:rsid w:val="004D7897"/>
    <w:rsid w:val="004E2D32"/>
    <w:rsid w:val="004F045C"/>
    <w:rsid w:val="004F0CC9"/>
    <w:rsid w:val="004F6E3C"/>
    <w:rsid w:val="004F794A"/>
    <w:rsid w:val="005035A6"/>
    <w:rsid w:val="00503EBB"/>
    <w:rsid w:val="00504ABA"/>
    <w:rsid w:val="005062EF"/>
    <w:rsid w:val="00506AD5"/>
    <w:rsid w:val="00506B45"/>
    <w:rsid w:val="00511722"/>
    <w:rsid w:val="00522008"/>
    <w:rsid w:val="0053083A"/>
    <w:rsid w:val="00535909"/>
    <w:rsid w:val="00545C79"/>
    <w:rsid w:val="00572A2E"/>
    <w:rsid w:val="005874F0"/>
    <w:rsid w:val="005878C3"/>
    <w:rsid w:val="0059102F"/>
    <w:rsid w:val="005A26E7"/>
    <w:rsid w:val="005A3285"/>
    <w:rsid w:val="005A66B4"/>
    <w:rsid w:val="005B0D3D"/>
    <w:rsid w:val="005C3DEF"/>
    <w:rsid w:val="005D6A92"/>
    <w:rsid w:val="005D7B4E"/>
    <w:rsid w:val="005E6C09"/>
    <w:rsid w:val="005F004F"/>
    <w:rsid w:val="005F1831"/>
    <w:rsid w:val="00603FFD"/>
    <w:rsid w:val="00611D38"/>
    <w:rsid w:val="006141AB"/>
    <w:rsid w:val="00614C2A"/>
    <w:rsid w:val="00615DFE"/>
    <w:rsid w:val="006204FA"/>
    <w:rsid w:val="0062447D"/>
    <w:rsid w:val="00631BAB"/>
    <w:rsid w:val="0063226C"/>
    <w:rsid w:val="00632D69"/>
    <w:rsid w:val="00635283"/>
    <w:rsid w:val="0064233C"/>
    <w:rsid w:val="0065186F"/>
    <w:rsid w:val="006563EF"/>
    <w:rsid w:val="0066222A"/>
    <w:rsid w:val="00662282"/>
    <w:rsid w:val="00662FDA"/>
    <w:rsid w:val="00664321"/>
    <w:rsid w:val="00677620"/>
    <w:rsid w:val="00694993"/>
    <w:rsid w:val="006953DC"/>
    <w:rsid w:val="00695A2A"/>
    <w:rsid w:val="006A225E"/>
    <w:rsid w:val="006A23D5"/>
    <w:rsid w:val="006A43B7"/>
    <w:rsid w:val="006B439F"/>
    <w:rsid w:val="006B68EA"/>
    <w:rsid w:val="006B6E7E"/>
    <w:rsid w:val="006D4A28"/>
    <w:rsid w:val="006F24DA"/>
    <w:rsid w:val="006F28B1"/>
    <w:rsid w:val="006F789C"/>
    <w:rsid w:val="007020D5"/>
    <w:rsid w:val="00705D1B"/>
    <w:rsid w:val="00712264"/>
    <w:rsid w:val="007205DF"/>
    <w:rsid w:val="00723A22"/>
    <w:rsid w:val="0072462F"/>
    <w:rsid w:val="007343E3"/>
    <w:rsid w:val="0073507C"/>
    <w:rsid w:val="0074545B"/>
    <w:rsid w:val="007527B3"/>
    <w:rsid w:val="00753BBF"/>
    <w:rsid w:val="00757803"/>
    <w:rsid w:val="0076014C"/>
    <w:rsid w:val="00762B29"/>
    <w:rsid w:val="007670CA"/>
    <w:rsid w:val="00771E92"/>
    <w:rsid w:val="007763D1"/>
    <w:rsid w:val="00784E7F"/>
    <w:rsid w:val="00791DA4"/>
    <w:rsid w:val="007962C4"/>
    <w:rsid w:val="00796A92"/>
    <w:rsid w:val="007A2C1E"/>
    <w:rsid w:val="007A4D35"/>
    <w:rsid w:val="007A78ED"/>
    <w:rsid w:val="007B3651"/>
    <w:rsid w:val="007B65C8"/>
    <w:rsid w:val="007C0A49"/>
    <w:rsid w:val="007C251C"/>
    <w:rsid w:val="007C4D9D"/>
    <w:rsid w:val="007C6224"/>
    <w:rsid w:val="007C78D5"/>
    <w:rsid w:val="007D6D40"/>
    <w:rsid w:val="007D7ECD"/>
    <w:rsid w:val="007E09F1"/>
    <w:rsid w:val="007E589F"/>
    <w:rsid w:val="007E60DE"/>
    <w:rsid w:val="007F0537"/>
    <w:rsid w:val="007F2B94"/>
    <w:rsid w:val="007F2CBB"/>
    <w:rsid w:val="007F720F"/>
    <w:rsid w:val="008014DA"/>
    <w:rsid w:val="00803F3A"/>
    <w:rsid w:val="00806FA3"/>
    <w:rsid w:val="00811A6E"/>
    <w:rsid w:val="00814021"/>
    <w:rsid w:val="008158F2"/>
    <w:rsid w:val="00820D3E"/>
    <w:rsid w:val="008273D6"/>
    <w:rsid w:val="00833459"/>
    <w:rsid w:val="008405D2"/>
    <w:rsid w:val="008409C8"/>
    <w:rsid w:val="0084192B"/>
    <w:rsid w:val="008426DE"/>
    <w:rsid w:val="00843152"/>
    <w:rsid w:val="008432B2"/>
    <w:rsid w:val="0084409C"/>
    <w:rsid w:val="00852689"/>
    <w:rsid w:val="008531C5"/>
    <w:rsid w:val="00854994"/>
    <w:rsid w:val="00855476"/>
    <w:rsid w:val="00860FC1"/>
    <w:rsid w:val="00864694"/>
    <w:rsid w:val="008773D9"/>
    <w:rsid w:val="00882E0C"/>
    <w:rsid w:val="00885A51"/>
    <w:rsid w:val="00886449"/>
    <w:rsid w:val="00886636"/>
    <w:rsid w:val="00892794"/>
    <w:rsid w:val="0089310E"/>
    <w:rsid w:val="008A6C85"/>
    <w:rsid w:val="008A6E2B"/>
    <w:rsid w:val="008B2E0E"/>
    <w:rsid w:val="008B3649"/>
    <w:rsid w:val="008C3329"/>
    <w:rsid w:val="008C5DF6"/>
    <w:rsid w:val="008C6A73"/>
    <w:rsid w:val="008D1D77"/>
    <w:rsid w:val="008D5F0F"/>
    <w:rsid w:val="008E0EA7"/>
    <w:rsid w:val="008E2CD6"/>
    <w:rsid w:val="008F7ECE"/>
    <w:rsid w:val="009047B4"/>
    <w:rsid w:val="00906EBF"/>
    <w:rsid w:val="00907866"/>
    <w:rsid w:val="00911D24"/>
    <w:rsid w:val="00912EEE"/>
    <w:rsid w:val="00917E06"/>
    <w:rsid w:val="009207EB"/>
    <w:rsid w:val="0092439B"/>
    <w:rsid w:val="00930058"/>
    <w:rsid w:val="009342A0"/>
    <w:rsid w:val="00935611"/>
    <w:rsid w:val="009377E3"/>
    <w:rsid w:val="009401A3"/>
    <w:rsid w:val="00941F2E"/>
    <w:rsid w:val="009460E5"/>
    <w:rsid w:val="00951D07"/>
    <w:rsid w:val="00952A4D"/>
    <w:rsid w:val="00970CC2"/>
    <w:rsid w:val="009734F0"/>
    <w:rsid w:val="00973875"/>
    <w:rsid w:val="00982058"/>
    <w:rsid w:val="009A2072"/>
    <w:rsid w:val="009A4BE4"/>
    <w:rsid w:val="009A59B2"/>
    <w:rsid w:val="009B0440"/>
    <w:rsid w:val="009B196D"/>
    <w:rsid w:val="009B5297"/>
    <w:rsid w:val="009B66AC"/>
    <w:rsid w:val="009C19C5"/>
    <w:rsid w:val="009C3E44"/>
    <w:rsid w:val="009E181C"/>
    <w:rsid w:val="009F2224"/>
    <w:rsid w:val="00A03AD7"/>
    <w:rsid w:val="00A03D63"/>
    <w:rsid w:val="00A12774"/>
    <w:rsid w:val="00A131D3"/>
    <w:rsid w:val="00A14F9A"/>
    <w:rsid w:val="00A16466"/>
    <w:rsid w:val="00A25D8B"/>
    <w:rsid w:val="00A32D9B"/>
    <w:rsid w:val="00A33B41"/>
    <w:rsid w:val="00A33E41"/>
    <w:rsid w:val="00A357B1"/>
    <w:rsid w:val="00A362CF"/>
    <w:rsid w:val="00A40C97"/>
    <w:rsid w:val="00A43114"/>
    <w:rsid w:val="00A44950"/>
    <w:rsid w:val="00A453AB"/>
    <w:rsid w:val="00A520B2"/>
    <w:rsid w:val="00A57511"/>
    <w:rsid w:val="00A603B4"/>
    <w:rsid w:val="00A623C1"/>
    <w:rsid w:val="00A66A89"/>
    <w:rsid w:val="00A7302A"/>
    <w:rsid w:val="00A749EA"/>
    <w:rsid w:val="00A81E42"/>
    <w:rsid w:val="00A850F1"/>
    <w:rsid w:val="00AA4241"/>
    <w:rsid w:val="00AB370A"/>
    <w:rsid w:val="00AD0920"/>
    <w:rsid w:val="00AD2EAD"/>
    <w:rsid w:val="00AE5406"/>
    <w:rsid w:val="00AF4C08"/>
    <w:rsid w:val="00AF75B7"/>
    <w:rsid w:val="00B02038"/>
    <w:rsid w:val="00B07E2D"/>
    <w:rsid w:val="00B10510"/>
    <w:rsid w:val="00B107AC"/>
    <w:rsid w:val="00B21B46"/>
    <w:rsid w:val="00B23A03"/>
    <w:rsid w:val="00B30489"/>
    <w:rsid w:val="00B41A20"/>
    <w:rsid w:val="00B42D76"/>
    <w:rsid w:val="00B46778"/>
    <w:rsid w:val="00B46AEF"/>
    <w:rsid w:val="00B50D74"/>
    <w:rsid w:val="00B5132A"/>
    <w:rsid w:val="00B53218"/>
    <w:rsid w:val="00B53382"/>
    <w:rsid w:val="00B60455"/>
    <w:rsid w:val="00B6176C"/>
    <w:rsid w:val="00B62B2B"/>
    <w:rsid w:val="00B67903"/>
    <w:rsid w:val="00B700B9"/>
    <w:rsid w:val="00B74B32"/>
    <w:rsid w:val="00B827D4"/>
    <w:rsid w:val="00B84D5C"/>
    <w:rsid w:val="00B95F00"/>
    <w:rsid w:val="00BB0B18"/>
    <w:rsid w:val="00BB2B6E"/>
    <w:rsid w:val="00BB3C1E"/>
    <w:rsid w:val="00BB674F"/>
    <w:rsid w:val="00BC02EB"/>
    <w:rsid w:val="00BC2569"/>
    <w:rsid w:val="00BD11B9"/>
    <w:rsid w:val="00BD30D3"/>
    <w:rsid w:val="00BE3AB2"/>
    <w:rsid w:val="00BE6B87"/>
    <w:rsid w:val="00BF3A66"/>
    <w:rsid w:val="00BF729F"/>
    <w:rsid w:val="00BF749F"/>
    <w:rsid w:val="00C07576"/>
    <w:rsid w:val="00C1081C"/>
    <w:rsid w:val="00C128A3"/>
    <w:rsid w:val="00C1320B"/>
    <w:rsid w:val="00C14124"/>
    <w:rsid w:val="00C148E0"/>
    <w:rsid w:val="00C201DF"/>
    <w:rsid w:val="00C209C4"/>
    <w:rsid w:val="00C22602"/>
    <w:rsid w:val="00C23B67"/>
    <w:rsid w:val="00C252CE"/>
    <w:rsid w:val="00C32612"/>
    <w:rsid w:val="00C3503D"/>
    <w:rsid w:val="00C35D20"/>
    <w:rsid w:val="00C45D49"/>
    <w:rsid w:val="00C45DD4"/>
    <w:rsid w:val="00C52EB4"/>
    <w:rsid w:val="00C62212"/>
    <w:rsid w:val="00C634E0"/>
    <w:rsid w:val="00C635FF"/>
    <w:rsid w:val="00C64838"/>
    <w:rsid w:val="00C65951"/>
    <w:rsid w:val="00C66930"/>
    <w:rsid w:val="00C7375A"/>
    <w:rsid w:val="00C87A3F"/>
    <w:rsid w:val="00C92FA8"/>
    <w:rsid w:val="00C94BA8"/>
    <w:rsid w:val="00C95CD2"/>
    <w:rsid w:val="00C9736A"/>
    <w:rsid w:val="00CA1303"/>
    <w:rsid w:val="00CA52F5"/>
    <w:rsid w:val="00CB1F33"/>
    <w:rsid w:val="00CB23B0"/>
    <w:rsid w:val="00CC039A"/>
    <w:rsid w:val="00CC17CA"/>
    <w:rsid w:val="00CC3BE0"/>
    <w:rsid w:val="00CC749E"/>
    <w:rsid w:val="00CD1209"/>
    <w:rsid w:val="00CD6204"/>
    <w:rsid w:val="00CF0345"/>
    <w:rsid w:val="00CF0BDA"/>
    <w:rsid w:val="00CF1D5B"/>
    <w:rsid w:val="00CF43BC"/>
    <w:rsid w:val="00CF43EF"/>
    <w:rsid w:val="00CF4FB7"/>
    <w:rsid w:val="00D043C0"/>
    <w:rsid w:val="00D11BD1"/>
    <w:rsid w:val="00D150A9"/>
    <w:rsid w:val="00D24024"/>
    <w:rsid w:val="00D26831"/>
    <w:rsid w:val="00D279C3"/>
    <w:rsid w:val="00D37F5E"/>
    <w:rsid w:val="00D51FA0"/>
    <w:rsid w:val="00D60396"/>
    <w:rsid w:val="00D60FEA"/>
    <w:rsid w:val="00D67D7F"/>
    <w:rsid w:val="00D70892"/>
    <w:rsid w:val="00D759EA"/>
    <w:rsid w:val="00D833E7"/>
    <w:rsid w:val="00D90BDC"/>
    <w:rsid w:val="00D90BEA"/>
    <w:rsid w:val="00D9468A"/>
    <w:rsid w:val="00DB4DAB"/>
    <w:rsid w:val="00DB57F3"/>
    <w:rsid w:val="00DC2E81"/>
    <w:rsid w:val="00DE2475"/>
    <w:rsid w:val="00DE4515"/>
    <w:rsid w:val="00DF1DE5"/>
    <w:rsid w:val="00DF58C5"/>
    <w:rsid w:val="00E020FE"/>
    <w:rsid w:val="00E10D66"/>
    <w:rsid w:val="00E12828"/>
    <w:rsid w:val="00E162BF"/>
    <w:rsid w:val="00E167FD"/>
    <w:rsid w:val="00E24951"/>
    <w:rsid w:val="00E25CB5"/>
    <w:rsid w:val="00E319DA"/>
    <w:rsid w:val="00E40D90"/>
    <w:rsid w:val="00E44907"/>
    <w:rsid w:val="00E44D45"/>
    <w:rsid w:val="00E621B0"/>
    <w:rsid w:val="00E62C77"/>
    <w:rsid w:val="00E668CD"/>
    <w:rsid w:val="00E67B6E"/>
    <w:rsid w:val="00E71577"/>
    <w:rsid w:val="00E724C7"/>
    <w:rsid w:val="00E777A6"/>
    <w:rsid w:val="00E90128"/>
    <w:rsid w:val="00E907C3"/>
    <w:rsid w:val="00E90C74"/>
    <w:rsid w:val="00E92A98"/>
    <w:rsid w:val="00E96349"/>
    <w:rsid w:val="00EA4169"/>
    <w:rsid w:val="00EB25B5"/>
    <w:rsid w:val="00EB2686"/>
    <w:rsid w:val="00EB4025"/>
    <w:rsid w:val="00EC3BC0"/>
    <w:rsid w:val="00ED1D77"/>
    <w:rsid w:val="00ED730D"/>
    <w:rsid w:val="00EE5B27"/>
    <w:rsid w:val="00EE665D"/>
    <w:rsid w:val="00EF27CB"/>
    <w:rsid w:val="00EF2F5C"/>
    <w:rsid w:val="00EF4573"/>
    <w:rsid w:val="00EF6EA3"/>
    <w:rsid w:val="00F047DB"/>
    <w:rsid w:val="00F05F9F"/>
    <w:rsid w:val="00F0730E"/>
    <w:rsid w:val="00F1338E"/>
    <w:rsid w:val="00F15110"/>
    <w:rsid w:val="00F15C30"/>
    <w:rsid w:val="00F17DBF"/>
    <w:rsid w:val="00F243CB"/>
    <w:rsid w:val="00F26E85"/>
    <w:rsid w:val="00F35231"/>
    <w:rsid w:val="00F35E27"/>
    <w:rsid w:val="00F40111"/>
    <w:rsid w:val="00F42F18"/>
    <w:rsid w:val="00F47C43"/>
    <w:rsid w:val="00F5377D"/>
    <w:rsid w:val="00F55005"/>
    <w:rsid w:val="00F56B40"/>
    <w:rsid w:val="00F67F01"/>
    <w:rsid w:val="00F717B8"/>
    <w:rsid w:val="00F805D4"/>
    <w:rsid w:val="00F833CF"/>
    <w:rsid w:val="00F8414F"/>
    <w:rsid w:val="00F968D5"/>
    <w:rsid w:val="00FA5326"/>
    <w:rsid w:val="00FB1AAF"/>
    <w:rsid w:val="00FB2E90"/>
    <w:rsid w:val="00FB73AC"/>
    <w:rsid w:val="00FC0E1C"/>
    <w:rsid w:val="00FC5CA8"/>
    <w:rsid w:val="00FC5E84"/>
    <w:rsid w:val="00FC7553"/>
    <w:rsid w:val="00FD3F8C"/>
    <w:rsid w:val="00FE05EB"/>
    <w:rsid w:val="00FE275B"/>
    <w:rsid w:val="00FF6FE3"/>
    <w:rsid w:val="0169CB85"/>
    <w:rsid w:val="01A44538"/>
    <w:rsid w:val="01CCD582"/>
    <w:rsid w:val="023B12CD"/>
    <w:rsid w:val="023D0922"/>
    <w:rsid w:val="0265165C"/>
    <w:rsid w:val="0474D2CD"/>
    <w:rsid w:val="04C64923"/>
    <w:rsid w:val="04D72FCA"/>
    <w:rsid w:val="05C409A5"/>
    <w:rsid w:val="05E9438F"/>
    <w:rsid w:val="062F2860"/>
    <w:rsid w:val="07DC3398"/>
    <w:rsid w:val="07F35818"/>
    <w:rsid w:val="08172E7C"/>
    <w:rsid w:val="0882EBD3"/>
    <w:rsid w:val="08C2B767"/>
    <w:rsid w:val="090919DB"/>
    <w:rsid w:val="099136EE"/>
    <w:rsid w:val="09ED6C89"/>
    <w:rsid w:val="0A034505"/>
    <w:rsid w:val="0B85D16A"/>
    <w:rsid w:val="0C07974D"/>
    <w:rsid w:val="0C49A28B"/>
    <w:rsid w:val="0D3247C2"/>
    <w:rsid w:val="0DC8DA7A"/>
    <w:rsid w:val="0DEDFFC7"/>
    <w:rsid w:val="0E972AA1"/>
    <w:rsid w:val="0EEBA5BF"/>
    <w:rsid w:val="104435D9"/>
    <w:rsid w:val="109FCFAB"/>
    <w:rsid w:val="112EE78D"/>
    <w:rsid w:val="11473B65"/>
    <w:rsid w:val="1171DB07"/>
    <w:rsid w:val="11AC2427"/>
    <w:rsid w:val="11BBEA67"/>
    <w:rsid w:val="11EF70B9"/>
    <w:rsid w:val="124C763C"/>
    <w:rsid w:val="12BD6DC8"/>
    <w:rsid w:val="132956E7"/>
    <w:rsid w:val="132F804C"/>
    <w:rsid w:val="136FF899"/>
    <w:rsid w:val="13B88694"/>
    <w:rsid w:val="1465BE62"/>
    <w:rsid w:val="14B8D9D7"/>
    <w:rsid w:val="14EA1D39"/>
    <w:rsid w:val="15940257"/>
    <w:rsid w:val="15B38A50"/>
    <w:rsid w:val="16097C49"/>
    <w:rsid w:val="16F3C573"/>
    <w:rsid w:val="171C7FB0"/>
    <w:rsid w:val="18014162"/>
    <w:rsid w:val="1840A7D4"/>
    <w:rsid w:val="18D1857F"/>
    <w:rsid w:val="1A4318C3"/>
    <w:rsid w:val="1AB28A38"/>
    <w:rsid w:val="1AC3C50F"/>
    <w:rsid w:val="1B31F042"/>
    <w:rsid w:val="1B892A2E"/>
    <w:rsid w:val="1BDF435F"/>
    <w:rsid w:val="1C3E43BE"/>
    <w:rsid w:val="1C50483F"/>
    <w:rsid w:val="1C56481F"/>
    <w:rsid w:val="1CF305CD"/>
    <w:rsid w:val="1CF94E60"/>
    <w:rsid w:val="1D5C9B1C"/>
    <w:rsid w:val="1D972062"/>
    <w:rsid w:val="1DF21880"/>
    <w:rsid w:val="1E471B56"/>
    <w:rsid w:val="1E4AD9A0"/>
    <w:rsid w:val="1EC71746"/>
    <w:rsid w:val="1F08F8F2"/>
    <w:rsid w:val="1F85FB5B"/>
    <w:rsid w:val="1FC9C35A"/>
    <w:rsid w:val="2037E3F5"/>
    <w:rsid w:val="208F81B8"/>
    <w:rsid w:val="2123B962"/>
    <w:rsid w:val="2182DD9A"/>
    <w:rsid w:val="21A1272E"/>
    <w:rsid w:val="21CBC6D0"/>
    <w:rsid w:val="21CDC4E2"/>
    <w:rsid w:val="227BC1C4"/>
    <w:rsid w:val="22B61A69"/>
    <w:rsid w:val="23CD3A44"/>
    <w:rsid w:val="257E6A84"/>
    <w:rsid w:val="25CC957B"/>
    <w:rsid w:val="260677B6"/>
    <w:rsid w:val="27964A54"/>
    <w:rsid w:val="279A33FE"/>
    <w:rsid w:val="27E21F9A"/>
    <w:rsid w:val="289F4DC3"/>
    <w:rsid w:val="28C06E3E"/>
    <w:rsid w:val="29FF43AB"/>
    <w:rsid w:val="2A326E6A"/>
    <w:rsid w:val="2A9D03C0"/>
    <w:rsid w:val="2C75B93A"/>
    <w:rsid w:val="2C970B8B"/>
    <w:rsid w:val="2CDD5947"/>
    <w:rsid w:val="2D28C5A2"/>
    <w:rsid w:val="2D453523"/>
    <w:rsid w:val="2D4AAF9D"/>
    <w:rsid w:val="2E7FAA36"/>
    <w:rsid w:val="2E8F57B7"/>
    <w:rsid w:val="2EBBA1D2"/>
    <w:rsid w:val="2F28DD7E"/>
    <w:rsid w:val="2F4086F5"/>
    <w:rsid w:val="2F513CD4"/>
    <w:rsid w:val="2F849179"/>
    <w:rsid w:val="2FA1AF0C"/>
    <w:rsid w:val="305B98DD"/>
    <w:rsid w:val="307EA741"/>
    <w:rsid w:val="30B257C6"/>
    <w:rsid w:val="30CE2512"/>
    <w:rsid w:val="30DCECD0"/>
    <w:rsid w:val="30E0F472"/>
    <w:rsid w:val="30E38524"/>
    <w:rsid w:val="30FC69C6"/>
    <w:rsid w:val="31B8E9C6"/>
    <w:rsid w:val="322EF690"/>
    <w:rsid w:val="3248CB52"/>
    <w:rsid w:val="3291F026"/>
    <w:rsid w:val="335FB066"/>
    <w:rsid w:val="33724720"/>
    <w:rsid w:val="3383BADB"/>
    <w:rsid w:val="338E6991"/>
    <w:rsid w:val="339E1DB6"/>
    <w:rsid w:val="33AC574B"/>
    <w:rsid w:val="34546FAD"/>
    <w:rsid w:val="34C7EDBC"/>
    <w:rsid w:val="34DF1569"/>
    <w:rsid w:val="35068EF3"/>
    <w:rsid w:val="352178E2"/>
    <w:rsid w:val="35748E12"/>
    <w:rsid w:val="35F9B637"/>
    <w:rsid w:val="3609374C"/>
    <w:rsid w:val="36798BDC"/>
    <w:rsid w:val="367CCB4E"/>
    <w:rsid w:val="375035F6"/>
    <w:rsid w:val="37BD4727"/>
    <w:rsid w:val="37D38D1B"/>
    <w:rsid w:val="3889AB56"/>
    <w:rsid w:val="38AE2712"/>
    <w:rsid w:val="38E97073"/>
    <w:rsid w:val="390D2CFC"/>
    <w:rsid w:val="394AEEF1"/>
    <w:rsid w:val="39A088CF"/>
    <w:rsid w:val="3A20FD91"/>
    <w:rsid w:val="3B6661CA"/>
    <w:rsid w:val="3B6CB68E"/>
    <w:rsid w:val="3BBF6A53"/>
    <w:rsid w:val="3BE5C7D4"/>
    <w:rsid w:val="3BFCF7F3"/>
    <w:rsid w:val="3C2E03F1"/>
    <w:rsid w:val="3C2F851B"/>
    <w:rsid w:val="3C7AA22D"/>
    <w:rsid w:val="3D28A193"/>
    <w:rsid w:val="3D55A884"/>
    <w:rsid w:val="3E12D970"/>
    <w:rsid w:val="3E5FF210"/>
    <w:rsid w:val="3E7C5271"/>
    <w:rsid w:val="3EAE7FE2"/>
    <w:rsid w:val="3ED6ABDE"/>
    <w:rsid w:val="3F1EE55F"/>
    <w:rsid w:val="3F6725DD"/>
    <w:rsid w:val="3F6AF53A"/>
    <w:rsid w:val="3F706896"/>
    <w:rsid w:val="3F8B85D7"/>
    <w:rsid w:val="3F8CF901"/>
    <w:rsid w:val="3F9C692A"/>
    <w:rsid w:val="404E0F96"/>
    <w:rsid w:val="40D8C7A0"/>
    <w:rsid w:val="41EECBAB"/>
    <w:rsid w:val="4207C03D"/>
    <w:rsid w:val="429EC69F"/>
    <w:rsid w:val="42A50A63"/>
    <w:rsid w:val="42D6B09C"/>
    <w:rsid w:val="42DAFAA2"/>
    <w:rsid w:val="42DAFF1B"/>
    <w:rsid w:val="433D59C8"/>
    <w:rsid w:val="4351F3C3"/>
    <w:rsid w:val="445958A0"/>
    <w:rsid w:val="447280FD"/>
    <w:rsid w:val="44F7F111"/>
    <w:rsid w:val="45528A20"/>
    <w:rsid w:val="455CA77D"/>
    <w:rsid w:val="45CE79DB"/>
    <w:rsid w:val="45F45420"/>
    <w:rsid w:val="46C2349E"/>
    <w:rsid w:val="47463603"/>
    <w:rsid w:val="487E8A43"/>
    <w:rsid w:val="48FD3057"/>
    <w:rsid w:val="491E233E"/>
    <w:rsid w:val="491FBE0A"/>
    <w:rsid w:val="496D086E"/>
    <w:rsid w:val="49E790D4"/>
    <w:rsid w:val="4A2452CE"/>
    <w:rsid w:val="4A3BAD51"/>
    <w:rsid w:val="4A7F7550"/>
    <w:rsid w:val="4AE3BABF"/>
    <w:rsid w:val="4B6A75DC"/>
    <w:rsid w:val="4BA6E8C8"/>
    <w:rsid w:val="4C5DA1F6"/>
    <w:rsid w:val="4C9D6882"/>
    <w:rsid w:val="4C9FA98B"/>
    <w:rsid w:val="4CB175DC"/>
    <w:rsid w:val="4D239B60"/>
    <w:rsid w:val="4DD98128"/>
    <w:rsid w:val="4E7C3C59"/>
    <w:rsid w:val="4EDE898A"/>
    <w:rsid w:val="4EEB37F4"/>
    <w:rsid w:val="4F0F1E74"/>
    <w:rsid w:val="5002E167"/>
    <w:rsid w:val="51025571"/>
    <w:rsid w:val="51662F58"/>
    <w:rsid w:val="51957580"/>
    <w:rsid w:val="51D0CE5A"/>
    <w:rsid w:val="5240BF56"/>
    <w:rsid w:val="5257FA0D"/>
    <w:rsid w:val="52FABBF3"/>
    <w:rsid w:val="5307F501"/>
    <w:rsid w:val="531B9A5A"/>
    <w:rsid w:val="53884CC5"/>
    <w:rsid w:val="539C2CEE"/>
    <w:rsid w:val="546F0CCF"/>
    <w:rsid w:val="548C3DAE"/>
    <w:rsid w:val="54BF38DB"/>
    <w:rsid w:val="5508A1ED"/>
    <w:rsid w:val="55313EB9"/>
    <w:rsid w:val="557E5FF8"/>
    <w:rsid w:val="55D8C4EF"/>
    <w:rsid w:val="565EE479"/>
    <w:rsid w:val="57885B8C"/>
    <w:rsid w:val="57DD5E62"/>
    <w:rsid w:val="57E948AF"/>
    <w:rsid w:val="583DEFC3"/>
    <w:rsid w:val="591C3E67"/>
    <w:rsid w:val="59799409"/>
    <w:rsid w:val="5A5DB7B8"/>
    <w:rsid w:val="5B42796A"/>
    <w:rsid w:val="5BDC66A5"/>
    <w:rsid w:val="5D03DA1D"/>
    <w:rsid w:val="5D1B1DB3"/>
    <w:rsid w:val="5D479784"/>
    <w:rsid w:val="5DB4117F"/>
    <w:rsid w:val="5DDE74B3"/>
    <w:rsid w:val="5DFAA31F"/>
    <w:rsid w:val="5EEFC407"/>
    <w:rsid w:val="5F0A21A3"/>
    <w:rsid w:val="5F2381A9"/>
    <w:rsid w:val="5F2D5145"/>
    <w:rsid w:val="5F7C8B9A"/>
    <w:rsid w:val="600C97CB"/>
    <w:rsid w:val="60AFD7C8"/>
    <w:rsid w:val="60B7B540"/>
    <w:rsid w:val="60BE5247"/>
    <w:rsid w:val="61DF90FA"/>
    <w:rsid w:val="6298B2E1"/>
    <w:rsid w:val="63B38319"/>
    <w:rsid w:val="6459247A"/>
    <w:rsid w:val="652F8570"/>
    <w:rsid w:val="659FFCC1"/>
    <w:rsid w:val="65C710EA"/>
    <w:rsid w:val="65FAB6D7"/>
    <w:rsid w:val="665779DD"/>
    <w:rsid w:val="66C910B9"/>
    <w:rsid w:val="676CA003"/>
    <w:rsid w:val="67805F6A"/>
    <w:rsid w:val="67F3822C"/>
    <w:rsid w:val="686D63C7"/>
    <w:rsid w:val="688B7004"/>
    <w:rsid w:val="68B2FC27"/>
    <w:rsid w:val="69B8A01F"/>
    <w:rsid w:val="6AAA29C4"/>
    <w:rsid w:val="6B55B7F8"/>
    <w:rsid w:val="6BAC384D"/>
    <w:rsid w:val="6BD50876"/>
    <w:rsid w:val="6C36526E"/>
    <w:rsid w:val="6C52B6CA"/>
    <w:rsid w:val="6D5DC5E6"/>
    <w:rsid w:val="6E82BB5A"/>
    <w:rsid w:val="6F336DEA"/>
    <w:rsid w:val="6FE56BB4"/>
    <w:rsid w:val="702F28FB"/>
    <w:rsid w:val="70D73669"/>
    <w:rsid w:val="71A09628"/>
    <w:rsid w:val="71C30BD6"/>
    <w:rsid w:val="71FD8684"/>
    <w:rsid w:val="7202E359"/>
    <w:rsid w:val="72B00E95"/>
    <w:rsid w:val="733280C5"/>
    <w:rsid w:val="7360D475"/>
    <w:rsid w:val="73AE8238"/>
    <w:rsid w:val="73CF7B7E"/>
    <w:rsid w:val="73ED9CC9"/>
    <w:rsid w:val="74A1E3AA"/>
    <w:rsid w:val="74BF20DE"/>
    <w:rsid w:val="754FA4D6"/>
    <w:rsid w:val="75579CF4"/>
    <w:rsid w:val="76DA3A60"/>
    <w:rsid w:val="7771178F"/>
    <w:rsid w:val="77A94D30"/>
    <w:rsid w:val="77E31FDD"/>
    <w:rsid w:val="785C3FE0"/>
    <w:rsid w:val="79EF700C"/>
    <w:rsid w:val="7A122413"/>
    <w:rsid w:val="7A2315F9"/>
    <w:rsid w:val="7A5D9B3F"/>
    <w:rsid w:val="7C2ECFAA"/>
    <w:rsid w:val="7C83250E"/>
    <w:rsid w:val="7C97044F"/>
    <w:rsid w:val="7CDD48EF"/>
    <w:rsid w:val="7D305387"/>
    <w:rsid w:val="7D50D0F7"/>
    <w:rsid w:val="7D8BB172"/>
    <w:rsid w:val="7D9209DF"/>
    <w:rsid w:val="7E4555E4"/>
    <w:rsid w:val="7E4D903D"/>
    <w:rsid w:val="7E580507"/>
    <w:rsid w:val="7EAD676A"/>
    <w:rsid w:val="7F0EBC85"/>
    <w:rsid w:val="7F9C1940"/>
    <w:rsid w:val="7FE33209"/>
    <w:rsid w:val="7FF242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C1940"/>
  <w15:chartTrackingRefBased/>
  <w15:docId w15:val="{A19A22F6-4207-41B6-ADAC-1907701B1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531C"/>
    <w:pPr>
      <w:keepNext/>
      <w:keepLines/>
      <w:spacing w:before="40" w:after="0"/>
      <w:outlineLvl w:val="2"/>
    </w:pPr>
    <w:rPr>
      <w:rFonts w:asciiTheme="majorHAnsi" w:eastAsiaTheme="majorEastAsia" w:hAnsiTheme="majorHAnsi" w:cstheme="majorBidi"/>
      <w:color w:val="1F3763" w:themeColor="accent1" w:themeShade="7F"/>
      <w:sz w:val="24"/>
      <w:szCs w:val="24"/>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A531C"/>
    <w:rPr>
      <w:rFonts w:asciiTheme="majorHAnsi" w:eastAsiaTheme="majorEastAsia" w:hAnsiTheme="majorHAnsi" w:cstheme="majorBidi"/>
      <w:color w:val="1F3763" w:themeColor="accent1" w:themeShade="7F"/>
      <w:sz w:val="24"/>
      <w:szCs w:val="24"/>
      <w:lang w:val="en-SG"/>
    </w:rPr>
  </w:style>
  <w:style w:type="character" w:customStyle="1" w:styleId="normaltextrun">
    <w:name w:val="normaltextrun"/>
    <w:basedOn w:val="DefaultParagraphFont"/>
    <w:rsid w:val="2E7FAA36"/>
  </w:style>
  <w:style w:type="character" w:customStyle="1" w:styleId="eop">
    <w:name w:val="eop"/>
    <w:basedOn w:val="DefaultParagraphFont"/>
    <w:rsid w:val="2E7FAA36"/>
  </w:style>
  <w:style w:type="character" w:styleId="Mention">
    <w:name w:val="Mention"/>
    <w:basedOn w:val="DefaultParagraphFont"/>
    <w:uiPriority w:val="99"/>
    <w:unhideWhenUsed/>
    <w:rPr>
      <w:color w:val="2B579A"/>
      <w:shd w:val="clear" w:color="auto" w:fill="E6E6E6"/>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IntenseQuoteChar">
    <w:name w:val="Intense Quote Char"/>
    <w:basedOn w:val="DefaultParagraphFont"/>
    <w:link w:val="IntenseQuote"/>
    <w:uiPriority w:val="30"/>
    <w:rPr>
      <w:i/>
      <w:iCs/>
      <w:color w:val="4472C4" w:themeColor="accent1"/>
    </w:rPr>
  </w:style>
  <w:style w:type="paragraph" w:styleId="IntenseQuote">
    <w:name w:val="Intense Quote"/>
    <w:basedOn w:val="Normal"/>
    <w:next w:val="Normal"/>
    <w:link w:val="IntenseQuoteCh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F47C43"/>
    <w:pPr>
      <w:spacing w:after="200" w:line="240" w:lineRule="auto"/>
    </w:pPr>
    <w:rPr>
      <w:i/>
      <w:iCs/>
      <w:color w:val="44546A" w:themeColor="text2"/>
      <w:sz w:val="18"/>
      <w:szCs w:val="18"/>
    </w:rPr>
  </w:style>
  <w:style w:type="paragraph" w:customStyle="1" w:styleId="paragraph">
    <w:name w:val="paragraph"/>
    <w:basedOn w:val="Normal"/>
    <w:rsid w:val="00EF27CB"/>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customStyle="1" w:styleId="scxw124546629">
    <w:name w:val="scxw124546629"/>
    <w:basedOn w:val="DefaultParagraphFont"/>
    <w:rsid w:val="0009053E"/>
  </w:style>
  <w:style w:type="character" w:customStyle="1" w:styleId="scxw43350808">
    <w:name w:val="scxw43350808"/>
    <w:basedOn w:val="DefaultParagraphFont"/>
    <w:rsid w:val="000842D1"/>
  </w:style>
  <w:style w:type="character" w:customStyle="1" w:styleId="scxw238735236">
    <w:name w:val="scxw238735236"/>
    <w:basedOn w:val="DefaultParagraphFont"/>
    <w:rsid w:val="000842D1"/>
  </w:style>
  <w:style w:type="character" w:customStyle="1" w:styleId="scxw231652008">
    <w:name w:val="scxw231652008"/>
    <w:basedOn w:val="DefaultParagraphFont"/>
    <w:rsid w:val="009047B4"/>
  </w:style>
  <w:style w:type="character" w:customStyle="1" w:styleId="hlfld-contribauthor">
    <w:name w:val="hlfld-contribauthor"/>
    <w:basedOn w:val="DefaultParagraphFont"/>
    <w:rsid w:val="002A531C"/>
  </w:style>
  <w:style w:type="character" w:customStyle="1" w:styleId="separator">
    <w:name w:val="separator"/>
    <w:basedOn w:val="DefaultParagraphFont"/>
    <w:rsid w:val="002A531C"/>
  </w:style>
  <w:style w:type="character" w:customStyle="1" w:styleId="nlmsource">
    <w:name w:val="nlm_source"/>
    <w:basedOn w:val="DefaultParagraphFont"/>
    <w:rsid w:val="002A531C"/>
  </w:style>
  <w:style w:type="paragraph" w:customStyle="1" w:styleId="article-infobyline">
    <w:name w:val="article-info__byline"/>
    <w:basedOn w:val="Normal"/>
    <w:rsid w:val="002A531C"/>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styleId="Emphasis">
    <w:name w:val="Emphasis"/>
    <w:basedOn w:val="DefaultParagraphFont"/>
    <w:uiPriority w:val="20"/>
    <w:qFormat/>
    <w:rsid w:val="002A531C"/>
    <w:rPr>
      <w:i/>
      <w:iCs/>
    </w:rPr>
  </w:style>
  <w:style w:type="paragraph" w:customStyle="1" w:styleId="epblock">
    <w:name w:val="ep_block"/>
    <w:basedOn w:val="Normal"/>
    <w:rsid w:val="002A531C"/>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customStyle="1" w:styleId="personname">
    <w:name w:val="person_name"/>
    <w:basedOn w:val="DefaultParagraphFont"/>
    <w:rsid w:val="002A531C"/>
  </w:style>
  <w:style w:type="character" w:customStyle="1" w:styleId="HTMLPreformattedChar">
    <w:name w:val="HTML Preformatted Char"/>
    <w:basedOn w:val="DefaultParagraphFont"/>
    <w:link w:val="HTMLPreformatted"/>
    <w:uiPriority w:val="99"/>
    <w:semiHidden/>
    <w:rsid w:val="002A531C"/>
    <w:rPr>
      <w:rFonts w:ascii="Consolas" w:eastAsia="SimSun" w:hAnsi="Consolas"/>
      <w:sz w:val="20"/>
      <w:szCs w:val="20"/>
      <w:lang w:val="en-SG"/>
    </w:rPr>
  </w:style>
  <w:style w:type="paragraph" w:styleId="HTMLPreformatted">
    <w:name w:val="HTML Preformatted"/>
    <w:basedOn w:val="Normal"/>
    <w:link w:val="HTMLPreformattedChar"/>
    <w:uiPriority w:val="99"/>
    <w:semiHidden/>
    <w:unhideWhenUsed/>
    <w:rsid w:val="002A531C"/>
    <w:pPr>
      <w:spacing w:after="0" w:line="240" w:lineRule="auto"/>
    </w:pPr>
    <w:rPr>
      <w:rFonts w:ascii="Consolas" w:eastAsia="SimSun" w:hAnsi="Consolas"/>
      <w:sz w:val="20"/>
      <w:szCs w:val="20"/>
      <w:lang w:val="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448748">
      <w:bodyDiv w:val="1"/>
      <w:marLeft w:val="0"/>
      <w:marRight w:val="0"/>
      <w:marTop w:val="0"/>
      <w:marBottom w:val="0"/>
      <w:divBdr>
        <w:top w:val="none" w:sz="0" w:space="0" w:color="auto"/>
        <w:left w:val="none" w:sz="0" w:space="0" w:color="auto"/>
        <w:bottom w:val="none" w:sz="0" w:space="0" w:color="auto"/>
        <w:right w:val="none" w:sz="0" w:space="0" w:color="auto"/>
      </w:divBdr>
      <w:divsChild>
        <w:div w:id="860440423">
          <w:marLeft w:val="0"/>
          <w:marRight w:val="0"/>
          <w:marTop w:val="0"/>
          <w:marBottom w:val="0"/>
          <w:divBdr>
            <w:top w:val="none" w:sz="0" w:space="0" w:color="auto"/>
            <w:left w:val="none" w:sz="0" w:space="0" w:color="auto"/>
            <w:bottom w:val="none" w:sz="0" w:space="0" w:color="auto"/>
            <w:right w:val="none" w:sz="0" w:space="0" w:color="auto"/>
          </w:divBdr>
        </w:div>
        <w:div w:id="1296910820">
          <w:marLeft w:val="0"/>
          <w:marRight w:val="0"/>
          <w:marTop w:val="0"/>
          <w:marBottom w:val="0"/>
          <w:divBdr>
            <w:top w:val="none" w:sz="0" w:space="0" w:color="auto"/>
            <w:left w:val="none" w:sz="0" w:space="0" w:color="auto"/>
            <w:bottom w:val="none" w:sz="0" w:space="0" w:color="auto"/>
            <w:right w:val="none" w:sz="0" w:space="0" w:color="auto"/>
          </w:divBdr>
        </w:div>
        <w:div w:id="1295673996">
          <w:marLeft w:val="0"/>
          <w:marRight w:val="0"/>
          <w:marTop w:val="0"/>
          <w:marBottom w:val="0"/>
          <w:divBdr>
            <w:top w:val="none" w:sz="0" w:space="0" w:color="auto"/>
            <w:left w:val="none" w:sz="0" w:space="0" w:color="auto"/>
            <w:bottom w:val="none" w:sz="0" w:space="0" w:color="auto"/>
            <w:right w:val="none" w:sz="0" w:space="0" w:color="auto"/>
          </w:divBdr>
          <w:divsChild>
            <w:div w:id="404960068">
              <w:marLeft w:val="-75"/>
              <w:marRight w:val="0"/>
              <w:marTop w:val="30"/>
              <w:marBottom w:val="30"/>
              <w:divBdr>
                <w:top w:val="none" w:sz="0" w:space="0" w:color="auto"/>
                <w:left w:val="none" w:sz="0" w:space="0" w:color="auto"/>
                <w:bottom w:val="none" w:sz="0" w:space="0" w:color="auto"/>
                <w:right w:val="none" w:sz="0" w:space="0" w:color="auto"/>
              </w:divBdr>
              <w:divsChild>
                <w:div w:id="1205486900">
                  <w:marLeft w:val="0"/>
                  <w:marRight w:val="0"/>
                  <w:marTop w:val="0"/>
                  <w:marBottom w:val="0"/>
                  <w:divBdr>
                    <w:top w:val="none" w:sz="0" w:space="0" w:color="auto"/>
                    <w:left w:val="none" w:sz="0" w:space="0" w:color="auto"/>
                    <w:bottom w:val="none" w:sz="0" w:space="0" w:color="auto"/>
                    <w:right w:val="none" w:sz="0" w:space="0" w:color="auto"/>
                  </w:divBdr>
                  <w:divsChild>
                    <w:div w:id="1623271532">
                      <w:marLeft w:val="0"/>
                      <w:marRight w:val="0"/>
                      <w:marTop w:val="0"/>
                      <w:marBottom w:val="0"/>
                      <w:divBdr>
                        <w:top w:val="none" w:sz="0" w:space="0" w:color="auto"/>
                        <w:left w:val="none" w:sz="0" w:space="0" w:color="auto"/>
                        <w:bottom w:val="none" w:sz="0" w:space="0" w:color="auto"/>
                        <w:right w:val="none" w:sz="0" w:space="0" w:color="auto"/>
                      </w:divBdr>
                    </w:div>
                  </w:divsChild>
                </w:div>
                <w:div w:id="472872022">
                  <w:marLeft w:val="0"/>
                  <w:marRight w:val="0"/>
                  <w:marTop w:val="0"/>
                  <w:marBottom w:val="0"/>
                  <w:divBdr>
                    <w:top w:val="none" w:sz="0" w:space="0" w:color="auto"/>
                    <w:left w:val="none" w:sz="0" w:space="0" w:color="auto"/>
                    <w:bottom w:val="none" w:sz="0" w:space="0" w:color="auto"/>
                    <w:right w:val="none" w:sz="0" w:space="0" w:color="auto"/>
                  </w:divBdr>
                  <w:divsChild>
                    <w:div w:id="1856336438">
                      <w:marLeft w:val="0"/>
                      <w:marRight w:val="0"/>
                      <w:marTop w:val="0"/>
                      <w:marBottom w:val="0"/>
                      <w:divBdr>
                        <w:top w:val="none" w:sz="0" w:space="0" w:color="auto"/>
                        <w:left w:val="none" w:sz="0" w:space="0" w:color="auto"/>
                        <w:bottom w:val="none" w:sz="0" w:space="0" w:color="auto"/>
                        <w:right w:val="none" w:sz="0" w:space="0" w:color="auto"/>
                      </w:divBdr>
                    </w:div>
                  </w:divsChild>
                </w:div>
                <w:div w:id="1791973373">
                  <w:marLeft w:val="0"/>
                  <w:marRight w:val="0"/>
                  <w:marTop w:val="0"/>
                  <w:marBottom w:val="0"/>
                  <w:divBdr>
                    <w:top w:val="none" w:sz="0" w:space="0" w:color="auto"/>
                    <w:left w:val="none" w:sz="0" w:space="0" w:color="auto"/>
                    <w:bottom w:val="none" w:sz="0" w:space="0" w:color="auto"/>
                    <w:right w:val="none" w:sz="0" w:space="0" w:color="auto"/>
                  </w:divBdr>
                  <w:divsChild>
                    <w:div w:id="1120611400">
                      <w:marLeft w:val="0"/>
                      <w:marRight w:val="0"/>
                      <w:marTop w:val="0"/>
                      <w:marBottom w:val="0"/>
                      <w:divBdr>
                        <w:top w:val="none" w:sz="0" w:space="0" w:color="auto"/>
                        <w:left w:val="none" w:sz="0" w:space="0" w:color="auto"/>
                        <w:bottom w:val="none" w:sz="0" w:space="0" w:color="auto"/>
                        <w:right w:val="none" w:sz="0" w:space="0" w:color="auto"/>
                      </w:divBdr>
                    </w:div>
                  </w:divsChild>
                </w:div>
                <w:div w:id="203951658">
                  <w:marLeft w:val="0"/>
                  <w:marRight w:val="0"/>
                  <w:marTop w:val="0"/>
                  <w:marBottom w:val="0"/>
                  <w:divBdr>
                    <w:top w:val="none" w:sz="0" w:space="0" w:color="auto"/>
                    <w:left w:val="none" w:sz="0" w:space="0" w:color="auto"/>
                    <w:bottom w:val="none" w:sz="0" w:space="0" w:color="auto"/>
                    <w:right w:val="none" w:sz="0" w:space="0" w:color="auto"/>
                  </w:divBdr>
                  <w:divsChild>
                    <w:div w:id="744424689">
                      <w:marLeft w:val="0"/>
                      <w:marRight w:val="0"/>
                      <w:marTop w:val="0"/>
                      <w:marBottom w:val="0"/>
                      <w:divBdr>
                        <w:top w:val="none" w:sz="0" w:space="0" w:color="auto"/>
                        <w:left w:val="none" w:sz="0" w:space="0" w:color="auto"/>
                        <w:bottom w:val="none" w:sz="0" w:space="0" w:color="auto"/>
                        <w:right w:val="none" w:sz="0" w:space="0" w:color="auto"/>
                      </w:divBdr>
                    </w:div>
                  </w:divsChild>
                </w:div>
                <w:div w:id="1763604786">
                  <w:marLeft w:val="0"/>
                  <w:marRight w:val="0"/>
                  <w:marTop w:val="0"/>
                  <w:marBottom w:val="0"/>
                  <w:divBdr>
                    <w:top w:val="none" w:sz="0" w:space="0" w:color="auto"/>
                    <w:left w:val="none" w:sz="0" w:space="0" w:color="auto"/>
                    <w:bottom w:val="none" w:sz="0" w:space="0" w:color="auto"/>
                    <w:right w:val="none" w:sz="0" w:space="0" w:color="auto"/>
                  </w:divBdr>
                  <w:divsChild>
                    <w:div w:id="1843544094">
                      <w:marLeft w:val="0"/>
                      <w:marRight w:val="0"/>
                      <w:marTop w:val="0"/>
                      <w:marBottom w:val="0"/>
                      <w:divBdr>
                        <w:top w:val="none" w:sz="0" w:space="0" w:color="auto"/>
                        <w:left w:val="none" w:sz="0" w:space="0" w:color="auto"/>
                        <w:bottom w:val="none" w:sz="0" w:space="0" w:color="auto"/>
                        <w:right w:val="none" w:sz="0" w:space="0" w:color="auto"/>
                      </w:divBdr>
                    </w:div>
                  </w:divsChild>
                </w:div>
                <w:div w:id="44837584">
                  <w:marLeft w:val="0"/>
                  <w:marRight w:val="0"/>
                  <w:marTop w:val="0"/>
                  <w:marBottom w:val="0"/>
                  <w:divBdr>
                    <w:top w:val="none" w:sz="0" w:space="0" w:color="auto"/>
                    <w:left w:val="none" w:sz="0" w:space="0" w:color="auto"/>
                    <w:bottom w:val="none" w:sz="0" w:space="0" w:color="auto"/>
                    <w:right w:val="none" w:sz="0" w:space="0" w:color="auto"/>
                  </w:divBdr>
                  <w:divsChild>
                    <w:div w:id="529684396">
                      <w:marLeft w:val="0"/>
                      <w:marRight w:val="0"/>
                      <w:marTop w:val="0"/>
                      <w:marBottom w:val="0"/>
                      <w:divBdr>
                        <w:top w:val="none" w:sz="0" w:space="0" w:color="auto"/>
                        <w:left w:val="none" w:sz="0" w:space="0" w:color="auto"/>
                        <w:bottom w:val="none" w:sz="0" w:space="0" w:color="auto"/>
                        <w:right w:val="none" w:sz="0" w:space="0" w:color="auto"/>
                      </w:divBdr>
                    </w:div>
                  </w:divsChild>
                </w:div>
                <w:div w:id="2076587322">
                  <w:marLeft w:val="0"/>
                  <w:marRight w:val="0"/>
                  <w:marTop w:val="0"/>
                  <w:marBottom w:val="0"/>
                  <w:divBdr>
                    <w:top w:val="none" w:sz="0" w:space="0" w:color="auto"/>
                    <w:left w:val="none" w:sz="0" w:space="0" w:color="auto"/>
                    <w:bottom w:val="none" w:sz="0" w:space="0" w:color="auto"/>
                    <w:right w:val="none" w:sz="0" w:space="0" w:color="auto"/>
                  </w:divBdr>
                  <w:divsChild>
                    <w:div w:id="2138714809">
                      <w:marLeft w:val="0"/>
                      <w:marRight w:val="0"/>
                      <w:marTop w:val="0"/>
                      <w:marBottom w:val="0"/>
                      <w:divBdr>
                        <w:top w:val="none" w:sz="0" w:space="0" w:color="auto"/>
                        <w:left w:val="none" w:sz="0" w:space="0" w:color="auto"/>
                        <w:bottom w:val="none" w:sz="0" w:space="0" w:color="auto"/>
                        <w:right w:val="none" w:sz="0" w:space="0" w:color="auto"/>
                      </w:divBdr>
                    </w:div>
                  </w:divsChild>
                </w:div>
                <w:div w:id="954874156">
                  <w:marLeft w:val="0"/>
                  <w:marRight w:val="0"/>
                  <w:marTop w:val="0"/>
                  <w:marBottom w:val="0"/>
                  <w:divBdr>
                    <w:top w:val="none" w:sz="0" w:space="0" w:color="auto"/>
                    <w:left w:val="none" w:sz="0" w:space="0" w:color="auto"/>
                    <w:bottom w:val="none" w:sz="0" w:space="0" w:color="auto"/>
                    <w:right w:val="none" w:sz="0" w:space="0" w:color="auto"/>
                  </w:divBdr>
                  <w:divsChild>
                    <w:div w:id="2046057123">
                      <w:marLeft w:val="0"/>
                      <w:marRight w:val="0"/>
                      <w:marTop w:val="0"/>
                      <w:marBottom w:val="0"/>
                      <w:divBdr>
                        <w:top w:val="none" w:sz="0" w:space="0" w:color="auto"/>
                        <w:left w:val="none" w:sz="0" w:space="0" w:color="auto"/>
                        <w:bottom w:val="none" w:sz="0" w:space="0" w:color="auto"/>
                        <w:right w:val="none" w:sz="0" w:space="0" w:color="auto"/>
                      </w:divBdr>
                    </w:div>
                  </w:divsChild>
                </w:div>
                <w:div w:id="874388757">
                  <w:marLeft w:val="0"/>
                  <w:marRight w:val="0"/>
                  <w:marTop w:val="0"/>
                  <w:marBottom w:val="0"/>
                  <w:divBdr>
                    <w:top w:val="none" w:sz="0" w:space="0" w:color="auto"/>
                    <w:left w:val="none" w:sz="0" w:space="0" w:color="auto"/>
                    <w:bottom w:val="none" w:sz="0" w:space="0" w:color="auto"/>
                    <w:right w:val="none" w:sz="0" w:space="0" w:color="auto"/>
                  </w:divBdr>
                  <w:divsChild>
                    <w:div w:id="2014138939">
                      <w:marLeft w:val="0"/>
                      <w:marRight w:val="0"/>
                      <w:marTop w:val="0"/>
                      <w:marBottom w:val="0"/>
                      <w:divBdr>
                        <w:top w:val="none" w:sz="0" w:space="0" w:color="auto"/>
                        <w:left w:val="none" w:sz="0" w:space="0" w:color="auto"/>
                        <w:bottom w:val="none" w:sz="0" w:space="0" w:color="auto"/>
                        <w:right w:val="none" w:sz="0" w:space="0" w:color="auto"/>
                      </w:divBdr>
                    </w:div>
                  </w:divsChild>
                </w:div>
                <w:div w:id="312803966">
                  <w:marLeft w:val="0"/>
                  <w:marRight w:val="0"/>
                  <w:marTop w:val="0"/>
                  <w:marBottom w:val="0"/>
                  <w:divBdr>
                    <w:top w:val="none" w:sz="0" w:space="0" w:color="auto"/>
                    <w:left w:val="none" w:sz="0" w:space="0" w:color="auto"/>
                    <w:bottom w:val="none" w:sz="0" w:space="0" w:color="auto"/>
                    <w:right w:val="none" w:sz="0" w:space="0" w:color="auto"/>
                  </w:divBdr>
                  <w:divsChild>
                    <w:div w:id="1103647650">
                      <w:marLeft w:val="0"/>
                      <w:marRight w:val="0"/>
                      <w:marTop w:val="0"/>
                      <w:marBottom w:val="0"/>
                      <w:divBdr>
                        <w:top w:val="none" w:sz="0" w:space="0" w:color="auto"/>
                        <w:left w:val="none" w:sz="0" w:space="0" w:color="auto"/>
                        <w:bottom w:val="none" w:sz="0" w:space="0" w:color="auto"/>
                        <w:right w:val="none" w:sz="0" w:space="0" w:color="auto"/>
                      </w:divBdr>
                    </w:div>
                  </w:divsChild>
                </w:div>
                <w:div w:id="858853777">
                  <w:marLeft w:val="0"/>
                  <w:marRight w:val="0"/>
                  <w:marTop w:val="0"/>
                  <w:marBottom w:val="0"/>
                  <w:divBdr>
                    <w:top w:val="none" w:sz="0" w:space="0" w:color="auto"/>
                    <w:left w:val="none" w:sz="0" w:space="0" w:color="auto"/>
                    <w:bottom w:val="none" w:sz="0" w:space="0" w:color="auto"/>
                    <w:right w:val="none" w:sz="0" w:space="0" w:color="auto"/>
                  </w:divBdr>
                  <w:divsChild>
                    <w:div w:id="522979213">
                      <w:marLeft w:val="0"/>
                      <w:marRight w:val="0"/>
                      <w:marTop w:val="0"/>
                      <w:marBottom w:val="0"/>
                      <w:divBdr>
                        <w:top w:val="none" w:sz="0" w:space="0" w:color="auto"/>
                        <w:left w:val="none" w:sz="0" w:space="0" w:color="auto"/>
                        <w:bottom w:val="none" w:sz="0" w:space="0" w:color="auto"/>
                        <w:right w:val="none" w:sz="0" w:space="0" w:color="auto"/>
                      </w:divBdr>
                    </w:div>
                  </w:divsChild>
                </w:div>
                <w:div w:id="1272978223">
                  <w:marLeft w:val="0"/>
                  <w:marRight w:val="0"/>
                  <w:marTop w:val="0"/>
                  <w:marBottom w:val="0"/>
                  <w:divBdr>
                    <w:top w:val="none" w:sz="0" w:space="0" w:color="auto"/>
                    <w:left w:val="none" w:sz="0" w:space="0" w:color="auto"/>
                    <w:bottom w:val="none" w:sz="0" w:space="0" w:color="auto"/>
                    <w:right w:val="none" w:sz="0" w:space="0" w:color="auto"/>
                  </w:divBdr>
                  <w:divsChild>
                    <w:div w:id="54010571">
                      <w:marLeft w:val="0"/>
                      <w:marRight w:val="0"/>
                      <w:marTop w:val="0"/>
                      <w:marBottom w:val="0"/>
                      <w:divBdr>
                        <w:top w:val="none" w:sz="0" w:space="0" w:color="auto"/>
                        <w:left w:val="none" w:sz="0" w:space="0" w:color="auto"/>
                        <w:bottom w:val="none" w:sz="0" w:space="0" w:color="auto"/>
                        <w:right w:val="none" w:sz="0" w:space="0" w:color="auto"/>
                      </w:divBdr>
                    </w:div>
                  </w:divsChild>
                </w:div>
                <w:div w:id="710301848">
                  <w:marLeft w:val="0"/>
                  <w:marRight w:val="0"/>
                  <w:marTop w:val="0"/>
                  <w:marBottom w:val="0"/>
                  <w:divBdr>
                    <w:top w:val="none" w:sz="0" w:space="0" w:color="auto"/>
                    <w:left w:val="none" w:sz="0" w:space="0" w:color="auto"/>
                    <w:bottom w:val="none" w:sz="0" w:space="0" w:color="auto"/>
                    <w:right w:val="none" w:sz="0" w:space="0" w:color="auto"/>
                  </w:divBdr>
                  <w:divsChild>
                    <w:div w:id="1713966322">
                      <w:marLeft w:val="0"/>
                      <w:marRight w:val="0"/>
                      <w:marTop w:val="0"/>
                      <w:marBottom w:val="0"/>
                      <w:divBdr>
                        <w:top w:val="none" w:sz="0" w:space="0" w:color="auto"/>
                        <w:left w:val="none" w:sz="0" w:space="0" w:color="auto"/>
                        <w:bottom w:val="none" w:sz="0" w:space="0" w:color="auto"/>
                        <w:right w:val="none" w:sz="0" w:space="0" w:color="auto"/>
                      </w:divBdr>
                    </w:div>
                  </w:divsChild>
                </w:div>
                <w:div w:id="2120026386">
                  <w:marLeft w:val="0"/>
                  <w:marRight w:val="0"/>
                  <w:marTop w:val="0"/>
                  <w:marBottom w:val="0"/>
                  <w:divBdr>
                    <w:top w:val="none" w:sz="0" w:space="0" w:color="auto"/>
                    <w:left w:val="none" w:sz="0" w:space="0" w:color="auto"/>
                    <w:bottom w:val="none" w:sz="0" w:space="0" w:color="auto"/>
                    <w:right w:val="none" w:sz="0" w:space="0" w:color="auto"/>
                  </w:divBdr>
                  <w:divsChild>
                    <w:div w:id="1727800856">
                      <w:marLeft w:val="0"/>
                      <w:marRight w:val="0"/>
                      <w:marTop w:val="0"/>
                      <w:marBottom w:val="0"/>
                      <w:divBdr>
                        <w:top w:val="none" w:sz="0" w:space="0" w:color="auto"/>
                        <w:left w:val="none" w:sz="0" w:space="0" w:color="auto"/>
                        <w:bottom w:val="none" w:sz="0" w:space="0" w:color="auto"/>
                        <w:right w:val="none" w:sz="0" w:space="0" w:color="auto"/>
                      </w:divBdr>
                    </w:div>
                  </w:divsChild>
                </w:div>
                <w:div w:id="1287394064">
                  <w:marLeft w:val="0"/>
                  <w:marRight w:val="0"/>
                  <w:marTop w:val="0"/>
                  <w:marBottom w:val="0"/>
                  <w:divBdr>
                    <w:top w:val="none" w:sz="0" w:space="0" w:color="auto"/>
                    <w:left w:val="none" w:sz="0" w:space="0" w:color="auto"/>
                    <w:bottom w:val="none" w:sz="0" w:space="0" w:color="auto"/>
                    <w:right w:val="none" w:sz="0" w:space="0" w:color="auto"/>
                  </w:divBdr>
                  <w:divsChild>
                    <w:div w:id="24800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379656">
          <w:marLeft w:val="0"/>
          <w:marRight w:val="0"/>
          <w:marTop w:val="0"/>
          <w:marBottom w:val="0"/>
          <w:divBdr>
            <w:top w:val="none" w:sz="0" w:space="0" w:color="auto"/>
            <w:left w:val="none" w:sz="0" w:space="0" w:color="auto"/>
            <w:bottom w:val="none" w:sz="0" w:space="0" w:color="auto"/>
            <w:right w:val="none" w:sz="0" w:space="0" w:color="auto"/>
          </w:divBdr>
        </w:div>
        <w:div w:id="916135534">
          <w:marLeft w:val="0"/>
          <w:marRight w:val="0"/>
          <w:marTop w:val="0"/>
          <w:marBottom w:val="0"/>
          <w:divBdr>
            <w:top w:val="none" w:sz="0" w:space="0" w:color="auto"/>
            <w:left w:val="none" w:sz="0" w:space="0" w:color="auto"/>
            <w:bottom w:val="none" w:sz="0" w:space="0" w:color="auto"/>
            <w:right w:val="none" w:sz="0" w:space="0" w:color="auto"/>
          </w:divBdr>
        </w:div>
        <w:div w:id="2137093280">
          <w:marLeft w:val="0"/>
          <w:marRight w:val="0"/>
          <w:marTop w:val="0"/>
          <w:marBottom w:val="0"/>
          <w:divBdr>
            <w:top w:val="none" w:sz="0" w:space="0" w:color="auto"/>
            <w:left w:val="none" w:sz="0" w:space="0" w:color="auto"/>
            <w:bottom w:val="none" w:sz="0" w:space="0" w:color="auto"/>
            <w:right w:val="none" w:sz="0" w:space="0" w:color="auto"/>
          </w:divBdr>
        </w:div>
        <w:div w:id="77025987">
          <w:marLeft w:val="0"/>
          <w:marRight w:val="0"/>
          <w:marTop w:val="0"/>
          <w:marBottom w:val="0"/>
          <w:divBdr>
            <w:top w:val="none" w:sz="0" w:space="0" w:color="auto"/>
            <w:left w:val="none" w:sz="0" w:space="0" w:color="auto"/>
            <w:bottom w:val="none" w:sz="0" w:space="0" w:color="auto"/>
            <w:right w:val="none" w:sz="0" w:space="0" w:color="auto"/>
          </w:divBdr>
          <w:divsChild>
            <w:div w:id="1331911623">
              <w:marLeft w:val="-75"/>
              <w:marRight w:val="0"/>
              <w:marTop w:val="30"/>
              <w:marBottom w:val="30"/>
              <w:divBdr>
                <w:top w:val="none" w:sz="0" w:space="0" w:color="auto"/>
                <w:left w:val="none" w:sz="0" w:space="0" w:color="auto"/>
                <w:bottom w:val="none" w:sz="0" w:space="0" w:color="auto"/>
                <w:right w:val="none" w:sz="0" w:space="0" w:color="auto"/>
              </w:divBdr>
              <w:divsChild>
                <w:div w:id="509563054">
                  <w:marLeft w:val="0"/>
                  <w:marRight w:val="0"/>
                  <w:marTop w:val="0"/>
                  <w:marBottom w:val="0"/>
                  <w:divBdr>
                    <w:top w:val="none" w:sz="0" w:space="0" w:color="auto"/>
                    <w:left w:val="none" w:sz="0" w:space="0" w:color="auto"/>
                    <w:bottom w:val="none" w:sz="0" w:space="0" w:color="auto"/>
                    <w:right w:val="none" w:sz="0" w:space="0" w:color="auto"/>
                  </w:divBdr>
                  <w:divsChild>
                    <w:div w:id="1438669754">
                      <w:marLeft w:val="0"/>
                      <w:marRight w:val="0"/>
                      <w:marTop w:val="0"/>
                      <w:marBottom w:val="0"/>
                      <w:divBdr>
                        <w:top w:val="none" w:sz="0" w:space="0" w:color="auto"/>
                        <w:left w:val="none" w:sz="0" w:space="0" w:color="auto"/>
                        <w:bottom w:val="none" w:sz="0" w:space="0" w:color="auto"/>
                        <w:right w:val="none" w:sz="0" w:space="0" w:color="auto"/>
                      </w:divBdr>
                    </w:div>
                  </w:divsChild>
                </w:div>
                <w:div w:id="979530559">
                  <w:marLeft w:val="0"/>
                  <w:marRight w:val="0"/>
                  <w:marTop w:val="0"/>
                  <w:marBottom w:val="0"/>
                  <w:divBdr>
                    <w:top w:val="none" w:sz="0" w:space="0" w:color="auto"/>
                    <w:left w:val="none" w:sz="0" w:space="0" w:color="auto"/>
                    <w:bottom w:val="none" w:sz="0" w:space="0" w:color="auto"/>
                    <w:right w:val="none" w:sz="0" w:space="0" w:color="auto"/>
                  </w:divBdr>
                  <w:divsChild>
                    <w:div w:id="1135029369">
                      <w:marLeft w:val="0"/>
                      <w:marRight w:val="0"/>
                      <w:marTop w:val="0"/>
                      <w:marBottom w:val="0"/>
                      <w:divBdr>
                        <w:top w:val="none" w:sz="0" w:space="0" w:color="auto"/>
                        <w:left w:val="none" w:sz="0" w:space="0" w:color="auto"/>
                        <w:bottom w:val="none" w:sz="0" w:space="0" w:color="auto"/>
                        <w:right w:val="none" w:sz="0" w:space="0" w:color="auto"/>
                      </w:divBdr>
                    </w:div>
                  </w:divsChild>
                </w:div>
                <w:div w:id="176238855">
                  <w:marLeft w:val="0"/>
                  <w:marRight w:val="0"/>
                  <w:marTop w:val="0"/>
                  <w:marBottom w:val="0"/>
                  <w:divBdr>
                    <w:top w:val="none" w:sz="0" w:space="0" w:color="auto"/>
                    <w:left w:val="none" w:sz="0" w:space="0" w:color="auto"/>
                    <w:bottom w:val="none" w:sz="0" w:space="0" w:color="auto"/>
                    <w:right w:val="none" w:sz="0" w:space="0" w:color="auto"/>
                  </w:divBdr>
                  <w:divsChild>
                    <w:div w:id="1662346968">
                      <w:marLeft w:val="0"/>
                      <w:marRight w:val="0"/>
                      <w:marTop w:val="0"/>
                      <w:marBottom w:val="0"/>
                      <w:divBdr>
                        <w:top w:val="none" w:sz="0" w:space="0" w:color="auto"/>
                        <w:left w:val="none" w:sz="0" w:space="0" w:color="auto"/>
                        <w:bottom w:val="none" w:sz="0" w:space="0" w:color="auto"/>
                        <w:right w:val="none" w:sz="0" w:space="0" w:color="auto"/>
                      </w:divBdr>
                    </w:div>
                  </w:divsChild>
                </w:div>
                <w:div w:id="965626930">
                  <w:marLeft w:val="0"/>
                  <w:marRight w:val="0"/>
                  <w:marTop w:val="0"/>
                  <w:marBottom w:val="0"/>
                  <w:divBdr>
                    <w:top w:val="none" w:sz="0" w:space="0" w:color="auto"/>
                    <w:left w:val="none" w:sz="0" w:space="0" w:color="auto"/>
                    <w:bottom w:val="none" w:sz="0" w:space="0" w:color="auto"/>
                    <w:right w:val="none" w:sz="0" w:space="0" w:color="auto"/>
                  </w:divBdr>
                  <w:divsChild>
                    <w:div w:id="2070377255">
                      <w:marLeft w:val="0"/>
                      <w:marRight w:val="0"/>
                      <w:marTop w:val="0"/>
                      <w:marBottom w:val="0"/>
                      <w:divBdr>
                        <w:top w:val="none" w:sz="0" w:space="0" w:color="auto"/>
                        <w:left w:val="none" w:sz="0" w:space="0" w:color="auto"/>
                        <w:bottom w:val="none" w:sz="0" w:space="0" w:color="auto"/>
                        <w:right w:val="none" w:sz="0" w:space="0" w:color="auto"/>
                      </w:divBdr>
                    </w:div>
                  </w:divsChild>
                </w:div>
                <w:div w:id="1418674114">
                  <w:marLeft w:val="0"/>
                  <w:marRight w:val="0"/>
                  <w:marTop w:val="0"/>
                  <w:marBottom w:val="0"/>
                  <w:divBdr>
                    <w:top w:val="none" w:sz="0" w:space="0" w:color="auto"/>
                    <w:left w:val="none" w:sz="0" w:space="0" w:color="auto"/>
                    <w:bottom w:val="none" w:sz="0" w:space="0" w:color="auto"/>
                    <w:right w:val="none" w:sz="0" w:space="0" w:color="auto"/>
                  </w:divBdr>
                  <w:divsChild>
                    <w:div w:id="678964923">
                      <w:marLeft w:val="0"/>
                      <w:marRight w:val="0"/>
                      <w:marTop w:val="0"/>
                      <w:marBottom w:val="0"/>
                      <w:divBdr>
                        <w:top w:val="none" w:sz="0" w:space="0" w:color="auto"/>
                        <w:left w:val="none" w:sz="0" w:space="0" w:color="auto"/>
                        <w:bottom w:val="none" w:sz="0" w:space="0" w:color="auto"/>
                        <w:right w:val="none" w:sz="0" w:space="0" w:color="auto"/>
                      </w:divBdr>
                    </w:div>
                  </w:divsChild>
                </w:div>
                <w:div w:id="1151021670">
                  <w:marLeft w:val="0"/>
                  <w:marRight w:val="0"/>
                  <w:marTop w:val="0"/>
                  <w:marBottom w:val="0"/>
                  <w:divBdr>
                    <w:top w:val="none" w:sz="0" w:space="0" w:color="auto"/>
                    <w:left w:val="none" w:sz="0" w:space="0" w:color="auto"/>
                    <w:bottom w:val="none" w:sz="0" w:space="0" w:color="auto"/>
                    <w:right w:val="none" w:sz="0" w:space="0" w:color="auto"/>
                  </w:divBdr>
                  <w:divsChild>
                    <w:div w:id="307712775">
                      <w:marLeft w:val="0"/>
                      <w:marRight w:val="0"/>
                      <w:marTop w:val="0"/>
                      <w:marBottom w:val="0"/>
                      <w:divBdr>
                        <w:top w:val="none" w:sz="0" w:space="0" w:color="auto"/>
                        <w:left w:val="none" w:sz="0" w:space="0" w:color="auto"/>
                        <w:bottom w:val="none" w:sz="0" w:space="0" w:color="auto"/>
                        <w:right w:val="none" w:sz="0" w:space="0" w:color="auto"/>
                      </w:divBdr>
                    </w:div>
                  </w:divsChild>
                </w:div>
                <w:div w:id="1467353871">
                  <w:marLeft w:val="0"/>
                  <w:marRight w:val="0"/>
                  <w:marTop w:val="0"/>
                  <w:marBottom w:val="0"/>
                  <w:divBdr>
                    <w:top w:val="none" w:sz="0" w:space="0" w:color="auto"/>
                    <w:left w:val="none" w:sz="0" w:space="0" w:color="auto"/>
                    <w:bottom w:val="none" w:sz="0" w:space="0" w:color="auto"/>
                    <w:right w:val="none" w:sz="0" w:space="0" w:color="auto"/>
                  </w:divBdr>
                  <w:divsChild>
                    <w:div w:id="2069723417">
                      <w:marLeft w:val="0"/>
                      <w:marRight w:val="0"/>
                      <w:marTop w:val="0"/>
                      <w:marBottom w:val="0"/>
                      <w:divBdr>
                        <w:top w:val="none" w:sz="0" w:space="0" w:color="auto"/>
                        <w:left w:val="none" w:sz="0" w:space="0" w:color="auto"/>
                        <w:bottom w:val="none" w:sz="0" w:space="0" w:color="auto"/>
                        <w:right w:val="none" w:sz="0" w:space="0" w:color="auto"/>
                      </w:divBdr>
                    </w:div>
                  </w:divsChild>
                </w:div>
                <w:div w:id="993097083">
                  <w:marLeft w:val="0"/>
                  <w:marRight w:val="0"/>
                  <w:marTop w:val="0"/>
                  <w:marBottom w:val="0"/>
                  <w:divBdr>
                    <w:top w:val="none" w:sz="0" w:space="0" w:color="auto"/>
                    <w:left w:val="none" w:sz="0" w:space="0" w:color="auto"/>
                    <w:bottom w:val="none" w:sz="0" w:space="0" w:color="auto"/>
                    <w:right w:val="none" w:sz="0" w:space="0" w:color="auto"/>
                  </w:divBdr>
                  <w:divsChild>
                    <w:div w:id="1388996033">
                      <w:marLeft w:val="0"/>
                      <w:marRight w:val="0"/>
                      <w:marTop w:val="0"/>
                      <w:marBottom w:val="0"/>
                      <w:divBdr>
                        <w:top w:val="none" w:sz="0" w:space="0" w:color="auto"/>
                        <w:left w:val="none" w:sz="0" w:space="0" w:color="auto"/>
                        <w:bottom w:val="none" w:sz="0" w:space="0" w:color="auto"/>
                        <w:right w:val="none" w:sz="0" w:space="0" w:color="auto"/>
                      </w:divBdr>
                    </w:div>
                  </w:divsChild>
                </w:div>
                <w:div w:id="1784884996">
                  <w:marLeft w:val="0"/>
                  <w:marRight w:val="0"/>
                  <w:marTop w:val="0"/>
                  <w:marBottom w:val="0"/>
                  <w:divBdr>
                    <w:top w:val="none" w:sz="0" w:space="0" w:color="auto"/>
                    <w:left w:val="none" w:sz="0" w:space="0" w:color="auto"/>
                    <w:bottom w:val="none" w:sz="0" w:space="0" w:color="auto"/>
                    <w:right w:val="none" w:sz="0" w:space="0" w:color="auto"/>
                  </w:divBdr>
                  <w:divsChild>
                    <w:div w:id="1027679939">
                      <w:marLeft w:val="0"/>
                      <w:marRight w:val="0"/>
                      <w:marTop w:val="0"/>
                      <w:marBottom w:val="0"/>
                      <w:divBdr>
                        <w:top w:val="none" w:sz="0" w:space="0" w:color="auto"/>
                        <w:left w:val="none" w:sz="0" w:space="0" w:color="auto"/>
                        <w:bottom w:val="none" w:sz="0" w:space="0" w:color="auto"/>
                        <w:right w:val="none" w:sz="0" w:space="0" w:color="auto"/>
                      </w:divBdr>
                      <w:divsChild>
                        <w:div w:id="1537161882">
                          <w:marLeft w:val="0"/>
                          <w:marRight w:val="0"/>
                          <w:marTop w:val="0"/>
                          <w:marBottom w:val="0"/>
                          <w:divBdr>
                            <w:top w:val="none" w:sz="0" w:space="0" w:color="auto"/>
                            <w:left w:val="none" w:sz="0" w:space="0" w:color="auto"/>
                            <w:bottom w:val="none" w:sz="0" w:space="0" w:color="auto"/>
                            <w:right w:val="none" w:sz="0" w:space="0" w:color="auto"/>
                          </w:divBdr>
                          <w:divsChild>
                            <w:div w:id="230577244">
                              <w:marLeft w:val="0"/>
                              <w:marRight w:val="0"/>
                              <w:marTop w:val="0"/>
                              <w:marBottom w:val="0"/>
                              <w:divBdr>
                                <w:top w:val="none" w:sz="0" w:space="0" w:color="auto"/>
                                <w:left w:val="none" w:sz="0" w:space="0" w:color="auto"/>
                                <w:bottom w:val="none" w:sz="0" w:space="0" w:color="auto"/>
                                <w:right w:val="none" w:sz="0" w:space="0" w:color="auto"/>
                              </w:divBdr>
                              <w:divsChild>
                                <w:div w:id="1835535651">
                                  <w:marLeft w:val="0"/>
                                  <w:marRight w:val="0"/>
                                  <w:marTop w:val="0"/>
                                  <w:marBottom w:val="0"/>
                                  <w:divBdr>
                                    <w:top w:val="none" w:sz="0" w:space="0" w:color="auto"/>
                                    <w:left w:val="none" w:sz="0" w:space="0" w:color="auto"/>
                                    <w:bottom w:val="none" w:sz="0" w:space="0" w:color="auto"/>
                                    <w:right w:val="none" w:sz="0" w:space="0" w:color="auto"/>
                                  </w:divBdr>
                                  <w:divsChild>
                                    <w:div w:id="63591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845026">
                      <w:marLeft w:val="0"/>
                      <w:marRight w:val="0"/>
                      <w:marTop w:val="0"/>
                      <w:marBottom w:val="0"/>
                      <w:divBdr>
                        <w:top w:val="none" w:sz="0" w:space="0" w:color="auto"/>
                        <w:left w:val="none" w:sz="0" w:space="0" w:color="auto"/>
                        <w:bottom w:val="none" w:sz="0" w:space="0" w:color="auto"/>
                        <w:right w:val="none" w:sz="0" w:space="0" w:color="auto"/>
                      </w:divBdr>
                    </w:div>
                  </w:divsChild>
                </w:div>
                <w:div w:id="1904369983">
                  <w:marLeft w:val="0"/>
                  <w:marRight w:val="0"/>
                  <w:marTop w:val="0"/>
                  <w:marBottom w:val="0"/>
                  <w:divBdr>
                    <w:top w:val="none" w:sz="0" w:space="0" w:color="auto"/>
                    <w:left w:val="none" w:sz="0" w:space="0" w:color="auto"/>
                    <w:bottom w:val="none" w:sz="0" w:space="0" w:color="auto"/>
                    <w:right w:val="none" w:sz="0" w:space="0" w:color="auto"/>
                  </w:divBdr>
                  <w:divsChild>
                    <w:div w:id="1097749643">
                      <w:marLeft w:val="0"/>
                      <w:marRight w:val="0"/>
                      <w:marTop w:val="0"/>
                      <w:marBottom w:val="0"/>
                      <w:divBdr>
                        <w:top w:val="none" w:sz="0" w:space="0" w:color="auto"/>
                        <w:left w:val="none" w:sz="0" w:space="0" w:color="auto"/>
                        <w:bottom w:val="none" w:sz="0" w:space="0" w:color="auto"/>
                        <w:right w:val="none" w:sz="0" w:space="0" w:color="auto"/>
                      </w:divBdr>
                    </w:div>
                  </w:divsChild>
                </w:div>
                <w:div w:id="92868628">
                  <w:marLeft w:val="0"/>
                  <w:marRight w:val="0"/>
                  <w:marTop w:val="0"/>
                  <w:marBottom w:val="0"/>
                  <w:divBdr>
                    <w:top w:val="none" w:sz="0" w:space="0" w:color="auto"/>
                    <w:left w:val="none" w:sz="0" w:space="0" w:color="auto"/>
                    <w:bottom w:val="none" w:sz="0" w:space="0" w:color="auto"/>
                    <w:right w:val="none" w:sz="0" w:space="0" w:color="auto"/>
                  </w:divBdr>
                  <w:divsChild>
                    <w:div w:id="1493526395">
                      <w:marLeft w:val="0"/>
                      <w:marRight w:val="0"/>
                      <w:marTop w:val="0"/>
                      <w:marBottom w:val="0"/>
                      <w:divBdr>
                        <w:top w:val="none" w:sz="0" w:space="0" w:color="auto"/>
                        <w:left w:val="none" w:sz="0" w:space="0" w:color="auto"/>
                        <w:bottom w:val="none" w:sz="0" w:space="0" w:color="auto"/>
                        <w:right w:val="none" w:sz="0" w:space="0" w:color="auto"/>
                      </w:divBdr>
                    </w:div>
                  </w:divsChild>
                </w:div>
                <w:div w:id="431705037">
                  <w:marLeft w:val="0"/>
                  <w:marRight w:val="0"/>
                  <w:marTop w:val="0"/>
                  <w:marBottom w:val="0"/>
                  <w:divBdr>
                    <w:top w:val="none" w:sz="0" w:space="0" w:color="auto"/>
                    <w:left w:val="none" w:sz="0" w:space="0" w:color="auto"/>
                    <w:bottom w:val="none" w:sz="0" w:space="0" w:color="auto"/>
                    <w:right w:val="none" w:sz="0" w:space="0" w:color="auto"/>
                  </w:divBdr>
                  <w:divsChild>
                    <w:div w:id="1677884388">
                      <w:marLeft w:val="0"/>
                      <w:marRight w:val="0"/>
                      <w:marTop w:val="0"/>
                      <w:marBottom w:val="0"/>
                      <w:divBdr>
                        <w:top w:val="none" w:sz="0" w:space="0" w:color="auto"/>
                        <w:left w:val="none" w:sz="0" w:space="0" w:color="auto"/>
                        <w:bottom w:val="none" w:sz="0" w:space="0" w:color="auto"/>
                        <w:right w:val="none" w:sz="0" w:space="0" w:color="auto"/>
                      </w:divBdr>
                    </w:div>
                  </w:divsChild>
                </w:div>
                <w:div w:id="1602450772">
                  <w:marLeft w:val="0"/>
                  <w:marRight w:val="0"/>
                  <w:marTop w:val="0"/>
                  <w:marBottom w:val="0"/>
                  <w:divBdr>
                    <w:top w:val="none" w:sz="0" w:space="0" w:color="auto"/>
                    <w:left w:val="none" w:sz="0" w:space="0" w:color="auto"/>
                    <w:bottom w:val="none" w:sz="0" w:space="0" w:color="auto"/>
                    <w:right w:val="none" w:sz="0" w:space="0" w:color="auto"/>
                  </w:divBdr>
                  <w:divsChild>
                    <w:div w:id="369843356">
                      <w:marLeft w:val="0"/>
                      <w:marRight w:val="0"/>
                      <w:marTop w:val="0"/>
                      <w:marBottom w:val="0"/>
                      <w:divBdr>
                        <w:top w:val="none" w:sz="0" w:space="0" w:color="auto"/>
                        <w:left w:val="none" w:sz="0" w:space="0" w:color="auto"/>
                        <w:bottom w:val="none" w:sz="0" w:space="0" w:color="auto"/>
                        <w:right w:val="none" w:sz="0" w:space="0" w:color="auto"/>
                      </w:divBdr>
                    </w:div>
                  </w:divsChild>
                </w:div>
                <w:div w:id="1724865692">
                  <w:marLeft w:val="0"/>
                  <w:marRight w:val="0"/>
                  <w:marTop w:val="0"/>
                  <w:marBottom w:val="0"/>
                  <w:divBdr>
                    <w:top w:val="none" w:sz="0" w:space="0" w:color="auto"/>
                    <w:left w:val="none" w:sz="0" w:space="0" w:color="auto"/>
                    <w:bottom w:val="none" w:sz="0" w:space="0" w:color="auto"/>
                    <w:right w:val="none" w:sz="0" w:space="0" w:color="auto"/>
                  </w:divBdr>
                  <w:divsChild>
                    <w:div w:id="1243832596">
                      <w:marLeft w:val="0"/>
                      <w:marRight w:val="0"/>
                      <w:marTop w:val="0"/>
                      <w:marBottom w:val="0"/>
                      <w:divBdr>
                        <w:top w:val="none" w:sz="0" w:space="0" w:color="auto"/>
                        <w:left w:val="none" w:sz="0" w:space="0" w:color="auto"/>
                        <w:bottom w:val="none" w:sz="0" w:space="0" w:color="auto"/>
                        <w:right w:val="none" w:sz="0" w:space="0" w:color="auto"/>
                      </w:divBdr>
                    </w:div>
                  </w:divsChild>
                </w:div>
                <w:div w:id="389423911">
                  <w:marLeft w:val="0"/>
                  <w:marRight w:val="0"/>
                  <w:marTop w:val="0"/>
                  <w:marBottom w:val="0"/>
                  <w:divBdr>
                    <w:top w:val="none" w:sz="0" w:space="0" w:color="auto"/>
                    <w:left w:val="none" w:sz="0" w:space="0" w:color="auto"/>
                    <w:bottom w:val="none" w:sz="0" w:space="0" w:color="auto"/>
                    <w:right w:val="none" w:sz="0" w:space="0" w:color="auto"/>
                  </w:divBdr>
                  <w:divsChild>
                    <w:div w:id="1646623253">
                      <w:marLeft w:val="0"/>
                      <w:marRight w:val="0"/>
                      <w:marTop w:val="0"/>
                      <w:marBottom w:val="0"/>
                      <w:divBdr>
                        <w:top w:val="none" w:sz="0" w:space="0" w:color="auto"/>
                        <w:left w:val="none" w:sz="0" w:space="0" w:color="auto"/>
                        <w:bottom w:val="none" w:sz="0" w:space="0" w:color="auto"/>
                        <w:right w:val="none" w:sz="0" w:space="0" w:color="auto"/>
                      </w:divBdr>
                    </w:div>
                  </w:divsChild>
                </w:div>
                <w:div w:id="2139831425">
                  <w:marLeft w:val="0"/>
                  <w:marRight w:val="0"/>
                  <w:marTop w:val="0"/>
                  <w:marBottom w:val="0"/>
                  <w:divBdr>
                    <w:top w:val="none" w:sz="0" w:space="0" w:color="auto"/>
                    <w:left w:val="none" w:sz="0" w:space="0" w:color="auto"/>
                    <w:bottom w:val="none" w:sz="0" w:space="0" w:color="auto"/>
                    <w:right w:val="none" w:sz="0" w:space="0" w:color="auto"/>
                  </w:divBdr>
                  <w:divsChild>
                    <w:div w:id="462037928">
                      <w:marLeft w:val="0"/>
                      <w:marRight w:val="0"/>
                      <w:marTop w:val="0"/>
                      <w:marBottom w:val="0"/>
                      <w:divBdr>
                        <w:top w:val="none" w:sz="0" w:space="0" w:color="auto"/>
                        <w:left w:val="none" w:sz="0" w:space="0" w:color="auto"/>
                        <w:bottom w:val="none" w:sz="0" w:space="0" w:color="auto"/>
                        <w:right w:val="none" w:sz="0" w:space="0" w:color="auto"/>
                      </w:divBdr>
                    </w:div>
                  </w:divsChild>
                </w:div>
                <w:div w:id="1838963564">
                  <w:marLeft w:val="0"/>
                  <w:marRight w:val="0"/>
                  <w:marTop w:val="0"/>
                  <w:marBottom w:val="0"/>
                  <w:divBdr>
                    <w:top w:val="none" w:sz="0" w:space="0" w:color="auto"/>
                    <w:left w:val="none" w:sz="0" w:space="0" w:color="auto"/>
                    <w:bottom w:val="none" w:sz="0" w:space="0" w:color="auto"/>
                    <w:right w:val="none" w:sz="0" w:space="0" w:color="auto"/>
                  </w:divBdr>
                  <w:divsChild>
                    <w:div w:id="1283615214">
                      <w:marLeft w:val="0"/>
                      <w:marRight w:val="0"/>
                      <w:marTop w:val="0"/>
                      <w:marBottom w:val="0"/>
                      <w:divBdr>
                        <w:top w:val="none" w:sz="0" w:space="0" w:color="auto"/>
                        <w:left w:val="none" w:sz="0" w:space="0" w:color="auto"/>
                        <w:bottom w:val="none" w:sz="0" w:space="0" w:color="auto"/>
                        <w:right w:val="none" w:sz="0" w:space="0" w:color="auto"/>
                      </w:divBdr>
                    </w:div>
                  </w:divsChild>
                </w:div>
                <w:div w:id="1130635527">
                  <w:marLeft w:val="0"/>
                  <w:marRight w:val="0"/>
                  <w:marTop w:val="0"/>
                  <w:marBottom w:val="0"/>
                  <w:divBdr>
                    <w:top w:val="none" w:sz="0" w:space="0" w:color="auto"/>
                    <w:left w:val="none" w:sz="0" w:space="0" w:color="auto"/>
                    <w:bottom w:val="none" w:sz="0" w:space="0" w:color="auto"/>
                    <w:right w:val="none" w:sz="0" w:space="0" w:color="auto"/>
                  </w:divBdr>
                  <w:divsChild>
                    <w:div w:id="1724720182">
                      <w:marLeft w:val="0"/>
                      <w:marRight w:val="0"/>
                      <w:marTop w:val="0"/>
                      <w:marBottom w:val="0"/>
                      <w:divBdr>
                        <w:top w:val="none" w:sz="0" w:space="0" w:color="auto"/>
                        <w:left w:val="none" w:sz="0" w:space="0" w:color="auto"/>
                        <w:bottom w:val="none" w:sz="0" w:space="0" w:color="auto"/>
                        <w:right w:val="none" w:sz="0" w:space="0" w:color="auto"/>
                      </w:divBdr>
                      <w:divsChild>
                        <w:div w:id="1137644998">
                          <w:marLeft w:val="0"/>
                          <w:marRight w:val="0"/>
                          <w:marTop w:val="0"/>
                          <w:marBottom w:val="0"/>
                          <w:divBdr>
                            <w:top w:val="none" w:sz="0" w:space="0" w:color="auto"/>
                            <w:left w:val="none" w:sz="0" w:space="0" w:color="auto"/>
                            <w:bottom w:val="none" w:sz="0" w:space="0" w:color="auto"/>
                            <w:right w:val="none" w:sz="0" w:space="0" w:color="auto"/>
                          </w:divBdr>
                          <w:divsChild>
                            <w:div w:id="328103028">
                              <w:marLeft w:val="0"/>
                              <w:marRight w:val="0"/>
                              <w:marTop w:val="0"/>
                              <w:marBottom w:val="0"/>
                              <w:divBdr>
                                <w:top w:val="none" w:sz="0" w:space="0" w:color="auto"/>
                                <w:left w:val="none" w:sz="0" w:space="0" w:color="auto"/>
                                <w:bottom w:val="none" w:sz="0" w:space="0" w:color="auto"/>
                                <w:right w:val="none" w:sz="0" w:space="0" w:color="auto"/>
                              </w:divBdr>
                              <w:divsChild>
                                <w:div w:id="1769884821">
                                  <w:marLeft w:val="0"/>
                                  <w:marRight w:val="0"/>
                                  <w:marTop w:val="0"/>
                                  <w:marBottom w:val="0"/>
                                  <w:divBdr>
                                    <w:top w:val="none" w:sz="0" w:space="0" w:color="auto"/>
                                    <w:left w:val="none" w:sz="0" w:space="0" w:color="auto"/>
                                    <w:bottom w:val="none" w:sz="0" w:space="0" w:color="auto"/>
                                    <w:right w:val="none" w:sz="0" w:space="0" w:color="auto"/>
                                  </w:divBdr>
                                  <w:divsChild>
                                    <w:div w:id="179891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194405">
                      <w:marLeft w:val="0"/>
                      <w:marRight w:val="0"/>
                      <w:marTop w:val="0"/>
                      <w:marBottom w:val="0"/>
                      <w:divBdr>
                        <w:top w:val="none" w:sz="0" w:space="0" w:color="auto"/>
                        <w:left w:val="none" w:sz="0" w:space="0" w:color="auto"/>
                        <w:bottom w:val="none" w:sz="0" w:space="0" w:color="auto"/>
                        <w:right w:val="none" w:sz="0" w:space="0" w:color="auto"/>
                      </w:divBdr>
                    </w:div>
                  </w:divsChild>
                </w:div>
                <w:div w:id="1476722891">
                  <w:marLeft w:val="0"/>
                  <w:marRight w:val="0"/>
                  <w:marTop w:val="0"/>
                  <w:marBottom w:val="0"/>
                  <w:divBdr>
                    <w:top w:val="none" w:sz="0" w:space="0" w:color="auto"/>
                    <w:left w:val="none" w:sz="0" w:space="0" w:color="auto"/>
                    <w:bottom w:val="none" w:sz="0" w:space="0" w:color="auto"/>
                    <w:right w:val="none" w:sz="0" w:space="0" w:color="auto"/>
                  </w:divBdr>
                  <w:divsChild>
                    <w:div w:id="620452169">
                      <w:marLeft w:val="0"/>
                      <w:marRight w:val="0"/>
                      <w:marTop w:val="0"/>
                      <w:marBottom w:val="0"/>
                      <w:divBdr>
                        <w:top w:val="none" w:sz="0" w:space="0" w:color="auto"/>
                        <w:left w:val="none" w:sz="0" w:space="0" w:color="auto"/>
                        <w:bottom w:val="none" w:sz="0" w:space="0" w:color="auto"/>
                        <w:right w:val="none" w:sz="0" w:space="0" w:color="auto"/>
                      </w:divBdr>
                    </w:div>
                  </w:divsChild>
                </w:div>
                <w:div w:id="1238981025">
                  <w:marLeft w:val="0"/>
                  <w:marRight w:val="0"/>
                  <w:marTop w:val="0"/>
                  <w:marBottom w:val="0"/>
                  <w:divBdr>
                    <w:top w:val="none" w:sz="0" w:space="0" w:color="auto"/>
                    <w:left w:val="none" w:sz="0" w:space="0" w:color="auto"/>
                    <w:bottom w:val="none" w:sz="0" w:space="0" w:color="auto"/>
                    <w:right w:val="none" w:sz="0" w:space="0" w:color="auto"/>
                  </w:divBdr>
                  <w:divsChild>
                    <w:div w:id="1698653940">
                      <w:marLeft w:val="0"/>
                      <w:marRight w:val="0"/>
                      <w:marTop w:val="0"/>
                      <w:marBottom w:val="0"/>
                      <w:divBdr>
                        <w:top w:val="none" w:sz="0" w:space="0" w:color="auto"/>
                        <w:left w:val="none" w:sz="0" w:space="0" w:color="auto"/>
                        <w:bottom w:val="none" w:sz="0" w:space="0" w:color="auto"/>
                        <w:right w:val="none" w:sz="0" w:space="0" w:color="auto"/>
                      </w:divBdr>
                    </w:div>
                  </w:divsChild>
                </w:div>
                <w:div w:id="1100029837">
                  <w:marLeft w:val="0"/>
                  <w:marRight w:val="0"/>
                  <w:marTop w:val="0"/>
                  <w:marBottom w:val="0"/>
                  <w:divBdr>
                    <w:top w:val="none" w:sz="0" w:space="0" w:color="auto"/>
                    <w:left w:val="none" w:sz="0" w:space="0" w:color="auto"/>
                    <w:bottom w:val="none" w:sz="0" w:space="0" w:color="auto"/>
                    <w:right w:val="none" w:sz="0" w:space="0" w:color="auto"/>
                  </w:divBdr>
                  <w:divsChild>
                    <w:div w:id="453251819">
                      <w:marLeft w:val="0"/>
                      <w:marRight w:val="0"/>
                      <w:marTop w:val="0"/>
                      <w:marBottom w:val="0"/>
                      <w:divBdr>
                        <w:top w:val="none" w:sz="0" w:space="0" w:color="auto"/>
                        <w:left w:val="none" w:sz="0" w:space="0" w:color="auto"/>
                        <w:bottom w:val="none" w:sz="0" w:space="0" w:color="auto"/>
                        <w:right w:val="none" w:sz="0" w:space="0" w:color="auto"/>
                      </w:divBdr>
                    </w:div>
                  </w:divsChild>
                </w:div>
                <w:div w:id="1932468">
                  <w:marLeft w:val="0"/>
                  <w:marRight w:val="0"/>
                  <w:marTop w:val="0"/>
                  <w:marBottom w:val="0"/>
                  <w:divBdr>
                    <w:top w:val="none" w:sz="0" w:space="0" w:color="auto"/>
                    <w:left w:val="none" w:sz="0" w:space="0" w:color="auto"/>
                    <w:bottom w:val="none" w:sz="0" w:space="0" w:color="auto"/>
                    <w:right w:val="none" w:sz="0" w:space="0" w:color="auto"/>
                  </w:divBdr>
                  <w:divsChild>
                    <w:div w:id="28995050">
                      <w:marLeft w:val="0"/>
                      <w:marRight w:val="0"/>
                      <w:marTop w:val="0"/>
                      <w:marBottom w:val="0"/>
                      <w:divBdr>
                        <w:top w:val="none" w:sz="0" w:space="0" w:color="auto"/>
                        <w:left w:val="none" w:sz="0" w:space="0" w:color="auto"/>
                        <w:bottom w:val="none" w:sz="0" w:space="0" w:color="auto"/>
                        <w:right w:val="none" w:sz="0" w:space="0" w:color="auto"/>
                      </w:divBdr>
                    </w:div>
                    <w:div w:id="1599286509">
                      <w:marLeft w:val="0"/>
                      <w:marRight w:val="0"/>
                      <w:marTop w:val="0"/>
                      <w:marBottom w:val="0"/>
                      <w:divBdr>
                        <w:top w:val="none" w:sz="0" w:space="0" w:color="auto"/>
                        <w:left w:val="none" w:sz="0" w:space="0" w:color="auto"/>
                        <w:bottom w:val="none" w:sz="0" w:space="0" w:color="auto"/>
                        <w:right w:val="none" w:sz="0" w:space="0" w:color="auto"/>
                      </w:divBdr>
                    </w:div>
                    <w:div w:id="1195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561842">
          <w:marLeft w:val="0"/>
          <w:marRight w:val="0"/>
          <w:marTop w:val="0"/>
          <w:marBottom w:val="0"/>
          <w:divBdr>
            <w:top w:val="none" w:sz="0" w:space="0" w:color="auto"/>
            <w:left w:val="none" w:sz="0" w:space="0" w:color="auto"/>
            <w:bottom w:val="none" w:sz="0" w:space="0" w:color="auto"/>
            <w:right w:val="none" w:sz="0" w:space="0" w:color="auto"/>
          </w:divBdr>
        </w:div>
        <w:div w:id="379256951">
          <w:marLeft w:val="0"/>
          <w:marRight w:val="0"/>
          <w:marTop w:val="0"/>
          <w:marBottom w:val="0"/>
          <w:divBdr>
            <w:top w:val="none" w:sz="0" w:space="0" w:color="auto"/>
            <w:left w:val="none" w:sz="0" w:space="0" w:color="auto"/>
            <w:bottom w:val="none" w:sz="0" w:space="0" w:color="auto"/>
            <w:right w:val="none" w:sz="0" w:space="0" w:color="auto"/>
          </w:divBdr>
        </w:div>
        <w:div w:id="1700280058">
          <w:marLeft w:val="0"/>
          <w:marRight w:val="0"/>
          <w:marTop w:val="0"/>
          <w:marBottom w:val="0"/>
          <w:divBdr>
            <w:top w:val="none" w:sz="0" w:space="0" w:color="auto"/>
            <w:left w:val="none" w:sz="0" w:space="0" w:color="auto"/>
            <w:bottom w:val="none" w:sz="0" w:space="0" w:color="auto"/>
            <w:right w:val="none" w:sz="0" w:space="0" w:color="auto"/>
          </w:divBdr>
        </w:div>
        <w:div w:id="720904516">
          <w:marLeft w:val="0"/>
          <w:marRight w:val="0"/>
          <w:marTop w:val="0"/>
          <w:marBottom w:val="0"/>
          <w:divBdr>
            <w:top w:val="none" w:sz="0" w:space="0" w:color="auto"/>
            <w:left w:val="none" w:sz="0" w:space="0" w:color="auto"/>
            <w:bottom w:val="none" w:sz="0" w:space="0" w:color="auto"/>
            <w:right w:val="none" w:sz="0" w:space="0" w:color="auto"/>
          </w:divBdr>
        </w:div>
        <w:div w:id="777717037">
          <w:marLeft w:val="0"/>
          <w:marRight w:val="0"/>
          <w:marTop w:val="0"/>
          <w:marBottom w:val="0"/>
          <w:divBdr>
            <w:top w:val="none" w:sz="0" w:space="0" w:color="auto"/>
            <w:left w:val="none" w:sz="0" w:space="0" w:color="auto"/>
            <w:bottom w:val="none" w:sz="0" w:space="0" w:color="auto"/>
            <w:right w:val="none" w:sz="0" w:space="0" w:color="auto"/>
          </w:divBdr>
        </w:div>
        <w:div w:id="467668810">
          <w:marLeft w:val="0"/>
          <w:marRight w:val="0"/>
          <w:marTop w:val="0"/>
          <w:marBottom w:val="0"/>
          <w:divBdr>
            <w:top w:val="none" w:sz="0" w:space="0" w:color="auto"/>
            <w:left w:val="none" w:sz="0" w:space="0" w:color="auto"/>
            <w:bottom w:val="none" w:sz="0" w:space="0" w:color="auto"/>
            <w:right w:val="none" w:sz="0" w:space="0" w:color="auto"/>
          </w:divBdr>
        </w:div>
        <w:div w:id="117602421">
          <w:marLeft w:val="0"/>
          <w:marRight w:val="0"/>
          <w:marTop w:val="0"/>
          <w:marBottom w:val="0"/>
          <w:divBdr>
            <w:top w:val="none" w:sz="0" w:space="0" w:color="auto"/>
            <w:left w:val="none" w:sz="0" w:space="0" w:color="auto"/>
            <w:bottom w:val="none" w:sz="0" w:space="0" w:color="auto"/>
            <w:right w:val="none" w:sz="0" w:space="0" w:color="auto"/>
          </w:divBdr>
        </w:div>
        <w:div w:id="1132600956">
          <w:marLeft w:val="0"/>
          <w:marRight w:val="0"/>
          <w:marTop w:val="0"/>
          <w:marBottom w:val="0"/>
          <w:divBdr>
            <w:top w:val="none" w:sz="0" w:space="0" w:color="auto"/>
            <w:left w:val="none" w:sz="0" w:space="0" w:color="auto"/>
            <w:bottom w:val="none" w:sz="0" w:space="0" w:color="auto"/>
            <w:right w:val="none" w:sz="0" w:space="0" w:color="auto"/>
          </w:divBdr>
        </w:div>
      </w:divsChild>
    </w:div>
    <w:div w:id="1284775611">
      <w:bodyDiv w:val="1"/>
      <w:marLeft w:val="0"/>
      <w:marRight w:val="0"/>
      <w:marTop w:val="0"/>
      <w:marBottom w:val="0"/>
      <w:divBdr>
        <w:top w:val="none" w:sz="0" w:space="0" w:color="auto"/>
        <w:left w:val="none" w:sz="0" w:space="0" w:color="auto"/>
        <w:bottom w:val="none" w:sz="0" w:space="0" w:color="auto"/>
        <w:right w:val="none" w:sz="0" w:space="0" w:color="auto"/>
      </w:divBdr>
      <w:divsChild>
        <w:div w:id="1061250543">
          <w:marLeft w:val="0"/>
          <w:marRight w:val="0"/>
          <w:marTop w:val="0"/>
          <w:marBottom w:val="0"/>
          <w:divBdr>
            <w:top w:val="none" w:sz="0" w:space="0" w:color="auto"/>
            <w:left w:val="none" w:sz="0" w:space="0" w:color="auto"/>
            <w:bottom w:val="none" w:sz="0" w:space="0" w:color="auto"/>
            <w:right w:val="none" w:sz="0" w:space="0" w:color="auto"/>
          </w:divBdr>
        </w:div>
        <w:div w:id="2142650791">
          <w:marLeft w:val="0"/>
          <w:marRight w:val="0"/>
          <w:marTop w:val="0"/>
          <w:marBottom w:val="0"/>
          <w:divBdr>
            <w:top w:val="none" w:sz="0" w:space="0" w:color="auto"/>
            <w:left w:val="none" w:sz="0" w:space="0" w:color="auto"/>
            <w:bottom w:val="none" w:sz="0" w:space="0" w:color="auto"/>
            <w:right w:val="none" w:sz="0" w:space="0" w:color="auto"/>
          </w:divBdr>
        </w:div>
        <w:div w:id="1324816854">
          <w:marLeft w:val="0"/>
          <w:marRight w:val="0"/>
          <w:marTop w:val="0"/>
          <w:marBottom w:val="0"/>
          <w:divBdr>
            <w:top w:val="none" w:sz="0" w:space="0" w:color="auto"/>
            <w:left w:val="none" w:sz="0" w:space="0" w:color="auto"/>
            <w:bottom w:val="none" w:sz="0" w:space="0" w:color="auto"/>
            <w:right w:val="none" w:sz="0" w:space="0" w:color="auto"/>
          </w:divBdr>
        </w:div>
        <w:div w:id="641270915">
          <w:marLeft w:val="0"/>
          <w:marRight w:val="0"/>
          <w:marTop w:val="0"/>
          <w:marBottom w:val="0"/>
          <w:divBdr>
            <w:top w:val="none" w:sz="0" w:space="0" w:color="auto"/>
            <w:left w:val="none" w:sz="0" w:space="0" w:color="auto"/>
            <w:bottom w:val="none" w:sz="0" w:space="0" w:color="auto"/>
            <w:right w:val="none" w:sz="0" w:space="0" w:color="auto"/>
          </w:divBdr>
        </w:div>
        <w:div w:id="1278949423">
          <w:marLeft w:val="0"/>
          <w:marRight w:val="0"/>
          <w:marTop w:val="0"/>
          <w:marBottom w:val="0"/>
          <w:divBdr>
            <w:top w:val="none" w:sz="0" w:space="0" w:color="auto"/>
            <w:left w:val="none" w:sz="0" w:space="0" w:color="auto"/>
            <w:bottom w:val="none" w:sz="0" w:space="0" w:color="auto"/>
            <w:right w:val="none" w:sz="0" w:space="0" w:color="auto"/>
          </w:divBdr>
          <w:divsChild>
            <w:div w:id="436487985">
              <w:marLeft w:val="-75"/>
              <w:marRight w:val="0"/>
              <w:marTop w:val="30"/>
              <w:marBottom w:val="30"/>
              <w:divBdr>
                <w:top w:val="none" w:sz="0" w:space="0" w:color="auto"/>
                <w:left w:val="none" w:sz="0" w:space="0" w:color="auto"/>
                <w:bottom w:val="none" w:sz="0" w:space="0" w:color="auto"/>
                <w:right w:val="none" w:sz="0" w:space="0" w:color="auto"/>
              </w:divBdr>
              <w:divsChild>
                <w:div w:id="532117158">
                  <w:marLeft w:val="0"/>
                  <w:marRight w:val="0"/>
                  <w:marTop w:val="0"/>
                  <w:marBottom w:val="0"/>
                  <w:divBdr>
                    <w:top w:val="none" w:sz="0" w:space="0" w:color="auto"/>
                    <w:left w:val="none" w:sz="0" w:space="0" w:color="auto"/>
                    <w:bottom w:val="none" w:sz="0" w:space="0" w:color="auto"/>
                    <w:right w:val="none" w:sz="0" w:space="0" w:color="auto"/>
                  </w:divBdr>
                  <w:divsChild>
                    <w:div w:id="451828436">
                      <w:marLeft w:val="0"/>
                      <w:marRight w:val="0"/>
                      <w:marTop w:val="0"/>
                      <w:marBottom w:val="0"/>
                      <w:divBdr>
                        <w:top w:val="none" w:sz="0" w:space="0" w:color="auto"/>
                        <w:left w:val="none" w:sz="0" w:space="0" w:color="auto"/>
                        <w:bottom w:val="none" w:sz="0" w:space="0" w:color="auto"/>
                        <w:right w:val="none" w:sz="0" w:space="0" w:color="auto"/>
                      </w:divBdr>
                    </w:div>
                  </w:divsChild>
                </w:div>
                <w:div w:id="836925611">
                  <w:marLeft w:val="0"/>
                  <w:marRight w:val="0"/>
                  <w:marTop w:val="0"/>
                  <w:marBottom w:val="0"/>
                  <w:divBdr>
                    <w:top w:val="none" w:sz="0" w:space="0" w:color="auto"/>
                    <w:left w:val="none" w:sz="0" w:space="0" w:color="auto"/>
                    <w:bottom w:val="none" w:sz="0" w:space="0" w:color="auto"/>
                    <w:right w:val="none" w:sz="0" w:space="0" w:color="auto"/>
                  </w:divBdr>
                  <w:divsChild>
                    <w:div w:id="1499342505">
                      <w:marLeft w:val="0"/>
                      <w:marRight w:val="0"/>
                      <w:marTop w:val="0"/>
                      <w:marBottom w:val="0"/>
                      <w:divBdr>
                        <w:top w:val="none" w:sz="0" w:space="0" w:color="auto"/>
                        <w:left w:val="none" w:sz="0" w:space="0" w:color="auto"/>
                        <w:bottom w:val="none" w:sz="0" w:space="0" w:color="auto"/>
                        <w:right w:val="none" w:sz="0" w:space="0" w:color="auto"/>
                      </w:divBdr>
                    </w:div>
                  </w:divsChild>
                </w:div>
                <w:div w:id="943534993">
                  <w:marLeft w:val="0"/>
                  <w:marRight w:val="0"/>
                  <w:marTop w:val="0"/>
                  <w:marBottom w:val="0"/>
                  <w:divBdr>
                    <w:top w:val="none" w:sz="0" w:space="0" w:color="auto"/>
                    <w:left w:val="none" w:sz="0" w:space="0" w:color="auto"/>
                    <w:bottom w:val="none" w:sz="0" w:space="0" w:color="auto"/>
                    <w:right w:val="none" w:sz="0" w:space="0" w:color="auto"/>
                  </w:divBdr>
                  <w:divsChild>
                    <w:div w:id="1592547536">
                      <w:marLeft w:val="0"/>
                      <w:marRight w:val="0"/>
                      <w:marTop w:val="0"/>
                      <w:marBottom w:val="0"/>
                      <w:divBdr>
                        <w:top w:val="none" w:sz="0" w:space="0" w:color="auto"/>
                        <w:left w:val="none" w:sz="0" w:space="0" w:color="auto"/>
                        <w:bottom w:val="none" w:sz="0" w:space="0" w:color="auto"/>
                        <w:right w:val="none" w:sz="0" w:space="0" w:color="auto"/>
                      </w:divBdr>
                    </w:div>
                  </w:divsChild>
                </w:div>
                <w:div w:id="752703251">
                  <w:marLeft w:val="0"/>
                  <w:marRight w:val="0"/>
                  <w:marTop w:val="0"/>
                  <w:marBottom w:val="0"/>
                  <w:divBdr>
                    <w:top w:val="none" w:sz="0" w:space="0" w:color="auto"/>
                    <w:left w:val="none" w:sz="0" w:space="0" w:color="auto"/>
                    <w:bottom w:val="none" w:sz="0" w:space="0" w:color="auto"/>
                    <w:right w:val="none" w:sz="0" w:space="0" w:color="auto"/>
                  </w:divBdr>
                  <w:divsChild>
                    <w:div w:id="1739980971">
                      <w:marLeft w:val="0"/>
                      <w:marRight w:val="0"/>
                      <w:marTop w:val="0"/>
                      <w:marBottom w:val="0"/>
                      <w:divBdr>
                        <w:top w:val="none" w:sz="0" w:space="0" w:color="auto"/>
                        <w:left w:val="none" w:sz="0" w:space="0" w:color="auto"/>
                        <w:bottom w:val="none" w:sz="0" w:space="0" w:color="auto"/>
                        <w:right w:val="none" w:sz="0" w:space="0" w:color="auto"/>
                      </w:divBdr>
                    </w:div>
                  </w:divsChild>
                </w:div>
                <w:div w:id="605576721">
                  <w:marLeft w:val="0"/>
                  <w:marRight w:val="0"/>
                  <w:marTop w:val="0"/>
                  <w:marBottom w:val="0"/>
                  <w:divBdr>
                    <w:top w:val="none" w:sz="0" w:space="0" w:color="auto"/>
                    <w:left w:val="none" w:sz="0" w:space="0" w:color="auto"/>
                    <w:bottom w:val="none" w:sz="0" w:space="0" w:color="auto"/>
                    <w:right w:val="none" w:sz="0" w:space="0" w:color="auto"/>
                  </w:divBdr>
                  <w:divsChild>
                    <w:div w:id="277108259">
                      <w:marLeft w:val="0"/>
                      <w:marRight w:val="0"/>
                      <w:marTop w:val="0"/>
                      <w:marBottom w:val="0"/>
                      <w:divBdr>
                        <w:top w:val="none" w:sz="0" w:space="0" w:color="auto"/>
                        <w:left w:val="none" w:sz="0" w:space="0" w:color="auto"/>
                        <w:bottom w:val="none" w:sz="0" w:space="0" w:color="auto"/>
                        <w:right w:val="none" w:sz="0" w:space="0" w:color="auto"/>
                      </w:divBdr>
                    </w:div>
                  </w:divsChild>
                </w:div>
                <w:div w:id="2103065086">
                  <w:marLeft w:val="0"/>
                  <w:marRight w:val="0"/>
                  <w:marTop w:val="0"/>
                  <w:marBottom w:val="0"/>
                  <w:divBdr>
                    <w:top w:val="none" w:sz="0" w:space="0" w:color="auto"/>
                    <w:left w:val="none" w:sz="0" w:space="0" w:color="auto"/>
                    <w:bottom w:val="none" w:sz="0" w:space="0" w:color="auto"/>
                    <w:right w:val="none" w:sz="0" w:space="0" w:color="auto"/>
                  </w:divBdr>
                  <w:divsChild>
                    <w:div w:id="1693608494">
                      <w:marLeft w:val="0"/>
                      <w:marRight w:val="0"/>
                      <w:marTop w:val="0"/>
                      <w:marBottom w:val="0"/>
                      <w:divBdr>
                        <w:top w:val="none" w:sz="0" w:space="0" w:color="auto"/>
                        <w:left w:val="none" w:sz="0" w:space="0" w:color="auto"/>
                        <w:bottom w:val="none" w:sz="0" w:space="0" w:color="auto"/>
                        <w:right w:val="none" w:sz="0" w:space="0" w:color="auto"/>
                      </w:divBdr>
                    </w:div>
                  </w:divsChild>
                </w:div>
                <w:div w:id="685137494">
                  <w:marLeft w:val="0"/>
                  <w:marRight w:val="0"/>
                  <w:marTop w:val="0"/>
                  <w:marBottom w:val="0"/>
                  <w:divBdr>
                    <w:top w:val="none" w:sz="0" w:space="0" w:color="auto"/>
                    <w:left w:val="none" w:sz="0" w:space="0" w:color="auto"/>
                    <w:bottom w:val="none" w:sz="0" w:space="0" w:color="auto"/>
                    <w:right w:val="none" w:sz="0" w:space="0" w:color="auto"/>
                  </w:divBdr>
                  <w:divsChild>
                    <w:div w:id="1896550939">
                      <w:marLeft w:val="0"/>
                      <w:marRight w:val="0"/>
                      <w:marTop w:val="0"/>
                      <w:marBottom w:val="0"/>
                      <w:divBdr>
                        <w:top w:val="none" w:sz="0" w:space="0" w:color="auto"/>
                        <w:left w:val="none" w:sz="0" w:space="0" w:color="auto"/>
                        <w:bottom w:val="none" w:sz="0" w:space="0" w:color="auto"/>
                        <w:right w:val="none" w:sz="0" w:space="0" w:color="auto"/>
                      </w:divBdr>
                    </w:div>
                  </w:divsChild>
                </w:div>
                <w:div w:id="1486780218">
                  <w:marLeft w:val="0"/>
                  <w:marRight w:val="0"/>
                  <w:marTop w:val="0"/>
                  <w:marBottom w:val="0"/>
                  <w:divBdr>
                    <w:top w:val="none" w:sz="0" w:space="0" w:color="auto"/>
                    <w:left w:val="none" w:sz="0" w:space="0" w:color="auto"/>
                    <w:bottom w:val="none" w:sz="0" w:space="0" w:color="auto"/>
                    <w:right w:val="none" w:sz="0" w:space="0" w:color="auto"/>
                  </w:divBdr>
                  <w:divsChild>
                    <w:div w:id="569115784">
                      <w:marLeft w:val="0"/>
                      <w:marRight w:val="0"/>
                      <w:marTop w:val="0"/>
                      <w:marBottom w:val="0"/>
                      <w:divBdr>
                        <w:top w:val="none" w:sz="0" w:space="0" w:color="auto"/>
                        <w:left w:val="none" w:sz="0" w:space="0" w:color="auto"/>
                        <w:bottom w:val="none" w:sz="0" w:space="0" w:color="auto"/>
                        <w:right w:val="none" w:sz="0" w:space="0" w:color="auto"/>
                      </w:divBdr>
                    </w:div>
                  </w:divsChild>
                </w:div>
                <w:div w:id="1145243481">
                  <w:marLeft w:val="0"/>
                  <w:marRight w:val="0"/>
                  <w:marTop w:val="0"/>
                  <w:marBottom w:val="0"/>
                  <w:divBdr>
                    <w:top w:val="none" w:sz="0" w:space="0" w:color="auto"/>
                    <w:left w:val="none" w:sz="0" w:space="0" w:color="auto"/>
                    <w:bottom w:val="none" w:sz="0" w:space="0" w:color="auto"/>
                    <w:right w:val="none" w:sz="0" w:space="0" w:color="auto"/>
                  </w:divBdr>
                  <w:divsChild>
                    <w:div w:id="375468638">
                      <w:marLeft w:val="0"/>
                      <w:marRight w:val="0"/>
                      <w:marTop w:val="0"/>
                      <w:marBottom w:val="0"/>
                      <w:divBdr>
                        <w:top w:val="none" w:sz="0" w:space="0" w:color="auto"/>
                        <w:left w:val="none" w:sz="0" w:space="0" w:color="auto"/>
                        <w:bottom w:val="none" w:sz="0" w:space="0" w:color="auto"/>
                        <w:right w:val="none" w:sz="0" w:space="0" w:color="auto"/>
                      </w:divBdr>
                    </w:div>
                  </w:divsChild>
                </w:div>
                <w:div w:id="755827602">
                  <w:marLeft w:val="0"/>
                  <w:marRight w:val="0"/>
                  <w:marTop w:val="0"/>
                  <w:marBottom w:val="0"/>
                  <w:divBdr>
                    <w:top w:val="none" w:sz="0" w:space="0" w:color="auto"/>
                    <w:left w:val="none" w:sz="0" w:space="0" w:color="auto"/>
                    <w:bottom w:val="none" w:sz="0" w:space="0" w:color="auto"/>
                    <w:right w:val="none" w:sz="0" w:space="0" w:color="auto"/>
                  </w:divBdr>
                  <w:divsChild>
                    <w:div w:id="2064021190">
                      <w:marLeft w:val="0"/>
                      <w:marRight w:val="0"/>
                      <w:marTop w:val="0"/>
                      <w:marBottom w:val="0"/>
                      <w:divBdr>
                        <w:top w:val="none" w:sz="0" w:space="0" w:color="auto"/>
                        <w:left w:val="none" w:sz="0" w:space="0" w:color="auto"/>
                        <w:bottom w:val="none" w:sz="0" w:space="0" w:color="auto"/>
                        <w:right w:val="none" w:sz="0" w:space="0" w:color="auto"/>
                      </w:divBdr>
                    </w:div>
                  </w:divsChild>
                </w:div>
                <w:div w:id="429089476">
                  <w:marLeft w:val="0"/>
                  <w:marRight w:val="0"/>
                  <w:marTop w:val="0"/>
                  <w:marBottom w:val="0"/>
                  <w:divBdr>
                    <w:top w:val="none" w:sz="0" w:space="0" w:color="auto"/>
                    <w:left w:val="none" w:sz="0" w:space="0" w:color="auto"/>
                    <w:bottom w:val="none" w:sz="0" w:space="0" w:color="auto"/>
                    <w:right w:val="none" w:sz="0" w:space="0" w:color="auto"/>
                  </w:divBdr>
                  <w:divsChild>
                    <w:div w:id="1927956195">
                      <w:marLeft w:val="0"/>
                      <w:marRight w:val="0"/>
                      <w:marTop w:val="0"/>
                      <w:marBottom w:val="0"/>
                      <w:divBdr>
                        <w:top w:val="none" w:sz="0" w:space="0" w:color="auto"/>
                        <w:left w:val="none" w:sz="0" w:space="0" w:color="auto"/>
                        <w:bottom w:val="none" w:sz="0" w:space="0" w:color="auto"/>
                        <w:right w:val="none" w:sz="0" w:space="0" w:color="auto"/>
                      </w:divBdr>
                    </w:div>
                  </w:divsChild>
                </w:div>
                <w:div w:id="2001157583">
                  <w:marLeft w:val="0"/>
                  <w:marRight w:val="0"/>
                  <w:marTop w:val="0"/>
                  <w:marBottom w:val="0"/>
                  <w:divBdr>
                    <w:top w:val="none" w:sz="0" w:space="0" w:color="auto"/>
                    <w:left w:val="none" w:sz="0" w:space="0" w:color="auto"/>
                    <w:bottom w:val="none" w:sz="0" w:space="0" w:color="auto"/>
                    <w:right w:val="none" w:sz="0" w:space="0" w:color="auto"/>
                  </w:divBdr>
                  <w:divsChild>
                    <w:div w:id="350497631">
                      <w:marLeft w:val="0"/>
                      <w:marRight w:val="0"/>
                      <w:marTop w:val="0"/>
                      <w:marBottom w:val="0"/>
                      <w:divBdr>
                        <w:top w:val="none" w:sz="0" w:space="0" w:color="auto"/>
                        <w:left w:val="none" w:sz="0" w:space="0" w:color="auto"/>
                        <w:bottom w:val="none" w:sz="0" w:space="0" w:color="auto"/>
                        <w:right w:val="none" w:sz="0" w:space="0" w:color="auto"/>
                      </w:divBdr>
                    </w:div>
                  </w:divsChild>
                </w:div>
                <w:div w:id="1587153937">
                  <w:marLeft w:val="0"/>
                  <w:marRight w:val="0"/>
                  <w:marTop w:val="0"/>
                  <w:marBottom w:val="0"/>
                  <w:divBdr>
                    <w:top w:val="none" w:sz="0" w:space="0" w:color="auto"/>
                    <w:left w:val="none" w:sz="0" w:space="0" w:color="auto"/>
                    <w:bottom w:val="none" w:sz="0" w:space="0" w:color="auto"/>
                    <w:right w:val="none" w:sz="0" w:space="0" w:color="auto"/>
                  </w:divBdr>
                  <w:divsChild>
                    <w:div w:id="1034503225">
                      <w:marLeft w:val="0"/>
                      <w:marRight w:val="0"/>
                      <w:marTop w:val="0"/>
                      <w:marBottom w:val="0"/>
                      <w:divBdr>
                        <w:top w:val="none" w:sz="0" w:space="0" w:color="auto"/>
                        <w:left w:val="none" w:sz="0" w:space="0" w:color="auto"/>
                        <w:bottom w:val="none" w:sz="0" w:space="0" w:color="auto"/>
                        <w:right w:val="none" w:sz="0" w:space="0" w:color="auto"/>
                      </w:divBdr>
                    </w:div>
                  </w:divsChild>
                </w:div>
                <w:div w:id="1840582327">
                  <w:marLeft w:val="0"/>
                  <w:marRight w:val="0"/>
                  <w:marTop w:val="0"/>
                  <w:marBottom w:val="0"/>
                  <w:divBdr>
                    <w:top w:val="none" w:sz="0" w:space="0" w:color="auto"/>
                    <w:left w:val="none" w:sz="0" w:space="0" w:color="auto"/>
                    <w:bottom w:val="none" w:sz="0" w:space="0" w:color="auto"/>
                    <w:right w:val="none" w:sz="0" w:space="0" w:color="auto"/>
                  </w:divBdr>
                  <w:divsChild>
                    <w:div w:id="1655253468">
                      <w:marLeft w:val="0"/>
                      <w:marRight w:val="0"/>
                      <w:marTop w:val="0"/>
                      <w:marBottom w:val="0"/>
                      <w:divBdr>
                        <w:top w:val="none" w:sz="0" w:space="0" w:color="auto"/>
                        <w:left w:val="none" w:sz="0" w:space="0" w:color="auto"/>
                        <w:bottom w:val="none" w:sz="0" w:space="0" w:color="auto"/>
                        <w:right w:val="none" w:sz="0" w:space="0" w:color="auto"/>
                      </w:divBdr>
                    </w:div>
                  </w:divsChild>
                </w:div>
                <w:div w:id="332756368">
                  <w:marLeft w:val="0"/>
                  <w:marRight w:val="0"/>
                  <w:marTop w:val="0"/>
                  <w:marBottom w:val="0"/>
                  <w:divBdr>
                    <w:top w:val="none" w:sz="0" w:space="0" w:color="auto"/>
                    <w:left w:val="none" w:sz="0" w:space="0" w:color="auto"/>
                    <w:bottom w:val="none" w:sz="0" w:space="0" w:color="auto"/>
                    <w:right w:val="none" w:sz="0" w:space="0" w:color="auto"/>
                  </w:divBdr>
                  <w:divsChild>
                    <w:div w:id="25613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92418">
          <w:marLeft w:val="0"/>
          <w:marRight w:val="0"/>
          <w:marTop w:val="0"/>
          <w:marBottom w:val="0"/>
          <w:divBdr>
            <w:top w:val="none" w:sz="0" w:space="0" w:color="auto"/>
            <w:left w:val="none" w:sz="0" w:space="0" w:color="auto"/>
            <w:bottom w:val="none" w:sz="0" w:space="0" w:color="auto"/>
            <w:right w:val="none" w:sz="0" w:space="0" w:color="auto"/>
          </w:divBdr>
        </w:div>
        <w:div w:id="360714540">
          <w:marLeft w:val="0"/>
          <w:marRight w:val="0"/>
          <w:marTop w:val="0"/>
          <w:marBottom w:val="0"/>
          <w:divBdr>
            <w:top w:val="none" w:sz="0" w:space="0" w:color="auto"/>
            <w:left w:val="none" w:sz="0" w:space="0" w:color="auto"/>
            <w:bottom w:val="none" w:sz="0" w:space="0" w:color="auto"/>
            <w:right w:val="none" w:sz="0" w:space="0" w:color="auto"/>
          </w:divBdr>
        </w:div>
        <w:div w:id="1199513625">
          <w:marLeft w:val="0"/>
          <w:marRight w:val="0"/>
          <w:marTop w:val="0"/>
          <w:marBottom w:val="0"/>
          <w:divBdr>
            <w:top w:val="none" w:sz="0" w:space="0" w:color="auto"/>
            <w:left w:val="none" w:sz="0" w:space="0" w:color="auto"/>
            <w:bottom w:val="none" w:sz="0" w:space="0" w:color="auto"/>
            <w:right w:val="none" w:sz="0" w:space="0" w:color="auto"/>
          </w:divBdr>
        </w:div>
        <w:div w:id="769738075">
          <w:marLeft w:val="0"/>
          <w:marRight w:val="0"/>
          <w:marTop w:val="0"/>
          <w:marBottom w:val="0"/>
          <w:divBdr>
            <w:top w:val="none" w:sz="0" w:space="0" w:color="auto"/>
            <w:left w:val="none" w:sz="0" w:space="0" w:color="auto"/>
            <w:bottom w:val="none" w:sz="0" w:space="0" w:color="auto"/>
            <w:right w:val="none" w:sz="0" w:space="0" w:color="auto"/>
          </w:divBdr>
          <w:divsChild>
            <w:div w:id="771126264">
              <w:marLeft w:val="-75"/>
              <w:marRight w:val="0"/>
              <w:marTop w:val="30"/>
              <w:marBottom w:val="30"/>
              <w:divBdr>
                <w:top w:val="none" w:sz="0" w:space="0" w:color="auto"/>
                <w:left w:val="none" w:sz="0" w:space="0" w:color="auto"/>
                <w:bottom w:val="none" w:sz="0" w:space="0" w:color="auto"/>
                <w:right w:val="none" w:sz="0" w:space="0" w:color="auto"/>
              </w:divBdr>
              <w:divsChild>
                <w:div w:id="129906315">
                  <w:marLeft w:val="0"/>
                  <w:marRight w:val="0"/>
                  <w:marTop w:val="0"/>
                  <w:marBottom w:val="0"/>
                  <w:divBdr>
                    <w:top w:val="none" w:sz="0" w:space="0" w:color="auto"/>
                    <w:left w:val="none" w:sz="0" w:space="0" w:color="auto"/>
                    <w:bottom w:val="none" w:sz="0" w:space="0" w:color="auto"/>
                    <w:right w:val="none" w:sz="0" w:space="0" w:color="auto"/>
                  </w:divBdr>
                  <w:divsChild>
                    <w:div w:id="27028301">
                      <w:marLeft w:val="0"/>
                      <w:marRight w:val="0"/>
                      <w:marTop w:val="0"/>
                      <w:marBottom w:val="0"/>
                      <w:divBdr>
                        <w:top w:val="none" w:sz="0" w:space="0" w:color="auto"/>
                        <w:left w:val="none" w:sz="0" w:space="0" w:color="auto"/>
                        <w:bottom w:val="none" w:sz="0" w:space="0" w:color="auto"/>
                        <w:right w:val="none" w:sz="0" w:space="0" w:color="auto"/>
                      </w:divBdr>
                    </w:div>
                  </w:divsChild>
                </w:div>
                <w:div w:id="1868643548">
                  <w:marLeft w:val="0"/>
                  <w:marRight w:val="0"/>
                  <w:marTop w:val="0"/>
                  <w:marBottom w:val="0"/>
                  <w:divBdr>
                    <w:top w:val="none" w:sz="0" w:space="0" w:color="auto"/>
                    <w:left w:val="none" w:sz="0" w:space="0" w:color="auto"/>
                    <w:bottom w:val="none" w:sz="0" w:space="0" w:color="auto"/>
                    <w:right w:val="none" w:sz="0" w:space="0" w:color="auto"/>
                  </w:divBdr>
                  <w:divsChild>
                    <w:div w:id="278487076">
                      <w:marLeft w:val="0"/>
                      <w:marRight w:val="0"/>
                      <w:marTop w:val="0"/>
                      <w:marBottom w:val="0"/>
                      <w:divBdr>
                        <w:top w:val="none" w:sz="0" w:space="0" w:color="auto"/>
                        <w:left w:val="none" w:sz="0" w:space="0" w:color="auto"/>
                        <w:bottom w:val="none" w:sz="0" w:space="0" w:color="auto"/>
                        <w:right w:val="none" w:sz="0" w:space="0" w:color="auto"/>
                      </w:divBdr>
                    </w:div>
                  </w:divsChild>
                </w:div>
                <w:div w:id="1287008209">
                  <w:marLeft w:val="0"/>
                  <w:marRight w:val="0"/>
                  <w:marTop w:val="0"/>
                  <w:marBottom w:val="0"/>
                  <w:divBdr>
                    <w:top w:val="none" w:sz="0" w:space="0" w:color="auto"/>
                    <w:left w:val="none" w:sz="0" w:space="0" w:color="auto"/>
                    <w:bottom w:val="none" w:sz="0" w:space="0" w:color="auto"/>
                    <w:right w:val="none" w:sz="0" w:space="0" w:color="auto"/>
                  </w:divBdr>
                  <w:divsChild>
                    <w:div w:id="1639726683">
                      <w:marLeft w:val="0"/>
                      <w:marRight w:val="0"/>
                      <w:marTop w:val="0"/>
                      <w:marBottom w:val="0"/>
                      <w:divBdr>
                        <w:top w:val="none" w:sz="0" w:space="0" w:color="auto"/>
                        <w:left w:val="none" w:sz="0" w:space="0" w:color="auto"/>
                        <w:bottom w:val="none" w:sz="0" w:space="0" w:color="auto"/>
                        <w:right w:val="none" w:sz="0" w:space="0" w:color="auto"/>
                      </w:divBdr>
                    </w:div>
                  </w:divsChild>
                </w:div>
                <w:div w:id="2014994071">
                  <w:marLeft w:val="0"/>
                  <w:marRight w:val="0"/>
                  <w:marTop w:val="0"/>
                  <w:marBottom w:val="0"/>
                  <w:divBdr>
                    <w:top w:val="none" w:sz="0" w:space="0" w:color="auto"/>
                    <w:left w:val="none" w:sz="0" w:space="0" w:color="auto"/>
                    <w:bottom w:val="none" w:sz="0" w:space="0" w:color="auto"/>
                    <w:right w:val="none" w:sz="0" w:space="0" w:color="auto"/>
                  </w:divBdr>
                  <w:divsChild>
                    <w:div w:id="2110002778">
                      <w:marLeft w:val="0"/>
                      <w:marRight w:val="0"/>
                      <w:marTop w:val="0"/>
                      <w:marBottom w:val="0"/>
                      <w:divBdr>
                        <w:top w:val="none" w:sz="0" w:space="0" w:color="auto"/>
                        <w:left w:val="none" w:sz="0" w:space="0" w:color="auto"/>
                        <w:bottom w:val="none" w:sz="0" w:space="0" w:color="auto"/>
                        <w:right w:val="none" w:sz="0" w:space="0" w:color="auto"/>
                      </w:divBdr>
                    </w:div>
                  </w:divsChild>
                </w:div>
                <w:div w:id="85274763">
                  <w:marLeft w:val="0"/>
                  <w:marRight w:val="0"/>
                  <w:marTop w:val="0"/>
                  <w:marBottom w:val="0"/>
                  <w:divBdr>
                    <w:top w:val="none" w:sz="0" w:space="0" w:color="auto"/>
                    <w:left w:val="none" w:sz="0" w:space="0" w:color="auto"/>
                    <w:bottom w:val="none" w:sz="0" w:space="0" w:color="auto"/>
                    <w:right w:val="none" w:sz="0" w:space="0" w:color="auto"/>
                  </w:divBdr>
                  <w:divsChild>
                    <w:div w:id="1988587411">
                      <w:marLeft w:val="0"/>
                      <w:marRight w:val="0"/>
                      <w:marTop w:val="0"/>
                      <w:marBottom w:val="0"/>
                      <w:divBdr>
                        <w:top w:val="none" w:sz="0" w:space="0" w:color="auto"/>
                        <w:left w:val="none" w:sz="0" w:space="0" w:color="auto"/>
                        <w:bottom w:val="none" w:sz="0" w:space="0" w:color="auto"/>
                        <w:right w:val="none" w:sz="0" w:space="0" w:color="auto"/>
                      </w:divBdr>
                    </w:div>
                  </w:divsChild>
                </w:div>
                <w:div w:id="942029969">
                  <w:marLeft w:val="0"/>
                  <w:marRight w:val="0"/>
                  <w:marTop w:val="0"/>
                  <w:marBottom w:val="0"/>
                  <w:divBdr>
                    <w:top w:val="none" w:sz="0" w:space="0" w:color="auto"/>
                    <w:left w:val="none" w:sz="0" w:space="0" w:color="auto"/>
                    <w:bottom w:val="none" w:sz="0" w:space="0" w:color="auto"/>
                    <w:right w:val="none" w:sz="0" w:space="0" w:color="auto"/>
                  </w:divBdr>
                  <w:divsChild>
                    <w:div w:id="1614095774">
                      <w:marLeft w:val="0"/>
                      <w:marRight w:val="0"/>
                      <w:marTop w:val="0"/>
                      <w:marBottom w:val="0"/>
                      <w:divBdr>
                        <w:top w:val="none" w:sz="0" w:space="0" w:color="auto"/>
                        <w:left w:val="none" w:sz="0" w:space="0" w:color="auto"/>
                        <w:bottom w:val="none" w:sz="0" w:space="0" w:color="auto"/>
                        <w:right w:val="none" w:sz="0" w:space="0" w:color="auto"/>
                      </w:divBdr>
                    </w:div>
                  </w:divsChild>
                </w:div>
                <w:div w:id="620265409">
                  <w:marLeft w:val="0"/>
                  <w:marRight w:val="0"/>
                  <w:marTop w:val="0"/>
                  <w:marBottom w:val="0"/>
                  <w:divBdr>
                    <w:top w:val="none" w:sz="0" w:space="0" w:color="auto"/>
                    <w:left w:val="none" w:sz="0" w:space="0" w:color="auto"/>
                    <w:bottom w:val="none" w:sz="0" w:space="0" w:color="auto"/>
                    <w:right w:val="none" w:sz="0" w:space="0" w:color="auto"/>
                  </w:divBdr>
                  <w:divsChild>
                    <w:div w:id="358285513">
                      <w:marLeft w:val="0"/>
                      <w:marRight w:val="0"/>
                      <w:marTop w:val="0"/>
                      <w:marBottom w:val="0"/>
                      <w:divBdr>
                        <w:top w:val="none" w:sz="0" w:space="0" w:color="auto"/>
                        <w:left w:val="none" w:sz="0" w:space="0" w:color="auto"/>
                        <w:bottom w:val="none" w:sz="0" w:space="0" w:color="auto"/>
                        <w:right w:val="none" w:sz="0" w:space="0" w:color="auto"/>
                      </w:divBdr>
                    </w:div>
                  </w:divsChild>
                </w:div>
                <w:div w:id="231281478">
                  <w:marLeft w:val="0"/>
                  <w:marRight w:val="0"/>
                  <w:marTop w:val="0"/>
                  <w:marBottom w:val="0"/>
                  <w:divBdr>
                    <w:top w:val="none" w:sz="0" w:space="0" w:color="auto"/>
                    <w:left w:val="none" w:sz="0" w:space="0" w:color="auto"/>
                    <w:bottom w:val="none" w:sz="0" w:space="0" w:color="auto"/>
                    <w:right w:val="none" w:sz="0" w:space="0" w:color="auto"/>
                  </w:divBdr>
                  <w:divsChild>
                    <w:div w:id="1079016330">
                      <w:marLeft w:val="0"/>
                      <w:marRight w:val="0"/>
                      <w:marTop w:val="0"/>
                      <w:marBottom w:val="0"/>
                      <w:divBdr>
                        <w:top w:val="none" w:sz="0" w:space="0" w:color="auto"/>
                        <w:left w:val="none" w:sz="0" w:space="0" w:color="auto"/>
                        <w:bottom w:val="none" w:sz="0" w:space="0" w:color="auto"/>
                        <w:right w:val="none" w:sz="0" w:space="0" w:color="auto"/>
                      </w:divBdr>
                    </w:div>
                  </w:divsChild>
                </w:div>
                <w:div w:id="1567645761">
                  <w:marLeft w:val="0"/>
                  <w:marRight w:val="0"/>
                  <w:marTop w:val="0"/>
                  <w:marBottom w:val="0"/>
                  <w:divBdr>
                    <w:top w:val="none" w:sz="0" w:space="0" w:color="auto"/>
                    <w:left w:val="none" w:sz="0" w:space="0" w:color="auto"/>
                    <w:bottom w:val="none" w:sz="0" w:space="0" w:color="auto"/>
                    <w:right w:val="none" w:sz="0" w:space="0" w:color="auto"/>
                  </w:divBdr>
                  <w:divsChild>
                    <w:div w:id="2030182612">
                      <w:marLeft w:val="0"/>
                      <w:marRight w:val="0"/>
                      <w:marTop w:val="0"/>
                      <w:marBottom w:val="0"/>
                      <w:divBdr>
                        <w:top w:val="none" w:sz="0" w:space="0" w:color="auto"/>
                        <w:left w:val="none" w:sz="0" w:space="0" w:color="auto"/>
                        <w:bottom w:val="none" w:sz="0" w:space="0" w:color="auto"/>
                        <w:right w:val="none" w:sz="0" w:space="0" w:color="auto"/>
                      </w:divBdr>
                      <w:divsChild>
                        <w:div w:id="46808652">
                          <w:marLeft w:val="0"/>
                          <w:marRight w:val="0"/>
                          <w:marTop w:val="0"/>
                          <w:marBottom w:val="0"/>
                          <w:divBdr>
                            <w:top w:val="none" w:sz="0" w:space="0" w:color="auto"/>
                            <w:left w:val="none" w:sz="0" w:space="0" w:color="auto"/>
                            <w:bottom w:val="none" w:sz="0" w:space="0" w:color="auto"/>
                            <w:right w:val="none" w:sz="0" w:space="0" w:color="auto"/>
                          </w:divBdr>
                          <w:divsChild>
                            <w:div w:id="1650939650">
                              <w:marLeft w:val="0"/>
                              <w:marRight w:val="0"/>
                              <w:marTop w:val="0"/>
                              <w:marBottom w:val="0"/>
                              <w:divBdr>
                                <w:top w:val="none" w:sz="0" w:space="0" w:color="auto"/>
                                <w:left w:val="none" w:sz="0" w:space="0" w:color="auto"/>
                                <w:bottom w:val="none" w:sz="0" w:space="0" w:color="auto"/>
                                <w:right w:val="none" w:sz="0" w:space="0" w:color="auto"/>
                              </w:divBdr>
                              <w:divsChild>
                                <w:div w:id="1098060837">
                                  <w:marLeft w:val="0"/>
                                  <w:marRight w:val="0"/>
                                  <w:marTop w:val="0"/>
                                  <w:marBottom w:val="0"/>
                                  <w:divBdr>
                                    <w:top w:val="none" w:sz="0" w:space="0" w:color="auto"/>
                                    <w:left w:val="none" w:sz="0" w:space="0" w:color="auto"/>
                                    <w:bottom w:val="none" w:sz="0" w:space="0" w:color="auto"/>
                                    <w:right w:val="none" w:sz="0" w:space="0" w:color="auto"/>
                                  </w:divBdr>
                                  <w:divsChild>
                                    <w:div w:id="167854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691237">
                      <w:marLeft w:val="0"/>
                      <w:marRight w:val="0"/>
                      <w:marTop w:val="0"/>
                      <w:marBottom w:val="0"/>
                      <w:divBdr>
                        <w:top w:val="none" w:sz="0" w:space="0" w:color="auto"/>
                        <w:left w:val="none" w:sz="0" w:space="0" w:color="auto"/>
                        <w:bottom w:val="none" w:sz="0" w:space="0" w:color="auto"/>
                        <w:right w:val="none" w:sz="0" w:space="0" w:color="auto"/>
                      </w:divBdr>
                    </w:div>
                  </w:divsChild>
                </w:div>
                <w:div w:id="1884630213">
                  <w:marLeft w:val="0"/>
                  <w:marRight w:val="0"/>
                  <w:marTop w:val="0"/>
                  <w:marBottom w:val="0"/>
                  <w:divBdr>
                    <w:top w:val="none" w:sz="0" w:space="0" w:color="auto"/>
                    <w:left w:val="none" w:sz="0" w:space="0" w:color="auto"/>
                    <w:bottom w:val="none" w:sz="0" w:space="0" w:color="auto"/>
                    <w:right w:val="none" w:sz="0" w:space="0" w:color="auto"/>
                  </w:divBdr>
                  <w:divsChild>
                    <w:div w:id="1209878122">
                      <w:marLeft w:val="0"/>
                      <w:marRight w:val="0"/>
                      <w:marTop w:val="0"/>
                      <w:marBottom w:val="0"/>
                      <w:divBdr>
                        <w:top w:val="none" w:sz="0" w:space="0" w:color="auto"/>
                        <w:left w:val="none" w:sz="0" w:space="0" w:color="auto"/>
                        <w:bottom w:val="none" w:sz="0" w:space="0" w:color="auto"/>
                        <w:right w:val="none" w:sz="0" w:space="0" w:color="auto"/>
                      </w:divBdr>
                    </w:div>
                  </w:divsChild>
                </w:div>
                <w:div w:id="1995378044">
                  <w:marLeft w:val="0"/>
                  <w:marRight w:val="0"/>
                  <w:marTop w:val="0"/>
                  <w:marBottom w:val="0"/>
                  <w:divBdr>
                    <w:top w:val="none" w:sz="0" w:space="0" w:color="auto"/>
                    <w:left w:val="none" w:sz="0" w:space="0" w:color="auto"/>
                    <w:bottom w:val="none" w:sz="0" w:space="0" w:color="auto"/>
                    <w:right w:val="none" w:sz="0" w:space="0" w:color="auto"/>
                  </w:divBdr>
                  <w:divsChild>
                    <w:div w:id="666203210">
                      <w:marLeft w:val="0"/>
                      <w:marRight w:val="0"/>
                      <w:marTop w:val="0"/>
                      <w:marBottom w:val="0"/>
                      <w:divBdr>
                        <w:top w:val="none" w:sz="0" w:space="0" w:color="auto"/>
                        <w:left w:val="none" w:sz="0" w:space="0" w:color="auto"/>
                        <w:bottom w:val="none" w:sz="0" w:space="0" w:color="auto"/>
                        <w:right w:val="none" w:sz="0" w:space="0" w:color="auto"/>
                      </w:divBdr>
                    </w:div>
                  </w:divsChild>
                </w:div>
                <w:div w:id="2075153630">
                  <w:marLeft w:val="0"/>
                  <w:marRight w:val="0"/>
                  <w:marTop w:val="0"/>
                  <w:marBottom w:val="0"/>
                  <w:divBdr>
                    <w:top w:val="none" w:sz="0" w:space="0" w:color="auto"/>
                    <w:left w:val="none" w:sz="0" w:space="0" w:color="auto"/>
                    <w:bottom w:val="none" w:sz="0" w:space="0" w:color="auto"/>
                    <w:right w:val="none" w:sz="0" w:space="0" w:color="auto"/>
                  </w:divBdr>
                  <w:divsChild>
                    <w:div w:id="1192376794">
                      <w:marLeft w:val="0"/>
                      <w:marRight w:val="0"/>
                      <w:marTop w:val="0"/>
                      <w:marBottom w:val="0"/>
                      <w:divBdr>
                        <w:top w:val="none" w:sz="0" w:space="0" w:color="auto"/>
                        <w:left w:val="none" w:sz="0" w:space="0" w:color="auto"/>
                        <w:bottom w:val="none" w:sz="0" w:space="0" w:color="auto"/>
                        <w:right w:val="none" w:sz="0" w:space="0" w:color="auto"/>
                      </w:divBdr>
                    </w:div>
                  </w:divsChild>
                </w:div>
                <w:div w:id="1890458218">
                  <w:marLeft w:val="0"/>
                  <w:marRight w:val="0"/>
                  <w:marTop w:val="0"/>
                  <w:marBottom w:val="0"/>
                  <w:divBdr>
                    <w:top w:val="none" w:sz="0" w:space="0" w:color="auto"/>
                    <w:left w:val="none" w:sz="0" w:space="0" w:color="auto"/>
                    <w:bottom w:val="none" w:sz="0" w:space="0" w:color="auto"/>
                    <w:right w:val="none" w:sz="0" w:space="0" w:color="auto"/>
                  </w:divBdr>
                  <w:divsChild>
                    <w:div w:id="1766727625">
                      <w:marLeft w:val="0"/>
                      <w:marRight w:val="0"/>
                      <w:marTop w:val="0"/>
                      <w:marBottom w:val="0"/>
                      <w:divBdr>
                        <w:top w:val="none" w:sz="0" w:space="0" w:color="auto"/>
                        <w:left w:val="none" w:sz="0" w:space="0" w:color="auto"/>
                        <w:bottom w:val="none" w:sz="0" w:space="0" w:color="auto"/>
                        <w:right w:val="none" w:sz="0" w:space="0" w:color="auto"/>
                      </w:divBdr>
                    </w:div>
                  </w:divsChild>
                </w:div>
                <w:div w:id="2040809539">
                  <w:marLeft w:val="0"/>
                  <w:marRight w:val="0"/>
                  <w:marTop w:val="0"/>
                  <w:marBottom w:val="0"/>
                  <w:divBdr>
                    <w:top w:val="none" w:sz="0" w:space="0" w:color="auto"/>
                    <w:left w:val="none" w:sz="0" w:space="0" w:color="auto"/>
                    <w:bottom w:val="none" w:sz="0" w:space="0" w:color="auto"/>
                    <w:right w:val="none" w:sz="0" w:space="0" w:color="auto"/>
                  </w:divBdr>
                  <w:divsChild>
                    <w:div w:id="1558664184">
                      <w:marLeft w:val="0"/>
                      <w:marRight w:val="0"/>
                      <w:marTop w:val="0"/>
                      <w:marBottom w:val="0"/>
                      <w:divBdr>
                        <w:top w:val="none" w:sz="0" w:space="0" w:color="auto"/>
                        <w:left w:val="none" w:sz="0" w:space="0" w:color="auto"/>
                        <w:bottom w:val="none" w:sz="0" w:space="0" w:color="auto"/>
                        <w:right w:val="none" w:sz="0" w:space="0" w:color="auto"/>
                      </w:divBdr>
                    </w:div>
                  </w:divsChild>
                </w:div>
                <w:div w:id="65034710">
                  <w:marLeft w:val="0"/>
                  <w:marRight w:val="0"/>
                  <w:marTop w:val="0"/>
                  <w:marBottom w:val="0"/>
                  <w:divBdr>
                    <w:top w:val="none" w:sz="0" w:space="0" w:color="auto"/>
                    <w:left w:val="none" w:sz="0" w:space="0" w:color="auto"/>
                    <w:bottom w:val="none" w:sz="0" w:space="0" w:color="auto"/>
                    <w:right w:val="none" w:sz="0" w:space="0" w:color="auto"/>
                  </w:divBdr>
                  <w:divsChild>
                    <w:div w:id="1234586482">
                      <w:marLeft w:val="0"/>
                      <w:marRight w:val="0"/>
                      <w:marTop w:val="0"/>
                      <w:marBottom w:val="0"/>
                      <w:divBdr>
                        <w:top w:val="none" w:sz="0" w:space="0" w:color="auto"/>
                        <w:left w:val="none" w:sz="0" w:space="0" w:color="auto"/>
                        <w:bottom w:val="none" w:sz="0" w:space="0" w:color="auto"/>
                        <w:right w:val="none" w:sz="0" w:space="0" w:color="auto"/>
                      </w:divBdr>
                    </w:div>
                  </w:divsChild>
                </w:div>
                <w:div w:id="863832229">
                  <w:marLeft w:val="0"/>
                  <w:marRight w:val="0"/>
                  <w:marTop w:val="0"/>
                  <w:marBottom w:val="0"/>
                  <w:divBdr>
                    <w:top w:val="none" w:sz="0" w:space="0" w:color="auto"/>
                    <w:left w:val="none" w:sz="0" w:space="0" w:color="auto"/>
                    <w:bottom w:val="none" w:sz="0" w:space="0" w:color="auto"/>
                    <w:right w:val="none" w:sz="0" w:space="0" w:color="auto"/>
                  </w:divBdr>
                  <w:divsChild>
                    <w:div w:id="48774133">
                      <w:marLeft w:val="0"/>
                      <w:marRight w:val="0"/>
                      <w:marTop w:val="0"/>
                      <w:marBottom w:val="0"/>
                      <w:divBdr>
                        <w:top w:val="none" w:sz="0" w:space="0" w:color="auto"/>
                        <w:left w:val="none" w:sz="0" w:space="0" w:color="auto"/>
                        <w:bottom w:val="none" w:sz="0" w:space="0" w:color="auto"/>
                        <w:right w:val="none" w:sz="0" w:space="0" w:color="auto"/>
                      </w:divBdr>
                    </w:div>
                  </w:divsChild>
                </w:div>
                <w:div w:id="903220744">
                  <w:marLeft w:val="0"/>
                  <w:marRight w:val="0"/>
                  <w:marTop w:val="0"/>
                  <w:marBottom w:val="0"/>
                  <w:divBdr>
                    <w:top w:val="none" w:sz="0" w:space="0" w:color="auto"/>
                    <w:left w:val="none" w:sz="0" w:space="0" w:color="auto"/>
                    <w:bottom w:val="none" w:sz="0" w:space="0" w:color="auto"/>
                    <w:right w:val="none" w:sz="0" w:space="0" w:color="auto"/>
                  </w:divBdr>
                  <w:divsChild>
                    <w:div w:id="631718911">
                      <w:marLeft w:val="0"/>
                      <w:marRight w:val="0"/>
                      <w:marTop w:val="0"/>
                      <w:marBottom w:val="0"/>
                      <w:divBdr>
                        <w:top w:val="none" w:sz="0" w:space="0" w:color="auto"/>
                        <w:left w:val="none" w:sz="0" w:space="0" w:color="auto"/>
                        <w:bottom w:val="none" w:sz="0" w:space="0" w:color="auto"/>
                        <w:right w:val="none" w:sz="0" w:space="0" w:color="auto"/>
                      </w:divBdr>
                    </w:div>
                  </w:divsChild>
                </w:div>
                <w:div w:id="668412787">
                  <w:marLeft w:val="0"/>
                  <w:marRight w:val="0"/>
                  <w:marTop w:val="0"/>
                  <w:marBottom w:val="0"/>
                  <w:divBdr>
                    <w:top w:val="none" w:sz="0" w:space="0" w:color="auto"/>
                    <w:left w:val="none" w:sz="0" w:space="0" w:color="auto"/>
                    <w:bottom w:val="none" w:sz="0" w:space="0" w:color="auto"/>
                    <w:right w:val="none" w:sz="0" w:space="0" w:color="auto"/>
                  </w:divBdr>
                  <w:divsChild>
                    <w:div w:id="1851722344">
                      <w:marLeft w:val="0"/>
                      <w:marRight w:val="0"/>
                      <w:marTop w:val="0"/>
                      <w:marBottom w:val="0"/>
                      <w:divBdr>
                        <w:top w:val="none" w:sz="0" w:space="0" w:color="auto"/>
                        <w:left w:val="none" w:sz="0" w:space="0" w:color="auto"/>
                        <w:bottom w:val="none" w:sz="0" w:space="0" w:color="auto"/>
                        <w:right w:val="none" w:sz="0" w:space="0" w:color="auto"/>
                      </w:divBdr>
                      <w:divsChild>
                        <w:div w:id="13121636">
                          <w:marLeft w:val="0"/>
                          <w:marRight w:val="0"/>
                          <w:marTop w:val="0"/>
                          <w:marBottom w:val="0"/>
                          <w:divBdr>
                            <w:top w:val="none" w:sz="0" w:space="0" w:color="auto"/>
                            <w:left w:val="none" w:sz="0" w:space="0" w:color="auto"/>
                            <w:bottom w:val="none" w:sz="0" w:space="0" w:color="auto"/>
                            <w:right w:val="none" w:sz="0" w:space="0" w:color="auto"/>
                          </w:divBdr>
                          <w:divsChild>
                            <w:div w:id="505437697">
                              <w:marLeft w:val="0"/>
                              <w:marRight w:val="0"/>
                              <w:marTop w:val="0"/>
                              <w:marBottom w:val="0"/>
                              <w:divBdr>
                                <w:top w:val="none" w:sz="0" w:space="0" w:color="auto"/>
                                <w:left w:val="none" w:sz="0" w:space="0" w:color="auto"/>
                                <w:bottom w:val="none" w:sz="0" w:space="0" w:color="auto"/>
                                <w:right w:val="none" w:sz="0" w:space="0" w:color="auto"/>
                              </w:divBdr>
                              <w:divsChild>
                                <w:div w:id="581598161">
                                  <w:marLeft w:val="0"/>
                                  <w:marRight w:val="0"/>
                                  <w:marTop w:val="0"/>
                                  <w:marBottom w:val="0"/>
                                  <w:divBdr>
                                    <w:top w:val="none" w:sz="0" w:space="0" w:color="auto"/>
                                    <w:left w:val="none" w:sz="0" w:space="0" w:color="auto"/>
                                    <w:bottom w:val="none" w:sz="0" w:space="0" w:color="auto"/>
                                    <w:right w:val="none" w:sz="0" w:space="0" w:color="auto"/>
                                  </w:divBdr>
                                  <w:divsChild>
                                    <w:div w:id="125042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3255">
                      <w:marLeft w:val="0"/>
                      <w:marRight w:val="0"/>
                      <w:marTop w:val="0"/>
                      <w:marBottom w:val="0"/>
                      <w:divBdr>
                        <w:top w:val="none" w:sz="0" w:space="0" w:color="auto"/>
                        <w:left w:val="none" w:sz="0" w:space="0" w:color="auto"/>
                        <w:bottom w:val="none" w:sz="0" w:space="0" w:color="auto"/>
                        <w:right w:val="none" w:sz="0" w:space="0" w:color="auto"/>
                      </w:divBdr>
                    </w:div>
                  </w:divsChild>
                </w:div>
                <w:div w:id="1882552081">
                  <w:marLeft w:val="0"/>
                  <w:marRight w:val="0"/>
                  <w:marTop w:val="0"/>
                  <w:marBottom w:val="0"/>
                  <w:divBdr>
                    <w:top w:val="none" w:sz="0" w:space="0" w:color="auto"/>
                    <w:left w:val="none" w:sz="0" w:space="0" w:color="auto"/>
                    <w:bottom w:val="none" w:sz="0" w:space="0" w:color="auto"/>
                    <w:right w:val="none" w:sz="0" w:space="0" w:color="auto"/>
                  </w:divBdr>
                  <w:divsChild>
                    <w:div w:id="2016419001">
                      <w:marLeft w:val="0"/>
                      <w:marRight w:val="0"/>
                      <w:marTop w:val="0"/>
                      <w:marBottom w:val="0"/>
                      <w:divBdr>
                        <w:top w:val="none" w:sz="0" w:space="0" w:color="auto"/>
                        <w:left w:val="none" w:sz="0" w:space="0" w:color="auto"/>
                        <w:bottom w:val="none" w:sz="0" w:space="0" w:color="auto"/>
                        <w:right w:val="none" w:sz="0" w:space="0" w:color="auto"/>
                      </w:divBdr>
                    </w:div>
                  </w:divsChild>
                </w:div>
                <w:div w:id="1740060484">
                  <w:marLeft w:val="0"/>
                  <w:marRight w:val="0"/>
                  <w:marTop w:val="0"/>
                  <w:marBottom w:val="0"/>
                  <w:divBdr>
                    <w:top w:val="none" w:sz="0" w:space="0" w:color="auto"/>
                    <w:left w:val="none" w:sz="0" w:space="0" w:color="auto"/>
                    <w:bottom w:val="none" w:sz="0" w:space="0" w:color="auto"/>
                    <w:right w:val="none" w:sz="0" w:space="0" w:color="auto"/>
                  </w:divBdr>
                  <w:divsChild>
                    <w:div w:id="2023628081">
                      <w:marLeft w:val="0"/>
                      <w:marRight w:val="0"/>
                      <w:marTop w:val="0"/>
                      <w:marBottom w:val="0"/>
                      <w:divBdr>
                        <w:top w:val="none" w:sz="0" w:space="0" w:color="auto"/>
                        <w:left w:val="none" w:sz="0" w:space="0" w:color="auto"/>
                        <w:bottom w:val="none" w:sz="0" w:space="0" w:color="auto"/>
                        <w:right w:val="none" w:sz="0" w:space="0" w:color="auto"/>
                      </w:divBdr>
                    </w:div>
                  </w:divsChild>
                </w:div>
                <w:div w:id="491871931">
                  <w:marLeft w:val="0"/>
                  <w:marRight w:val="0"/>
                  <w:marTop w:val="0"/>
                  <w:marBottom w:val="0"/>
                  <w:divBdr>
                    <w:top w:val="none" w:sz="0" w:space="0" w:color="auto"/>
                    <w:left w:val="none" w:sz="0" w:space="0" w:color="auto"/>
                    <w:bottom w:val="none" w:sz="0" w:space="0" w:color="auto"/>
                    <w:right w:val="none" w:sz="0" w:space="0" w:color="auto"/>
                  </w:divBdr>
                  <w:divsChild>
                    <w:div w:id="1203975449">
                      <w:marLeft w:val="0"/>
                      <w:marRight w:val="0"/>
                      <w:marTop w:val="0"/>
                      <w:marBottom w:val="0"/>
                      <w:divBdr>
                        <w:top w:val="none" w:sz="0" w:space="0" w:color="auto"/>
                        <w:left w:val="none" w:sz="0" w:space="0" w:color="auto"/>
                        <w:bottom w:val="none" w:sz="0" w:space="0" w:color="auto"/>
                        <w:right w:val="none" w:sz="0" w:space="0" w:color="auto"/>
                      </w:divBdr>
                    </w:div>
                  </w:divsChild>
                </w:div>
                <w:div w:id="1595631669">
                  <w:marLeft w:val="0"/>
                  <w:marRight w:val="0"/>
                  <w:marTop w:val="0"/>
                  <w:marBottom w:val="0"/>
                  <w:divBdr>
                    <w:top w:val="none" w:sz="0" w:space="0" w:color="auto"/>
                    <w:left w:val="none" w:sz="0" w:space="0" w:color="auto"/>
                    <w:bottom w:val="none" w:sz="0" w:space="0" w:color="auto"/>
                    <w:right w:val="none" w:sz="0" w:space="0" w:color="auto"/>
                  </w:divBdr>
                  <w:divsChild>
                    <w:div w:id="1342245442">
                      <w:marLeft w:val="0"/>
                      <w:marRight w:val="0"/>
                      <w:marTop w:val="0"/>
                      <w:marBottom w:val="0"/>
                      <w:divBdr>
                        <w:top w:val="none" w:sz="0" w:space="0" w:color="auto"/>
                        <w:left w:val="none" w:sz="0" w:space="0" w:color="auto"/>
                        <w:bottom w:val="none" w:sz="0" w:space="0" w:color="auto"/>
                        <w:right w:val="none" w:sz="0" w:space="0" w:color="auto"/>
                      </w:divBdr>
                    </w:div>
                    <w:div w:id="542640907">
                      <w:marLeft w:val="0"/>
                      <w:marRight w:val="0"/>
                      <w:marTop w:val="0"/>
                      <w:marBottom w:val="0"/>
                      <w:divBdr>
                        <w:top w:val="none" w:sz="0" w:space="0" w:color="auto"/>
                        <w:left w:val="none" w:sz="0" w:space="0" w:color="auto"/>
                        <w:bottom w:val="none" w:sz="0" w:space="0" w:color="auto"/>
                        <w:right w:val="none" w:sz="0" w:space="0" w:color="auto"/>
                      </w:divBdr>
                    </w:div>
                    <w:div w:id="57339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897141">
          <w:marLeft w:val="0"/>
          <w:marRight w:val="0"/>
          <w:marTop w:val="0"/>
          <w:marBottom w:val="0"/>
          <w:divBdr>
            <w:top w:val="none" w:sz="0" w:space="0" w:color="auto"/>
            <w:left w:val="none" w:sz="0" w:space="0" w:color="auto"/>
            <w:bottom w:val="none" w:sz="0" w:space="0" w:color="auto"/>
            <w:right w:val="none" w:sz="0" w:space="0" w:color="auto"/>
          </w:divBdr>
        </w:div>
        <w:div w:id="1811244325">
          <w:marLeft w:val="0"/>
          <w:marRight w:val="0"/>
          <w:marTop w:val="0"/>
          <w:marBottom w:val="0"/>
          <w:divBdr>
            <w:top w:val="none" w:sz="0" w:space="0" w:color="auto"/>
            <w:left w:val="none" w:sz="0" w:space="0" w:color="auto"/>
            <w:bottom w:val="none" w:sz="0" w:space="0" w:color="auto"/>
            <w:right w:val="none" w:sz="0" w:space="0" w:color="auto"/>
          </w:divBdr>
        </w:div>
        <w:div w:id="1384400756">
          <w:marLeft w:val="0"/>
          <w:marRight w:val="0"/>
          <w:marTop w:val="0"/>
          <w:marBottom w:val="0"/>
          <w:divBdr>
            <w:top w:val="none" w:sz="0" w:space="0" w:color="auto"/>
            <w:left w:val="none" w:sz="0" w:space="0" w:color="auto"/>
            <w:bottom w:val="none" w:sz="0" w:space="0" w:color="auto"/>
            <w:right w:val="none" w:sz="0" w:space="0" w:color="auto"/>
          </w:divBdr>
        </w:div>
        <w:div w:id="1108742872">
          <w:marLeft w:val="0"/>
          <w:marRight w:val="0"/>
          <w:marTop w:val="0"/>
          <w:marBottom w:val="0"/>
          <w:divBdr>
            <w:top w:val="none" w:sz="0" w:space="0" w:color="auto"/>
            <w:left w:val="none" w:sz="0" w:space="0" w:color="auto"/>
            <w:bottom w:val="none" w:sz="0" w:space="0" w:color="auto"/>
            <w:right w:val="none" w:sz="0" w:space="0" w:color="auto"/>
          </w:divBdr>
        </w:div>
        <w:div w:id="1790120506">
          <w:marLeft w:val="0"/>
          <w:marRight w:val="0"/>
          <w:marTop w:val="0"/>
          <w:marBottom w:val="0"/>
          <w:divBdr>
            <w:top w:val="none" w:sz="0" w:space="0" w:color="auto"/>
            <w:left w:val="none" w:sz="0" w:space="0" w:color="auto"/>
            <w:bottom w:val="none" w:sz="0" w:space="0" w:color="auto"/>
            <w:right w:val="none" w:sz="0" w:space="0" w:color="auto"/>
          </w:divBdr>
        </w:div>
        <w:div w:id="1477456481">
          <w:marLeft w:val="0"/>
          <w:marRight w:val="0"/>
          <w:marTop w:val="0"/>
          <w:marBottom w:val="0"/>
          <w:divBdr>
            <w:top w:val="none" w:sz="0" w:space="0" w:color="auto"/>
            <w:left w:val="none" w:sz="0" w:space="0" w:color="auto"/>
            <w:bottom w:val="none" w:sz="0" w:space="0" w:color="auto"/>
            <w:right w:val="none" w:sz="0" w:space="0" w:color="auto"/>
          </w:divBdr>
        </w:div>
      </w:divsChild>
    </w:div>
    <w:div w:id="1389258274">
      <w:bodyDiv w:val="1"/>
      <w:marLeft w:val="0"/>
      <w:marRight w:val="0"/>
      <w:marTop w:val="0"/>
      <w:marBottom w:val="0"/>
      <w:divBdr>
        <w:top w:val="none" w:sz="0" w:space="0" w:color="auto"/>
        <w:left w:val="none" w:sz="0" w:space="0" w:color="auto"/>
        <w:bottom w:val="none" w:sz="0" w:space="0" w:color="auto"/>
        <w:right w:val="none" w:sz="0" w:space="0" w:color="auto"/>
      </w:divBdr>
      <w:divsChild>
        <w:div w:id="74593757">
          <w:marLeft w:val="0"/>
          <w:marRight w:val="0"/>
          <w:marTop w:val="0"/>
          <w:marBottom w:val="0"/>
          <w:divBdr>
            <w:top w:val="none" w:sz="0" w:space="0" w:color="auto"/>
            <w:left w:val="none" w:sz="0" w:space="0" w:color="auto"/>
            <w:bottom w:val="none" w:sz="0" w:space="0" w:color="auto"/>
            <w:right w:val="none" w:sz="0" w:space="0" w:color="auto"/>
          </w:divBdr>
        </w:div>
        <w:div w:id="163201784">
          <w:marLeft w:val="0"/>
          <w:marRight w:val="0"/>
          <w:marTop w:val="0"/>
          <w:marBottom w:val="0"/>
          <w:divBdr>
            <w:top w:val="none" w:sz="0" w:space="0" w:color="auto"/>
            <w:left w:val="none" w:sz="0" w:space="0" w:color="auto"/>
            <w:bottom w:val="none" w:sz="0" w:space="0" w:color="auto"/>
            <w:right w:val="none" w:sz="0" w:space="0" w:color="auto"/>
          </w:divBdr>
        </w:div>
        <w:div w:id="1326860480">
          <w:marLeft w:val="0"/>
          <w:marRight w:val="0"/>
          <w:marTop w:val="0"/>
          <w:marBottom w:val="0"/>
          <w:divBdr>
            <w:top w:val="none" w:sz="0" w:space="0" w:color="auto"/>
            <w:left w:val="none" w:sz="0" w:space="0" w:color="auto"/>
            <w:bottom w:val="none" w:sz="0" w:space="0" w:color="auto"/>
            <w:right w:val="none" w:sz="0" w:space="0" w:color="auto"/>
          </w:divBdr>
        </w:div>
        <w:div w:id="904535946">
          <w:marLeft w:val="0"/>
          <w:marRight w:val="0"/>
          <w:marTop w:val="0"/>
          <w:marBottom w:val="0"/>
          <w:divBdr>
            <w:top w:val="none" w:sz="0" w:space="0" w:color="auto"/>
            <w:left w:val="none" w:sz="0" w:space="0" w:color="auto"/>
            <w:bottom w:val="none" w:sz="0" w:space="0" w:color="auto"/>
            <w:right w:val="none" w:sz="0" w:space="0" w:color="auto"/>
          </w:divBdr>
          <w:divsChild>
            <w:div w:id="1381827682">
              <w:marLeft w:val="-75"/>
              <w:marRight w:val="0"/>
              <w:marTop w:val="30"/>
              <w:marBottom w:val="30"/>
              <w:divBdr>
                <w:top w:val="none" w:sz="0" w:space="0" w:color="auto"/>
                <w:left w:val="none" w:sz="0" w:space="0" w:color="auto"/>
                <w:bottom w:val="none" w:sz="0" w:space="0" w:color="auto"/>
                <w:right w:val="none" w:sz="0" w:space="0" w:color="auto"/>
              </w:divBdr>
              <w:divsChild>
                <w:div w:id="236549530">
                  <w:marLeft w:val="0"/>
                  <w:marRight w:val="0"/>
                  <w:marTop w:val="0"/>
                  <w:marBottom w:val="0"/>
                  <w:divBdr>
                    <w:top w:val="none" w:sz="0" w:space="0" w:color="auto"/>
                    <w:left w:val="none" w:sz="0" w:space="0" w:color="auto"/>
                    <w:bottom w:val="none" w:sz="0" w:space="0" w:color="auto"/>
                    <w:right w:val="none" w:sz="0" w:space="0" w:color="auto"/>
                  </w:divBdr>
                  <w:divsChild>
                    <w:div w:id="50885674">
                      <w:marLeft w:val="0"/>
                      <w:marRight w:val="0"/>
                      <w:marTop w:val="0"/>
                      <w:marBottom w:val="0"/>
                      <w:divBdr>
                        <w:top w:val="none" w:sz="0" w:space="0" w:color="auto"/>
                        <w:left w:val="none" w:sz="0" w:space="0" w:color="auto"/>
                        <w:bottom w:val="none" w:sz="0" w:space="0" w:color="auto"/>
                        <w:right w:val="none" w:sz="0" w:space="0" w:color="auto"/>
                      </w:divBdr>
                    </w:div>
                  </w:divsChild>
                </w:div>
                <w:div w:id="1002003752">
                  <w:marLeft w:val="0"/>
                  <w:marRight w:val="0"/>
                  <w:marTop w:val="0"/>
                  <w:marBottom w:val="0"/>
                  <w:divBdr>
                    <w:top w:val="none" w:sz="0" w:space="0" w:color="auto"/>
                    <w:left w:val="none" w:sz="0" w:space="0" w:color="auto"/>
                    <w:bottom w:val="none" w:sz="0" w:space="0" w:color="auto"/>
                    <w:right w:val="none" w:sz="0" w:space="0" w:color="auto"/>
                  </w:divBdr>
                  <w:divsChild>
                    <w:div w:id="1362822363">
                      <w:marLeft w:val="0"/>
                      <w:marRight w:val="0"/>
                      <w:marTop w:val="0"/>
                      <w:marBottom w:val="0"/>
                      <w:divBdr>
                        <w:top w:val="none" w:sz="0" w:space="0" w:color="auto"/>
                        <w:left w:val="none" w:sz="0" w:space="0" w:color="auto"/>
                        <w:bottom w:val="none" w:sz="0" w:space="0" w:color="auto"/>
                        <w:right w:val="none" w:sz="0" w:space="0" w:color="auto"/>
                      </w:divBdr>
                    </w:div>
                  </w:divsChild>
                </w:div>
                <w:div w:id="954992664">
                  <w:marLeft w:val="0"/>
                  <w:marRight w:val="0"/>
                  <w:marTop w:val="0"/>
                  <w:marBottom w:val="0"/>
                  <w:divBdr>
                    <w:top w:val="none" w:sz="0" w:space="0" w:color="auto"/>
                    <w:left w:val="none" w:sz="0" w:space="0" w:color="auto"/>
                    <w:bottom w:val="none" w:sz="0" w:space="0" w:color="auto"/>
                    <w:right w:val="none" w:sz="0" w:space="0" w:color="auto"/>
                  </w:divBdr>
                  <w:divsChild>
                    <w:div w:id="2069843811">
                      <w:marLeft w:val="0"/>
                      <w:marRight w:val="0"/>
                      <w:marTop w:val="0"/>
                      <w:marBottom w:val="0"/>
                      <w:divBdr>
                        <w:top w:val="none" w:sz="0" w:space="0" w:color="auto"/>
                        <w:left w:val="none" w:sz="0" w:space="0" w:color="auto"/>
                        <w:bottom w:val="none" w:sz="0" w:space="0" w:color="auto"/>
                        <w:right w:val="none" w:sz="0" w:space="0" w:color="auto"/>
                      </w:divBdr>
                    </w:div>
                  </w:divsChild>
                </w:div>
                <w:div w:id="1424690635">
                  <w:marLeft w:val="0"/>
                  <w:marRight w:val="0"/>
                  <w:marTop w:val="0"/>
                  <w:marBottom w:val="0"/>
                  <w:divBdr>
                    <w:top w:val="none" w:sz="0" w:space="0" w:color="auto"/>
                    <w:left w:val="none" w:sz="0" w:space="0" w:color="auto"/>
                    <w:bottom w:val="none" w:sz="0" w:space="0" w:color="auto"/>
                    <w:right w:val="none" w:sz="0" w:space="0" w:color="auto"/>
                  </w:divBdr>
                  <w:divsChild>
                    <w:div w:id="206915991">
                      <w:marLeft w:val="0"/>
                      <w:marRight w:val="0"/>
                      <w:marTop w:val="0"/>
                      <w:marBottom w:val="0"/>
                      <w:divBdr>
                        <w:top w:val="none" w:sz="0" w:space="0" w:color="auto"/>
                        <w:left w:val="none" w:sz="0" w:space="0" w:color="auto"/>
                        <w:bottom w:val="none" w:sz="0" w:space="0" w:color="auto"/>
                        <w:right w:val="none" w:sz="0" w:space="0" w:color="auto"/>
                      </w:divBdr>
                    </w:div>
                  </w:divsChild>
                </w:div>
                <w:div w:id="241567285">
                  <w:marLeft w:val="0"/>
                  <w:marRight w:val="0"/>
                  <w:marTop w:val="0"/>
                  <w:marBottom w:val="0"/>
                  <w:divBdr>
                    <w:top w:val="none" w:sz="0" w:space="0" w:color="auto"/>
                    <w:left w:val="none" w:sz="0" w:space="0" w:color="auto"/>
                    <w:bottom w:val="none" w:sz="0" w:space="0" w:color="auto"/>
                    <w:right w:val="none" w:sz="0" w:space="0" w:color="auto"/>
                  </w:divBdr>
                  <w:divsChild>
                    <w:div w:id="650524349">
                      <w:marLeft w:val="0"/>
                      <w:marRight w:val="0"/>
                      <w:marTop w:val="0"/>
                      <w:marBottom w:val="0"/>
                      <w:divBdr>
                        <w:top w:val="none" w:sz="0" w:space="0" w:color="auto"/>
                        <w:left w:val="none" w:sz="0" w:space="0" w:color="auto"/>
                        <w:bottom w:val="none" w:sz="0" w:space="0" w:color="auto"/>
                        <w:right w:val="none" w:sz="0" w:space="0" w:color="auto"/>
                      </w:divBdr>
                    </w:div>
                  </w:divsChild>
                </w:div>
                <w:div w:id="1825390872">
                  <w:marLeft w:val="0"/>
                  <w:marRight w:val="0"/>
                  <w:marTop w:val="0"/>
                  <w:marBottom w:val="0"/>
                  <w:divBdr>
                    <w:top w:val="none" w:sz="0" w:space="0" w:color="auto"/>
                    <w:left w:val="none" w:sz="0" w:space="0" w:color="auto"/>
                    <w:bottom w:val="none" w:sz="0" w:space="0" w:color="auto"/>
                    <w:right w:val="none" w:sz="0" w:space="0" w:color="auto"/>
                  </w:divBdr>
                  <w:divsChild>
                    <w:div w:id="710228352">
                      <w:marLeft w:val="0"/>
                      <w:marRight w:val="0"/>
                      <w:marTop w:val="0"/>
                      <w:marBottom w:val="0"/>
                      <w:divBdr>
                        <w:top w:val="none" w:sz="0" w:space="0" w:color="auto"/>
                        <w:left w:val="none" w:sz="0" w:space="0" w:color="auto"/>
                        <w:bottom w:val="none" w:sz="0" w:space="0" w:color="auto"/>
                        <w:right w:val="none" w:sz="0" w:space="0" w:color="auto"/>
                      </w:divBdr>
                    </w:div>
                  </w:divsChild>
                </w:div>
                <w:div w:id="555773383">
                  <w:marLeft w:val="0"/>
                  <w:marRight w:val="0"/>
                  <w:marTop w:val="0"/>
                  <w:marBottom w:val="0"/>
                  <w:divBdr>
                    <w:top w:val="none" w:sz="0" w:space="0" w:color="auto"/>
                    <w:left w:val="none" w:sz="0" w:space="0" w:color="auto"/>
                    <w:bottom w:val="none" w:sz="0" w:space="0" w:color="auto"/>
                    <w:right w:val="none" w:sz="0" w:space="0" w:color="auto"/>
                  </w:divBdr>
                  <w:divsChild>
                    <w:div w:id="1229805521">
                      <w:marLeft w:val="0"/>
                      <w:marRight w:val="0"/>
                      <w:marTop w:val="0"/>
                      <w:marBottom w:val="0"/>
                      <w:divBdr>
                        <w:top w:val="none" w:sz="0" w:space="0" w:color="auto"/>
                        <w:left w:val="none" w:sz="0" w:space="0" w:color="auto"/>
                        <w:bottom w:val="none" w:sz="0" w:space="0" w:color="auto"/>
                        <w:right w:val="none" w:sz="0" w:space="0" w:color="auto"/>
                      </w:divBdr>
                    </w:div>
                  </w:divsChild>
                </w:div>
                <w:div w:id="541141059">
                  <w:marLeft w:val="0"/>
                  <w:marRight w:val="0"/>
                  <w:marTop w:val="0"/>
                  <w:marBottom w:val="0"/>
                  <w:divBdr>
                    <w:top w:val="none" w:sz="0" w:space="0" w:color="auto"/>
                    <w:left w:val="none" w:sz="0" w:space="0" w:color="auto"/>
                    <w:bottom w:val="none" w:sz="0" w:space="0" w:color="auto"/>
                    <w:right w:val="none" w:sz="0" w:space="0" w:color="auto"/>
                  </w:divBdr>
                  <w:divsChild>
                    <w:div w:id="74595680">
                      <w:marLeft w:val="0"/>
                      <w:marRight w:val="0"/>
                      <w:marTop w:val="0"/>
                      <w:marBottom w:val="0"/>
                      <w:divBdr>
                        <w:top w:val="none" w:sz="0" w:space="0" w:color="auto"/>
                        <w:left w:val="none" w:sz="0" w:space="0" w:color="auto"/>
                        <w:bottom w:val="none" w:sz="0" w:space="0" w:color="auto"/>
                        <w:right w:val="none" w:sz="0" w:space="0" w:color="auto"/>
                      </w:divBdr>
                    </w:div>
                  </w:divsChild>
                </w:div>
                <w:div w:id="1291667875">
                  <w:marLeft w:val="0"/>
                  <w:marRight w:val="0"/>
                  <w:marTop w:val="0"/>
                  <w:marBottom w:val="0"/>
                  <w:divBdr>
                    <w:top w:val="none" w:sz="0" w:space="0" w:color="auto"/>
                    <w:left w:val="none" w:sz="0" w:space="0" w:color="auto"/>
                    <w:bottom w:val="none" w:sz="0" w:space="0" w:color="auto"/>
                    <w:right w:val="none" w:sz="0" w:space="0" w:color="auto"/>
                  </w:divBdr>
                  <w:divsChild>
                    <w:div w:id="823547965">
                      <w:marLeft w:val="0"/>
                      <w:marRight w:val="0"/>
                      <w:marTop w:val="0"/>
                      <w:marBottom w:val="0"/>
                      <w:divBdr>
                        <w:top w:val="none" w:sz="0" w:space="0" w:color="auto"/>
                        <w:left w:val="none" w:sz="0" w:space="0" w:color="auto"/>
                        <w:bottom w:val="none" w:sz="0" w:space="0" w:color="auto"/>
                        <w:right w:val="none" w:sz="0" w:space="0" w:color="auto"/>
                      </w:divBdr>
                    </w:div>
                  </w:divsChild>
                </w:div>
                <w:div w:id="1520850623">
                  <w:marLeft w:val="0"/>
                  <w:marRight w:val="0"/>
                  <w:marTop w:val="0"/>
                  <w:marBottom w:val="0"/>
                  <w:divBdr>
                    <w:top w:val="none" w:sz="0" w:space="0" w:color="auto"/>
                    <w:left w:val="none" w:sz="0" w:space="0" w:color="auto"/>
                    <w:bottom w:val="none" w:sz="0" w:space="0" w:color="auto"/>
                    <w:right w:val="none" w:sz="0" w:space="0" w:color="auto"/>
                  </w:divBdr>
                  <w:divsChild>
                    <w:div w:id="533933111">
                      <w:marLeft w:val="0"/>
                      <w:marRight w:val="0"/>
                      <w:marTop w:val="0"/>
                      <w:marBottom w:val="0"/>
                      <w:divBdr>
                        <w:top w:val="none" w:sz="0" w:space="0" w:color="auto"/>
                        <w:left w:val="none" w:sz="0" w:space="0" w:color="auto"/>
                        <w:bottom w:val="none" w:sz="0" w:space="0" w:color="auto"/>
                        <w:right w:val="none" w:sz="0" w:space="0" w:color="auto"/>
                      </w:divBdr>
                    </w:div>
                  </w:divsChild>
                </w:div>
                <w:div w:id="538586215">
                  <w:marLeft w:val="0"/>
                  <w:marRight w:val="0"/>
                  <w:marTop w:val="0"/>
                  <w:marBottom w:val="0"/>
                  <w:divBdr>
                    <w:top w:val="none" w:sz="0" w:space="0" w:color="auto"/>
                    <w:left w:val="none" w:sz="0" w:space="0" w:color="auto"/>
                    <w:bottom w:val="none" w:sz="0" w:space="0" w:color="auto"/>
                    <w:right w:val="none" w:sz="0" w:space="0" w:color="auto"/>
                  </w:divBdr>
                  <w:divsChild>
                    <w:div w:id="126902810">
                      <w:marLeft w:val="0"/>
                      <w:marRight w:val="0"/>
                      <w:marTop w:val="0"/>
                      <w:marBottom w:val="0"/>
                      <w:divBdr>
                        <w:top w:val="none" w:sz="0" w:space="0" w:color="auto"/>
                        <w:left w:val="none" w:sz="0" w:space="0" w:color="auto"/>
                        <w:bottom w:val="none" w:sz="0" w:space="0" w:color="auto"/>
                        <w:right w:val="none" w:sz="0" w:space="0" w:color="auto"/>
                      </w:divBdr>
                    </w:div>
                  </w:divsChild>
                </w:div>
                <w:div w:id="1433430055">
                  <w:marLeft w:val="0"/>
                  <w:marRight w:val="0"/>
                  <w:marTop w:val="0"/>
                  <w:marBottom w:val="0"/>
                  <w:divBdr>
                    <w:top w:val="none" w:sz="0" w:space="0" w:color="auto"/>
                    <w:left w:val="none" w:sz="0" w:space="0" w:color="auto"/>
                    <w:bottom w:val="none" w:sz="0" w:space="0" w:color="auto"/>
                    <w:right w:val="none" w:sz="0" w:space="0" w:color="auto"/>
                  </w:divBdr>
                  <w:divsChild>
                    <w:div w:id="1869173531">
                      <w:marLeft w:val="0"/>
                      <w:marRight w:val="0"/>
                      <w:marTop w:val="0"/>
                      <w:marBottom w:val="0"/>
                      <w:divBdr>
                        <w:top w:val="none" w:sz="0" w:space="0" w:color="auto"/>
                        <w:left w:val="none" w:sz="0" w:space="0" w:color="auto"/>
                        <w:bottom w:val="none" w:sz="0" w:space="0" w:color="auto"/>
                        <w:right w:val="none" w:sz="0" w:space="0" w:color="auto"/>
                      </w:divBdr>
                    </w:div>
                  </w:divsChild>
                </w:div>
                <w:div w:id="326250613">
                  <w:marLeft w:val="0"/>
                  <w:marRight w:val="0"/>
                  <w:marTop w:val="0"/>
                  <w:marBottom w:val="0"/>
                  <w:divBdr>
                    <w:top w:val="none" w:sz="0" w:space="0" w:color="auto"/>
                    <w:left w:val="none" w:sz="0" w:space="0" w:color="auto"/>
                    <w:bottom w:val="none" w:sz="0" w:space="0" w:color="auto"/>
                    <w:right w:val="none" w:sz="0" w:space="0" w:color="auto"/>
                  </w:divBdr>
                  <w:divsChild>
                    <w:div w:id="1050569149">
                      <w:marLeft w:val="0"/>
                      <w:marRight w:val="0"/>
                      <w:marTop w:val="0"/>
                      <w:marBottom w:val="0"/>
                      <w:divBdr>
                        <w:top w:val="none" w:sz="0" w:space="0" w:color="auto"/>
                        <w:left w:val="none" w:sz="0" w:space="0" w:color="auto"/>
                        <w:bottom w:val="none" w:sz="0" w:space="0" w:color="auto"/>
                        <w:right w:val="none" w:sz="0" w:space="0" w:color="auto"/>
                      </w:divBdr>
                    </w:div>
                  </w:divsChild>
                </w:div>
                <w:div w:id="2141416414">
                  <w:marLeft w:val="0"/>
                  <w:marRight w:val="0"/>
                  <w:marTop w:val="0"/>
                  <w:marBottom w:val="0"/>
                  <w:divBdr>
                    <w:top w:val="none" w:sz="0" w:space="0" w:color="auto"/>
                    <w:left w:val="none" w:sz="0" w:space="0" w:color="auto"/>
                    <w:bottom w:val="none" w:sz="0" w:space="0" w:color="auto"/>
                    <w:right w:val="none" w:sz="0" w:space="0" w:color="auto"/>
                  </w:divBdr>
                  <w:divsChild>
                    <w:div w:id="328943754">
                      <w:marLeft w:val="0"/>
                      <w:marRight w:val="0"/>
                      <w:marTop w:val="0"/>
                      <w:marBottom w:val="0"/>
                      <w:divBdr>
                        <w:top w:val="none" w:sz="0" w:space="0" w:color="auto"/>
                        <w:left w:val="none" w:sz="0" w:space="0" w:color="auto"/>
                        <w:bottom w:val="none" w:sz="0" w:space="0" w:color="auto"/>
                        <w:right w:val="none" w:sz="0" w:space="0" w:color="auto"/>
                      </w:divBdr>
                    </w:div>
                  </w:divsChild>
                </w:div>
                <w:div w:id="576522617">
                  <w:marLeft w:val="0"/>
                  <w:marRight w:val="0"/>
                  <w:marTop w:val="0"/>
                  <w:marBottom w:val="0"/>
                  <w:divBdr>
                    <w:top w:val="none" w:sz="0" w:space="0" w:color="auto"/>
                    <w:left w:val="none" w:sz="0" w:space="0" w:color="auto"/>
                    <w:bottom w:val="none" w:sz="0" w:space="0" w:color="auto"/>
                    <w:right w:val="none" w:sz="0" w:space="0" w:color="auto"/>
                  </w:divBdr>
                  <w:divsChild>
                    <w:div w:id="106714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256918">
          <w:marLeft w:val="0"/>
          <w:marRight w:val="0"/>
          <w:marTop w:val="0"/>
          <w:marBottom w:val="0"/>
          <w:divBdr>
            <w:top w:val="none" w:sz="0" w:space="0" w:color="auto"/>
            <w:left w:val="none" w:sz="0" w:space="0" w:color="auto"/>
            <w:bottom w:val="none" w:sz="0" w:space="0" w:color="auto"/>
            <w:right w:val="none" w:sz="0" w:space="0" w:color="auto"/>
          </w:divBdr>
        </w:div>
        <w:div w:id="1677926803">
          <w:marLeft w:val="0"/>
          <w:marRight w:val="0"/>
          <w:marTop w:val="0"/>
          <w:marBottom w:val="0"/>
          <w:divBdr>
            <w:top w:val="none" w:sz="0" w:space="0" w:color="auto"/>
            <w:left w:val="none" w:sz="0" w:space="0" w:color="auto"/>
            <w:bottom w:val="none" w:sz="0" w:space="0" w:color="auto"/>
            <w:right w:val="none" w:sz="0" w:space="0" w:color="auto"/>
          </w:divBdr>
        </w:div>
        <w:div w:id="643048849">
          <w:marLeft w:val="0"/>
          <w:marRight w:val="0"/>
          <w:marTop w:val="0"/>
          <w:marBottom w:val="0"/>
          <w:divBdr>
            <w:top w:val="none" w:sz="0" w:space="0" w:color="auto"/>
            <w:left w:val="none" w:sz="0" w:space="0" w:color="auto"/>
            <w:bottom w:val="none" w:sz="0" w:space="0" w:color="auto"/>
            <w:right w:val="none" w:sz="0" w:space="0" w:color="auto"/>
          </w:divBdr>
        </w:div>
        <w:div w:id="1705790290">
          <w:marLeft w:val="0"/>
          <w:marRight w:val="0"/>
          <w:marTop w:val="0"/>
          <w:marBottom w:val="0"/>
          <w:divBdr>
            <w:top w:val="none" w:sz="0" w:space="0" w:color="auto"/>
            <w:left w:val="none" w:sz="0" w:space="0" w:color="auto"/>
            <w:bottom w:val="none" w:sz="0" w:space="0" w:color="auto"/>
            <w:right w:val="none" w:sz="0" w:space="0" w:color="auto"/>
          </w:divBdr>
          <w:divsChild>
            <w:div w:id="1015887975">
              <w:marLeft w:val="-75"/>
              <w:marRight w:val="0"/>
              <w:marTop w:val="30"/>
              <w:marBottom w:val="30"/>
              <w:divBdr>
                <w:top w:val="none" w:sz="0" w:space="0" w:color="auto"/>
                <w:left w:val="none" w:sz="0" w:space="0" w:color="auto"/>
                <w:bottom w:val="none" w:sz="0" w:space="0" w:color="auto"/>
                <w:right w:val="none" w:sz="0" w:space="0" w:color="auto"/>
              </w:divBdr>
              <w:divsChild>
                <w:div w:id="814180332">
                  <w:marLeft w:val="0"/>
                  <w:marRight w:val="0"/>
                  <w:marTop w:val="0"/>
                  <w:marBottom w:val="0"/>
                  <w:divBdr>
                    <w:top w:val="none" w:sz="0" w:space="0" w:color="auto"/>
                    <w:left w:val="none" w:sz="0" w:space="0" w:color="auto"/>
                    <w:bottom w:val="none" w:sz="0" w:space="0" w:color="auto"/>
                    <w:right w:val="none" w:sz="0" w:space="0" w:color="auto"/>
                  </w:divBdr>
                  <w:divsChild>
                    <w:div w:id="801387798">
                      <w:marLeft w:val="0"/>
                      <w:marRight w:val="0"/>
                      <w:marTop w:val="0"/>
                      <w:marBottom w:val="0"/>
                      <w:divBdr>
                        <w:top w:val="none" w:sz="0" w:space="0" w:color="auto"/>
                        <w:left w:val="none" w:sz="0" w:space="0" w:color="auto"/>
                        <w:bottom w:val="none" w:sz="0" w:space="0" w:color="auto"/>
                        <w:right w:val="none" w:sz="0" w:space="0" w:color="auto"/>
                      </w:divBdr>
                    </w:div>
                  </w:divsChild>
                </w:div>
                <w:div w:id="335036609">
                  <w:marLeft w:val="0"/>
                  <w:marRight w:val="0"/>
                  <w:marTop w:val="0"/>
                  <w:marBottom w:val="0"/>
                  <w:divBdr>
                    <w:top w:val="none" w:sz="0" w:space="0" w:color="auto"/>
                    <w:left w:val="none" w:sz="0" w:space="0" w:color="auto"/>
                    <w:bottom w:val="none" w:sz="0" w:space="0" w:color="auto"/>
                    <w:right w:val="none" w:sz="0" w:space="0" w:color="auto"/>
                  </w:divBdr>
                  <w:divsChild>
                    <w:div w:id="1660646639">
                      <w:marLeft w:val="0"/>
                      <w:marRight w:val="0"/>
                      <w:marTop w:val="0"/>
                      <w:marBottom w:val="0"/>
                      <w:divBdr>
                        <w:top w:val="none" w:sz="0" w:space="0" w:color="auto"/>
                        <w:left w:val="none" w:sz="0" w:space="0" w:color="auto"/>
                        <w:bottom w:val="none" w:sz="0" w:space="0" w:color="auto"/>
                        <w:right w:val="none" w:sz="0" w:space="0" w:color="auto"/>
                      </w:divBdr>
                    </w:div>
                  </w:divsChild>
                </w:div>
                <w:div w:id="363484583">
                  <w:marLeft w:val="0"/>
                  <w:marRight w:val="0"/>
                  <w:marTop w:val="0"/>
                  <w:marBottom w:val="0"/>
                  <w:divBdr>
                    <w:top w:val="none" w:sz="0" w:space="0" w:color="auto"/>
                    <w:left w:val="none" w:sz="0" w:space="0" w:color="auto"/>
                    <w:bottom w:val="none" w:sz="0" w:space="0" w:color="auto"/>
                    <w:right w:val="none" w:sz="0" w:space="0" w:color="auto"/>
                  </w:divBdr>
                  <w:divsChild>
                    <w:div w:id="1253660395">
                      <w:marLeft w:val="0"/>
                      <w:marRight w:val="0"/>
                      <w:marTop w:val="0"/>
                      <w:marBottom w:val="0"/>
                      <w:divBdr>
                        <w:top w:val="none" w:sz="0" w:space="0" w:color="auto"/>
                        <w:left w:val="none" w:sz="0" w:space="0" w:color="auto"/>
                        <w:bottom w:val="none" w:sz="0" w:space="0" w:color="auto"/>
                        <w:right w:val="none" w:sz="0" w:space="0" w:color="auto"/>
                      </w:divBdr>
                    </w:div>
                  </w:divsChild>
                </w:div>
                <w:div w:id="9574522">
                  <w:marLeft w:val="0"/>
                  <w:marRight w:val="0"/>
                  <w:marTop w:val="0"/>
                  <w:marBottom w:val="0"/>
                  <w:divBdr>
                    <w:top w:val="none" w:sz="0" w:space="0" w:color="auto"/>
                    <w:left w:val="none" w:sz="0" w:space="0" w:color="auto"/>
                    <w:bottom w:val="none" w:sz="0" w:space="0" w:color="auto"/>
                    <w:right w:val="none" w:sz="0" w:space="0" w:color="auto"/>
                  </w:divBdr>
                  <w:divsChild>
                    <w:div w:id="58137358">
                      <w:marLeft w:val="0"/>
                      <w:marRight w:val="0"/>
                      <w:marTop w:val="0"/>
                      <w:marBottom w:val="0"/>
                      <w:divBdr>
                        <w:top w:val="none" w:sz="0" w:space="0" w:color="auto"/>
                        <w:left w:val="none" w:sz="0" w:space="0" w:color="auto"/>
                        <w:bottom w:val="none" w:sz="0" w:space="0" w:color="auto"/>
                        <w:right w:val="none" w:sz="0" w:space="0" w:color="auto"/>
                      </w:divBdr>
                    </w:div>
                  </w:divsChild>
                </w:div>
                <w:div w:id="1303076202">
                  <w:marLeft w:val="0"/>
                  <w:marRight w:val="0"/>
                  <w:marTop w:val="0"/>
                  <w:marBottom w:val="0"/>
                  <w:divBdr>
                    <w:top w:val="none" w:sz="0" w:space="0" w:color="auto"/>
                    <w:left w:val="none" w:sz="0" w:space="0" w:color="auto"/>
                    <w:bottom w:val="none" w:sz="0" w:space="0" w:color="auto"/>
                    <w:right w:val="none" w:sz="0" w:space="0" w:color="auto"/>
                  </w:divBdr>
                  <w:divsChild>
                    <w:div w:id="420373099">
                      <w:marLeft w:val="0"/>
                      <w:marRight w:val="0"/>
                      <w:marTop w:val="0"/>
                      <w:marBottom w:val="0"/>
                      <w:divBdr>
                        <w:top w:val="none" w:sz="0" w:space="0" w:color="auto"/>
                        <w:left w:val="none" w:sz="0" w:space="0" w:color="auto"/>
                        <w:bottom w:val="none" w:sz="0" w:space="0" w:color="auto"/>
                        <w:right w:val="none" w:sz="0" w:space="0" w:color="auto"/>
                      </w:divBdr>
                    </w:div>
                  </w:divsChild>
                </w:div>
                <w:div w:id="790322868">
                  <w:marLeft w:val="0"/>
                  <w:marRight w:val="0"/>
                  <w:marTop w:val="0"/>
                  <w:marBottom w:val="0"/>
                  <w:divBdr>
                    <w:top w:val="none" w:sz="0" w:space="0" w:color="auto"/>
                    <w:left w:val="none" w:sz="0" w:space="0" w:color="auto"/>
                    <w:bottom w:val="none" w:sz="0" w:space="0" w:color="auto"/>
                    <w:right w:val="none" w:sz="0" w:space="0" w:color="auto"/>
                  </w:divBdr>
                  <w:divsChild>
                    <w:div w:id="1478186028">
                      <w:marLeft w:val="0"/>
                      <w:marRight w:val="0"/>
                      <w:marTop w:val="0"/>
                      <w:marBottom w:val="0"/>
                      <w:divBdr>
                        <w:top w:val="none" w:sz="0" w:space="0" w:color="auto"/>
                        <w:left w:val="none" w:sz="0" w:space="0" w:color="auto"/>
                        <w:bottom w:val="none" w:sz="0" w:space="0" w:color="auto"/>
                        <w:right w:val="none" w:sz="0" w:space="0" w:color="auto"/>
                      </w:divBdr>
                    </w:div>
                  </w:divsChild>
                </w:div>
                <w:div w:id="1039361716">
                  <w:marLeft w:val="0"/>
                  <w:marRight w:val="0"/>
                  <w:marTop w:val="0"/>
                  <w:marBottom w:val="0"/>
                  <w:divBdr>
                    <w:top w:val="none" w:sz="0" w:space="0" w:color="auto"/>
                    <w:left w:val="none" w:sz="0" w:space="0" w:color="auto"/>
                    <w:bottom w:val="none" w:sz="0" w:space="0" w:color="auto"/>
                    <w:right w:val="none" w:sz="0" w:space="0" w:color="auto"/>
                  </w:divBdr>
                  <w:divsChild>
                    <w:div w:id="1125731919">
                      <w:marLeft w:val="0"/>
                      <w:marRight w:val="0"/>
                      <w:marTop w:val="0"/>
                      <w:marBottom w:val="0"/>
                      <w:divBdr>
                        <w:top w:val="none" w:sz="0" w:space="0" w:color="auto"/>
                        <w:left w:val="none" w:sz="0" w:space="0" w:color="auto"/>
                        <w:bottom w:val="none" w:sz="0" w:space="0" w:color="auto"/>
                        <w:right w:val="none" w:sz="0" w:space="0" w:color="auto"/>
                      </w:divBdr>
                    </w:div>
                  </w:divsChild>
                </w:div>
                <w:div w:id="1651209400">
                  <w:marLeft w:val="0"/>
                  <w:marRight w:val="0"/>
                  <w:marTop w:val="0"/>
                  <w:marBottom w:val="0"/>
                  <w:divBdr>
                    <w:top w:val="none" w:sz="0" w:space="0" w:color="auto"/>
                    <w:left w:val="none" w:sz="0" w:space="0" w:color="auto"/>
                    <w:bottom w:val="none" w:sz="0" w:space="0" w:color="auto"/>
                    <w:right w:val="none" w:sz="0" w:space="0" w:color="auto"/>
                  </w:divBdr>
                  <w:divsChild>
                    <w:div w:id="963149412">
                      <w:marLeft w:val="0"/>
                      <w:marRight w:val="0"/>
                      <w:marTop w:val="0"/>
                      <w:marBottom w:val="0"/>
                      <w:divBdr>
                        <w:top w:val="none" w:sz="0" w:space="0" w:color="auto"/>
                        <w:left w:val="none" w:sz="0" w:space="0" w:color="auto"/>
                        <w:bottom w:val="none" w:sz="0" w:space="0" w:color="auto"/>
                        <w:right w:val="none" w:sz="0" w:space="0" w:color="auto"/>
                      </w:divBdr>
                    </w:div>
                  </w:divsChild>
                </w:div>
                <w:div w:id="1694065292">
                  <w:marLeft w:val="0"/>
                  <w:marRight w:val="0"/>
                  <w:marTop w:val="0"/>
                  <w:marBottom w:val="0"/>
                  <w:divBdr>
                    <w:top w:val="none" w:sz="0" w:space="0" w:color="auto"/>
                    <w:left w:val="none" w:sz="0" w:space="0" w:color="auto"/>
                    <w:bottom w:val="none" w:sz="0" w:space="0" w:color="auto"/>
                    <w:right w:val="none" w:sz="0" w:space="0" w:color="auto"/>
                  </w:divBdr>
                  <w:divsChild>
                    <w:div w:id="1468008391">
                      <w:marLeft w:val="0"/>
                      <w:marRight w:val="0"/>
                      <w:marTop w:val="0"/>
                      <w:marBottom w:val="0"/>
                      <w:divBdr>
                        <w:top w:val="none" w:sz="0" w:space="0" w:color="auto"/>
                        <w:left w:val="none" w:sz="0" w:space="0" w:color="auto"/>
                        <w:bottom w:val="none" w:sz="0" w:space="0" w:color="auto"/>
                        <w:right w:val="none" w:sz="0" w:space="0" w:color="auto"/>
                      </w:divBdr>
                      <w:divsChild>
                        <w:div w:id="218328794">
                          <w:marLeft w:val="0"/>
                          <w:marRight w:val="0"/>
                          <w:marTop w:val="0"/>
                          <w:marBottom w:val="0"/>
                          <w:divBdr>
                            <w:top w:val="none" w:sz="0" w:space="0" w:color="auto"/>
                            <w:left w:val="none" w:sz="0" w:space="0" w:color="auto"/>
                            <w:bottom w:val="none" w:sz="0" w:space="0" w:color="auto"/>
                            <w:right w:val="none" w:sz="0" w:space="0" w:color="auto"/>
                          </w:divBdr>
                          <w:divsChild>
                            <w:div w:id="1875997514">
                              <w:marLeft w:val="0"/>
                              <w:marRight w:val="0"/>
                              <w:marTop w:val="0"/>
                              <w:marBottom w:val="0"/>
                              <w:divBdr>
                                <w:top w:val="none" w:sz="0" w:space="0" w:color="auto"/>
                                <w:left w:val="none" w:sz="0" w:space="0" w:color="auto"/>
                                <w:bottom w:val="none" w:sz="0" w:space="0" w:color="auto"/>
                                <w:right w:val="none" w:sz="0" w:space="0" w:color="auto"/>
                              </w:divBdr>
                              <w:divsChild>
                                <w:div w:id="1441220092">
                                  <w:marLeft w:val="0"/>
                                  <w:marRight w:val="0"/>
                                  <w:marTop w:val="0"/>
                                  <w:marBottom w:val="0"/>
                                  <w:divBdr>
                                    <w:top w:val="none" w:sz="0" w:space="0" w:color="auto"/>
                                    <w:left w:val="none" w:sz="0" w:space="0" w:color="auto"/>
                                    <w:bottom w:val="none" w:sz="0" w:space="0" w:color="auto"/>
                                    <w:right w:val="none" w:sz="0" w:space="0" w:color="auto"/>
                                  </w:divBdr>
                                  <w:divsChild>
                                    <w:div w:id="144719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761565">
                      <w:marLeft w:val="0"/>
                      <w:marRight w:val="0"/>
                      <w:marTop w:val="0"/>
                      <w:marBottom w:val="0"/>
                      <w:divBdr>
                        <w:top w:val="none" w:sz="0" w:space="0" w:color="auto"/>
                        <w:left w:val="none" w:sz="0" w:space="0" w:color="auto"/>
                        <w:bottom w:val="none" w:sz="0" w:space="0" w:color="auto"/>
                        <w:right w:val="none" w:sz="0" w:space="0" w:color="auto"/>
                      </w:divBdr>
                    </w:div>
                  </w:divsChild>
                </w:div>
                <w:div w:id="494224671">
                  <w:marLeft w:val="0"/>
                  <w:marRight w:val="0"/>
                  <w:marTop w:val="0"/>
                  <w:marBottom w:val="0"/>
                  <w:divBdr>
                    <w:top w:val="none" w:sz="0" w:space="0" w:color="auto"/>
                    <w:left w:val="none" w:sz="0" w:space="0" w:color="auto"/>
                    <w:bottom w:val="none" w:sz="0" w:space="0" w:color="auto"/>
                    <w:right w:val="none" w:sz="0" w:space="0" w:color="auto"/>
                  </w:divBdr>
                  <w:divsChild>
                    <w:div w:id="1209418424">
                      <w:marLeft w:val="0"/>
                      <w:marRight w:val="0"/>
                      <w:marTop w:val="0"/>
                      <w:marBottom w:val="0"/>
                      <w:divBdr>
                        <w:top w:val="none" w:sz="0" w:space="0" w:color="auto"/>
                        <w:left w:val="none" w:sz="0" w:space="0" w:color="auto"/>
                        <w:bottom w:val="none" w:sz="0" w:space="0" w:color="auto"/>
                        <w:right w:val="none" w:sz="0" w:space="0" w:color="auto"/>
                      </w:divBdr>
                    </w:div>
                  </w:divsChild>
                </w:div>
                <w:div w:id="625812102">
                  <w:marLeft w:val="0"/>
                  <w:marRight w:val="0"/>
                  <w:marTop w:val="0"/>
                  <w:marBottom w:val="0"/>
                  <w:divBdr>
                    <w:top w:val="none" w:sz="0" w:space="0" w:color="auto"/>
                    <w:left w:val="none" w:sz="0" w:space="0" w:color="auto"/>
                    <w:bottom w:val="none" w:sz="0" w:space="0" w:color="auto"/>
                    <w:right w:val="none" w:sz="0" w:space="0" w:color="auto"/>
                  </w:divBdr>
                  <w:divsChild>
                    <w:div w:id="1198197912">
                      <w:marLeft w:val="0"/>
                      <w:marRight w:val="0"/>
                      <w:marTop w:val="0"/>
                      <w:marBottom w:val="0"/>
                      <w:divBdr>
                        <w:top w:val="none" w:sz="0" w:space="0" w:color="auto"/>
                        <w:left w:val="none" w:sz="0" w:space="0" w:color="auto"/>
                        <w:bottom w:val="none" w:sz="0" w:space="0" w:color="auto"/>
                        <w:right w:val="none" w:sz="0" w:space="0" w:color="auto"/>
                      </w:divBdr>
                    </w:div>
                  </w:divsChild>
                </w:div>
                <w:div w:id="183906880">
                  <w:marLeft w:val="0"/>
                  <w:marRight w:val="0"/>
                  <w:marTop w:val="0"/>
                  <w:marBottom w:val="0"/>
                  <w:divBdr>
                    <w:top w:val="none" w:sz="0" w:space="0" w:color="auto"/>
                    <w:left w:val="none" w:sz="0" w:space="0" w:color="auto"/>
                    <w:bottom w:val="none" w:sz="0" w:space="0" w:color="auto"/>
                    <w:right w:val="none" w:sz="0" w:space="0" w:color="auto"/>
                  </w:divBdr>
                  <w:divsChild>
                    <w:div w:id="1980915182">
                      <w:marLeft w:val="0"/>
                      <w:marRight w:val="0"/>
                      <w:marTop w:val="0"/>
                      <w:marBottom w:val="0"/>
                      <w:divBdr>
                        <w:top w:val="none" w:sz="0" w:space="0" w:color="auto"/>
                        <w:left w:val="none" w:sz="0" w:space="0" w:color="auto"/>
                        <w:bottom w:val="none" w:sz="0" w:space="0" w:color="auto"/>
                        <w:right w:val="none" w:sz="0" w:space="0" w:color="auto"/>
                      </w:divBdr>
                    </w:div>
                  </w:divsChild>
                </w:div>
                <w:div w:id="1483736318">
                  <w:marLeft w:val="0"/>
                  <w:marRight w:val="0"/>
                  <w:marTop w:val="0"/>
                  <w:marBottom w:val="0"/>
                  <w:divBdr>
                    <w:top w:val="none" w:sz="0" w:space="0" w:color="auto"/>
                    <w:left w:val="none" w:sz="0" w:space="0" w:color="auto"/>
                    <w:bottom w:val="none" w:sz="0" w:space="0" w:color="auto"/>
                    <w:right w:val="none" w:sz="0" w:space="0" w:color="auto"/>
                  </w:divBdr>
                  <w:divsChild>
                    <w:div w:id="1368598853">
                      <w:marLeft w:val="0"/>
                      <w:marRight w:val="0"/>
                      <w:marTop w:val="0"/>
                      <w:marBottom w:val="0"/>
                      <w:divBdr>
                        <w:top w:val="none" w:sz="0" w:space="0" w:color="auto"/>
                        <w:left w:val="none" w:sz="0" w:space="0" w:color="auto"/>
                        <w:bottom w:val="none" w:sz="0" w:space="0" w:color="auto"/>
                        <w:right w:val="none" w:sz="0" w:space="0" w:color="auto"/>
                      </w:divBdr>
                    </w:div>
                  </w:divsChild>
                </w:div>
                <w:div w:id="1891377415">
                  <w:marLeft w:val="0"/>
                  <w:marRight w:val="0"/>
                  <w:marTop w:val="0"/>
                  <w:marBottom w:val="0"/>
                  <w:divBdr>
                    <w:top w:val="none" w:sz="0" w:space="0" w:color="auto"/>
                    <w:left w:val="none" w:sz="0" w:space="0" w:color="auto"/>
                    <w:bottom w:val="none" w:sz="0" w:space="0" w:color="auto"/>
                    <w:right w:val="none" w:sz="0" w:space="0" w:color="auto"/>
                  </w:divBdr>
                  <w:divsChild>
                    <w:div w:id="2106919136">
                      <w:marLeft w:val="0"/>
                      <w:marRight w:val="0"/>
                      <w:marTop w:val="0"/>
                      <w:marBottom w:val="0"/>
                      <w:divBdr>
                        <w:top w:val="none" w:sz="0" w:space="0" w:color="auto"/>
                        <w:left w:val="none" w:sz="0" w:space="0" w:color="auto"/>
                        <w:bottom w:val="none" w:sz="0" w:space="0" w:color="auto"/>
                        <w:right w:val="none" w:sz="0" w:space="0" w:color="auto"/>
                      </w:divBdr>
                    </w:div>
                  </w:divsChild>
                </w:div>
                <w:div w:id="663975471">
                  <w:marLeft w:val="0"/>
                  <w:marRight w:val="0"/>
                  <w:marTop w:val="0"/>
                  <w:marBottom w:val="0"/>
                  <w:divBdr>
                    <w:top w:val="none" w:sz="0" w:space="0" w:color="auto"/>
                    <w:left w:val="none" w:sz="0" w:space="0" w:color="auto"/>
                    <w:bottom w:val="none" w:sz="0" w:space="0" w:color="auto"/>
                    <w:right w:val="none" w:sz="0" w:space="0" w:color="auto"/>
                  </w:divBdr>
                  <w:divsChild>
                    <w:div w:id="714888359">
                      <w:marLeft w:val="0"/>
                      <w:marRight w:val="0"/>
                      <w:marTop w:val="0"/>
                      <w:marBottom w:val="0"/>
                      <w:divBdr>
                        <w:top w:val="none" w:sz="0" w:space="0" w:color="auto"/>
                        <w:left w:val="none" w:sz="0" w:space="0" w:color="auto"/>
                        <w:bottom w:val="none" w:sz="0" w:space="0" w:color="auto"/>
                        <w:right w:val="none" w:sz="0" w:space="0" w:color="auto"/>
                      </w:divBdr>
                    </w:div>
                  </w:divsChild>
                </w:div>
                <w:div w:id="571087251">
                  <w:marLeft w:val="0"/>
                  <w:marRight w:val="0"/>
                  <w:marTop w:val="0"/>
                  <w:marBottom w:val="0"/>
                  <w:divBdr>
                    <w:top w:val="none" w:sz="0" w:space="0" w:color="auto"/>
                    <w:left w:val="none" w:sz="0" w:space="0" w:color="auto"/>
                    <w:bottom w:val="none" w:sz="0" w:space="0" w:color="auto"/>
                    <w:right w:val="none" w:sz="0" w:space="0" w:color="auto"/>
                  </w:divBdr>
                  <w:divsChild>
                    <w:div w:id="186717303">
                      <w:marLeft w:val="0"/>
                      <w:marRight w:val="0"/>
                      <w:marTop w:val="0"/>
                      <w:marBottom w:val="0"/>
                      <w:divBdr>
                        <w:top w:val="none" w:sz="0" w:space="0" w:color="auto"/>
                        <w:left w:val="none" w:sz="0" w:space="0" w:color="auto"/>
                        <w:bottom w:val="none" w:sz="0" w:space="0" w:color="auto"/>
                        <w:right w:val="none" w:sz="0" w:space="0" w:color="auto"/>
                      </w:divBdr>
                    </w:div>
                  </w:divsChild>
                </w:div>
                <w:div w:id="1940984490">
                  <w:marLeft w:val="0"/>
                  <w:marRight w:val="0"/>
                  <w:marTop w:val="0"/>
                  <w:marBottom w:val="0"/>
                  <w:divBdr>
                    <w:top w:val="none" w:sz="0" w:space="0" w:color="auto"/>
                    <w:left w:val="none" w:sz="0" w:space="0" w:color="auto"/>
                    <w:bottom w:val="none" w:sz="0" w:space="0" w:color="auto"/>
                    <w:right w:val="none" w:sz="0" w:space="0" w:color="auto"/>
                  </w:divBdr>
                  <w:divsChild>
                    <w:div w:id="593318847">
                      <w:marLeft w:val="0"/>
                      <w:marRight w:val="0"/>
                      <w:marTop w:val="0"/>
                      <w:marBottom w:val="0"/>
                      <w:divBdr>
                        <w:top w:val="none" w:sz="0" w:space="0" w:color="auto"/>
                        <w:left w:val="none" w:sz="0" w:space="0" w:color="auto"/>
                        <w:bottom w:val="none" w:sz="0" w:space="0" w:color="auto"/>
                        <w:right w:val="none" w:sz="0" w:space="0" w:color="auto"/>
                      </w:divBdr>
                    </w:div>
                  </w:divsChild>
                </w:div>
                <w:div w:id="811291219">
                  <w:marLeft w:val="0"/>
                  <w:marRight w:val="0"/>
                  <w:marTop w:val="0"/>
                  <w:marBottom w:val="0"/>
                  <w:divBdr>
                    <w:top w:val="none" w:sz="0" w:space="0" w:color="auto"/>
                    <w:left w:val="none" w:sz="0" w:space="0" w:color="auto"/>
                    <w:bottom w:val="none" w:sz="0" w:space="0" w:color="auto"/>
                    <w:right w:val="none" w:sz="0" w:space="0" w:color="auto"/>
                  </w:divBdr>
                  <w:divsChild>
                    <w:div w:id="742336149">
                      <w:marLeft w:val="0"/>
                      <w:marRight w:val="0"/>
                      <w:marTop w:val="0"/>
                      <w:marBottom w:val="0"/>
                      <w:divBdr>
                        <w:top w:val="none" w:sz="0" w:space="0" w:color="auto"/>
                        <w:left w:val="none" w:sz="0" w:space="0" w:color="auto"/>
                        <w:bottom w:val="none" w:sz="0" w:space="0" w:color="auto"/>
                        <w:right w:val="none" w:sz="0" w:space="0" w:color="auto"/>
                      </w:divBdr>
                      <w:divsChild>
                        <w:div w:id="1074812545">
                          <w:marLeft w:val="0"/>
                          <w:marRight w:val="0"/>
                          <w:marTop w:val="0"/>
                          <w:marBottom w:val="0"/>
                          <w:divBdr>
                            <w:top w:val="none" w:sz="0" w:space="0" w:color="auto"/>
                            <w:left w:val="none" w:sz="0" w:space="0" w:color="auto"/>
                            <w:bottom w:val="none" w:sz="0" w:space="0" w:color="auto"/>
                            <w:right w:val="none" w:sz="0" w:space="0" w:color="auto"/>
                          </w:divBdr>
                          <w:divsChild>
                            <w:div w:id="506674162">
                              <w:marLeft w:val="0"/>
                              <w:marRight w:val="0"/>
                              <w:marTop w:val="0"/>
                              <w:marBottom w:val="0"/>
                              <w:divBdr>
                                <w:top w:val="none" w:sz="0" w:space="0" w:color="auto"/>
                                <w:left w:val="none" w:sz="0" w:space="0" w:color="auto"/>
                                <w:bottom w:val="none" w:sz="0" w:space="0" w:color="auto"/>
                                <w:right w:val="none" w:sz="0" w:space="0" w:color="auto"/>
                              </w:divBdr>
                              <w:divsChild>
                                <w:div w:id="1605772164">
                                  <w:marLeft w:val="0"/>
                                  <w:marRight w:val="0"/>
                                  <w:marTop w:val="0"/>
                                  <w:marBottom w:val="0"/>
                                  <w:divBdr>
                                    <w:top w:val="none" w:sz="0" w:space="0" w:color="auto"/>
                                    <w:left w:val="none" w:sz="0" w:space="0" w:color="auto"/>
                                    <w:bottom w:val="none" w:sz="0" w:space="0" w:color="auto"/>
                                    <w:right w:val="none" w:sz="0" w:space="0" w:color="auto"/>
                                  </w:divBdr>
                                  <w:divsChild>
                                    <w:div w:id="36117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427808">
                      <w:marLeft w:val="0"/>
                      <w:marRight w:val="0"/>
                      <w:marTop w:val="0"/>
                      <w:marBottom w:val="0"/>
                      <w:divBdr>
                        <w:top w:val="none" w:sz="0" w:space="0" w:color="auto"/>
                        <w:left w:val="none" w:sz="0" w:space="0" w:color="auto"/>
                        <w:bottom w:val="none" w:sz="0" w:space="0" w:color="auto"/>
                        <w:right w:val="none" w:sz="0" w:space="0" w:color="auto"/>
                      </w:divBdr>
                    </w:div>
                  </w:divsChild>
                </w:div>
                <w:div w:id="1313561696">
                  <w:marLeft w:val="0"/>
                  <w:marRight w:val="0"/>
                  <w:marTop w:val="0"/>
                  <w:marBottom w:val="0"/>
                  <w:divBdr>
                    <w:top w:val="none" w:sz="0" w:space="0" w:color="auto"/>
                    <w:left w:val="none" w:sz="0" w:space="0" w:color="auto"/>
                    <w:bottom w:val="none" w:sz="0" w:space="0" w:color="auto"/>
                    <w:right w:val="none" w:sz="0" w:space="0" w:color="auto"/>
                  </w:divBdr>
                  <w:divsChild>
                    <w:div w:id="1823113210">
                      <w:marLeft w:val="0"/>
                      <w:marRight w:val="0"/>
                      <w:marTop w:val="0"/>
                      <w:marBottom w:val="0"/>
                      <w:divBdr>
                        <w:top w:val="none" w:sz="0" w:space="0" w:color="auto"/>
                        <w:left w:val="none" w:sz="0" w:space="0" w:color="auto"/>
                        <w:bottom w:val="none" w:sz="0" w:space="0" w:color="auto"/>
                        <w:right w:val="none" w:sz="0" w:space="0" w:color="auto"/>
                      </w:divBdr>
                    </w:div>
                  </w:divsChild>
                </w:div>
                <w:div w:id="884677570">
                  <w:marLeft w:val="0"/>
                  <w:marRight w:val="0"/>
                  <w:marTop w:val="0"/>
                  <w:marBottom w:val="0"/>
                  <w:divBdr>
                    <w:top w:val="none" w:sz="0" w:space="0" w:color="auto"/>
                    <w:left w:val="none" w:sz="0" w:space="0" w:color="auto"/>
                    <w:bottom w:val="none" w:sz="0" w:space="0" w:color="auto"/>
                    <w:right w:val="none" w:sz="0" w:space="0" w:color="auto"/>
                  </w:divBdr>
                  <w:divsChild>
                    <w:div w:id="1624270626">
                      <w:marLeft w:val="0"/>
                      <w:marRight w:val="0"/>
                      <w:marTop w:val="0"/>
                      <w:marBottom w:val="0"/>
                      <w:divBdr>
                        <w:top w:val="none" w:sz="0" w:space="0" w:color="auto"/>
                        <w:left w:val="none" w:sz="0" w:space="0" w:color="auto"/>
                        <w:bottom w:val="none" w:sz="0" w:space="0" w:color="auto"/>
                        <w:right w:val="none" w:sz="0" w:space="0" w:color="auto"/>
                      </w:divBdr>
                    </w:div>
                  </w:divsChild>
                </w:div>
                <w:div w:id="566960507">
                  <w:marLeft w:val="0"/>
                  <w:marRight w:val="0"/>
                  <w:marTop w:val="0"/>
                  <w:marBottom w:val="0"/>
                  <w:divBdr>
                    <w:top w:val="none" w:sz="0" w:space="0" w:color="auto"/>
                    <w:left w:val="none" w:sz="0" w:space="0" w:color="auto"/>
                    <w:bottom w:val="none" w:sz="0" w:space="0" w:color="auto"/>
                    <w:right w:val="none" w:sz="0" w:space="0" w:color="auto"/>
                  </w:divBdr>
                  <w:divsChild>
                    <w:div w:id="1879394590">
                      <w:marLeft w:val="0"/>
                      <w:marRight w:val="0"/>
                      <w:marTop w:val="0"/>
                      <w:marBottom w:val="0"/>
                      <w:divBdr>
                        <w:top w:val="none" w:sz="0" w:space="0" w:color="auto"/>
                        <w:left w:val="none" w:sz="0" w:space="0" w:color="auto"/>
                        <w:bottom w:val="none" w:sz="0" w:space="0" w:color="auto"/>
                        <w:right w:val="none" w:sz="0" w:space="0" w:color="auto"/>
                      </w:divBdr>
                    </w:div>
                  </w:divsChild>
                </w:div>
                <w:div w:id="1460224178">
                  <w:marLeft w:val="0"/>
                  <w:marRight w:val="0"/>
                  <w:marTop w:val="0"/>
                  <w:marBottom w:val="0"/>
                  <w:divBdr>
                    <w:top w:val="none" w:sz="0" w:space="0" w:color="auto"/>
                    <w:left w:val="none" w:sz="0" w:space="0" w:color="auto"/>
                    <w:bottom w:val="none" w:sz="0" w:space="0" w:color="auto"/>
                    <w:right w:val="none" w:sz="0" w:space="0" w:color="auto"/>
                  </w:divBdr>
                  <w:divsChild>
                    <w:div w:id="114760163">
                      <w:marLeft w:val="0"/>
                      <w:marRight w:val="0"/>
                      <w:marTop w:val="0"/>
                      <w:marBottom w:val="0"/>
                      <w:divBdr>
                        <w:top w:val="none" w:sz="0" w:space="0" w:color="auto"/>
                        <w:left w:val="none" w:sz="0" w:space="0" w:color="auto"/>
                        <w:bottom w:val="none" w:sz="0" w:space="0" w:color="auto"/>
                        <w:right w:val="none" w:sz="0" w:space="0" w:color="auto"/>
                      </w:divBdr>
                    </w:div>
                    <w:div w:id="815611316">
                      <w:marLeft w:val="0"/>
                      <w:marRight w:val="0"/>
                      <w:marTop w:val="0"/>
                      <w:marBottom w:val="0"/>
                      <w:divBdr>
                        <w:top w:val="none" w:sz="0" w:space="0" w:color="auto"/>
                        <w:left w:val="none" w:sz="0" w:space="0" w:color="auto"/>
                        <w:bottom w:val="none" w:sz="0" w:space="0" w:color="auto"/>
                        <w:right w:val="none" w:sz="0" w:space="0" w:color="auto"/>
                      </w:divBdr>
                    </w:div>
                    <w:div w:id="81830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383832">
          <w:marLeft w:val="0"/>
          <w:marRight w:val="0"/>
          <w:marTop w:val="0"/>
          <w:marBottom w:val="0"/>
          <w:divBdr>
            <w:top w:val="none" w:sz="0" w:space="0" w:color="auto"/>
            <w:left w:val="none" w:sz="0" w:space="0" w:color="auto"/>
            <w:bottom w:val="none" w:sz="0" w:space="0" w:color="auto"/>
            <w:right w:val="none" w:sz="0" w:space="0" w:color="auto"/>
          </w:divBdr>
        </w:div>
        <w:div w:id="1295519920">
          <w:marLeft w:val="0"/>
          <w:marRight w:val="0"/>
          <w:marTop w:val="0"/>
          <w:marBottom w:val="0"/>
          <w:divBdr>
            <w:top w:val="none" w:sz="0" w:space="0" w:color="auto"/>
            <w:left w:val="none" w:sz="0" w:space="0" w:color="auto"/>
            <w:bottom w:val="none" w:sz="0" w:space="0" w:color="auto"/>
            <w:right w:val="none" w:sz="0" w:space="0" w:color="auto"/>
          </w:divBdr>
        </w:div>
        <w:div w:id="1239436340">
          <w:marLeft w:val="0"/>
          <w:marRight w:val="0"/>
          <w:marTop w:val="0"/>
          <w:marBottom w:val="0"/>
          <w:divBdr>
            <w:top w:val="none" w:sz="0" w:space="0" w:color="auto"/>
            <w:left w:val="none" w:sz="0" w:space="0" w:color="auto"/>
            <w:bottom w:val="none" w:sz="0" w:space="0" w:color="auto"/>
            <w:right w:val="none" w:sz="0" w:space="0" w:color="auto"/>
          </w:divBdr>
        </w:div>
        <w:div w:id="2142534442">
          <w:marLeft w:val="0"/>
          <w:marRight w:val="0"/>
          <w:marTop w:val="0"/>
          <w:marBottom w:val="0"/>
          <w:divBdr>
            <w:top w:val="none" w:sz="0" w:space="0" w:color="auto"/>
            <w:left w:val="none" w:sz="0" w:space="0" w:color="auto"/>
            <w:bottom w:val="none" w:sz="0" w:space="0" w:color="auto"/>
            <w:right w:val="none" w:sz="0" w:space="0" w:color="auto"/>
          </w:divBdr>
        </w:div>
        <w:div w:id="959993743">
          <w:marLeft w:val="0"/>
          <w:marRight w:val="0"/>
          <w:marTop w:val="0"/>
          <w:marBottom w:val="0"/>
          <w:divBdr>
            <w:top w:val="none" w:sz="0" w:space="0" w:color="auto"/>
            <w:left w:val="none" w:sz="0" w:space="0" w:color="auto"/>
            <w:bottom w:val="none" w:sz="0" w:space="0" w:color="auto"/>
            <w:right w:val="none" w:sz="0" w:space="0" w:color="auto"/>
          </w:divBdr>
        </w:div>
        <w:div w:id="575747673">
          <w:marLeft w:val="0"/>
          <w:marRight w:val="0"/>
          <w:marTop w:val="0"/>
          <w:marBottom w:val="0"/>
          <w:divBdr>
            <w:top w:val="none" w:sz="0" w:space="0" w:color="auto"/>
            <w:left w:val="none" w:sz="0" w:space="0" w:color="auto"/>
            <w:bottom w:val="none" w:sz="0" w:space="0" w:color="auto"/>
            <w:right w:val="none" w:sz="0" w:space="0" w:color="auto"/>
          </w:divBdr>
        </w:div>
        <w:div w:id="449784747">
          <w:marLeft w:val="0"/>
          <w:marRight w:val="0"/>
          <w:marTop w:val="0"/>
          <w:marBottom w:val="0"/>
          <w:divBdr>
            <w:top w:val="none" w:sz="0" w:space="0" w:color="auto"/>
            <w:left w:val="none" w:sz="0" w:space="0" w:color="auto"/>
            <w:bottom w:val="none" w:sz="0" w:space="0" w:color="auto"/>
            <w:right w:val="none" w:sz="0" w:space="0" w:color="auto"/>
          </w:divBdr>
        </w:div>
      </w:divsChild>
    </w:div>
    <w:div w:id="1476795306">
      <w:bodyDiv w:val="1"/>
      <w:marLeft w:val="0"/>
      <w:marRight w:val="0"/>
      <w:marTop w:val="0"/>
      <w:marBottom w:val="0"/>
      <w:divBdr>
        <w:top w:val="none" w:sz="0" w:space="0" w:color="auto"/>
        <w:left w:val="none" w:sz="0" w:space="0" w:color="auto"/>
        <w:bottom w:val="none" w:sz="0" w:space="0" w:color="auto"/>
        <w:right w:val="none" w:sz="0" w:space="0" w:color="auto"/>
      </w:divBdr>
      <w:divsChild>
        <w:div w:id="707267771">
          <w:marLeft w:val="0"/>
          <w:marRight w:val="0"/>
          <w:marTop w:val="0"/>
          <w:marBottom w:val="0"/>
          <w:divBdr>
            <w:top w:val="none" w:sz="0" w:space="0" w:color="auto"/>
            <w:left w:val="none" w:sz="0" w:space="0" w:color="auto"/>
            <w:bottom w:val="none" w:sz="0" w:space="0" w:color="auto"/>
            <w:right w:val="none" w:sz="0" w:space="0" w:color="auto"/>
          </w:divBdr>
        </w:div>
        <w:div w:id="1947074583">
          <w:marLeft w:val="0"/>
          <w:marRight w:val="0"/>
          <w:marTop w:val="0"/>
          <w:marBottom w:val="0"/>
          <w:divBdr>
            <w:top w:val="none" w:sz="0" w:space="0" w:color="auto"/>
            <w:left w:val="none" w:sz="0" w:space="0" w:color="auto"/>
            <w:bottom w:val="none" w:sz="0" w:space="0" w:color="auto"/>
            <w:right w:val="none" w:sz="0" w:space="0" w:color="auto"/>
          </w:divBdr>
        </w:div>
        <w:div w:id="373506360">
          <w:marLeft w:val="0"/>
          <w:marRight w:val="0"/>
          <w:marTop w:val="0"/>
          <w:marBottom w:val="0"/>
          <w:divBdr>
            <w:top w:val="none" w:sz="0" w:space="0" w:color="auto"/>
            <w:left w:val="none" w:sz="0" w:space="0" w:color="auto"/>
            <w:bottom w:val="none" w:sz="0" w:space="0" w:color="auto"/>
            <w:right w:val="none" w:sz="0" w:space="0" w:color="auto"/>
          </w:divBdr>
          <w:divsChild>
            <w:div w:id="1217164263">
              <w:marLeft w:val="-75"/>
              <w:marRight w:val="0"/>
              <w:marTop w:val="30"/>
              <w:marBottom w:val="30"/>
              <w:divBdr>
                <w:top w:val="none" w:sz="0" w:space="0" w:color="auto"/>
                <w:left w:val="none" w:sz="0" w:space="0" w:color="auto"/>
                <w:bottom w:val="none" w:sz="0" w:space="0" w:color="auto"/>
                <w:right w:val="none" w:sz="0" w:space="0" w:color="auto"/>
              </w:divBdr>
              <w:divsChild>
                <w:div w:id="34627170">
                  <w:marLeft w:val="0"/>
                  <w:marRight w:val="0"/>
                  <w:marTop w:val="0"/>
                  <w:marBottom w:val="0"/>
                  <w:divBdr>
                    <w:top w:val="none" w:sz="0" w:space="0" w:color="auto"/>
                    <w:left w:val="none" w:sz="0" w:space="0" w:color="auto"/>
                    <w:bottom w:val="none" w:sz="0" w:space="0" w:color="auto"/>
                    <w:right w:val="none" w:sz="0" w:space="0" w:color="auto"/>
                  </w:divBdr>
                  <w:divsChild>
                    <w:div w:id="2092845958">
                      <w:marLeft w:val="0"/>
                      <w:marRight w:val="0"/>
                      <w:marTop w:val="0"/>
                      <w:marBottom w:val="0"/>
                      <w:divBdr>
                        <w:top w:val="none" w:sz="0" w:space="0" w:color="auto"/>
                        <w:left w:val="none" w:sz="0" w:space="0" w:color="auto"/>
                        <w:bottom w:val="none" w:sz="0" w:space="0" w:color="auto"/>
                        <w:right w:val="none" w:sz="0" w:space="0" w:color="auto"/>
                      </w:divBdr>
                    </w:div>
                  </w:divsChild>
                </w:div>
                <w:div w:id="1151680899">
                  <w:marLeft w:val="0"/>
                  <w:marRight w:val="0"/>
                  <w:marTop w:val="0"/>
                  <w:marBottom w:val="0"/>
                  <w:divBdr>
                    <w:top w:val="none" w:sz="0" w:space="0" w:color="auto"/>
                    <w:left w:val="none" w:sz="0" w:space="0" w:color="auto"/>
                    <w:bottom w:val="none" w:sz="0" w:space="0" w:color="auto"/>
                    <w:right w:val="none" w:sz="0" w:space="0" w:color="auto"/>
                  </w:divBdr>
                  <w:divsChild>
                    <w:div w:id="105465002">
                      <w:marLeft w:val="0"/>
                      <w:marRight w:val="0"/>
                      <w:marTop w:val="0"/>
                      <w:marBottom w:val="0"/>
                      <w:divBdr>
                        <w:top w:val="none" w:sz="0" w:space="0" w:color="auto"/>
                        <w:left w:val="none" w:sz="0" w:space="0" w:color="auto"/>
                        <w:bottom w:val="none" w:sz="0" w:space="0" w:color="auto"/>
                        <w:right w:val="none" w:sz="0" w:space="0" w:color="auto"/>
                      </w:divBdr>
                    </w:div>
                  </w:divsChild>
                </w:div>
                <w:div w:id="1726373960">
                  <w:marLeft w:val="0"/>
                  <w:marRight w:val="0"/>
                  <w:marTop w:val="0"/>
                  <w:marBottom w:val="0"/>
                  <w:divBdr>
                    <w:top w:val="none" w:sz="0" w:space="0" w:color="auto"/>
                    <w:left w:val="none" w:sz="0" w:space="0" w:color="auto"/>
                    <w:bottom w:val="none" w:sz="0" w:space="0" w:color="auto"/>
                    <w:right w:val="none" w:sz="0" w:space="0" w:color="auto"/>
                  </w:divBdr>
                  <w:divsChild>
                    <w:div w:id="1572081034">
                      <w:marLeft w:val="0"/>
                      <w:marRight w:val="0"/>
                      <w:marTop w:val="0"/>
                      <w:marBottom w:val="0"/>
                      <w:divBdr>
                        <w:top w:val="none" w:sz="0" w:space="0" w:color="auto"/>
                        <w:left w:val="none" w:sz="0" w:space="0" w:color="auto"/>
                        <w:bottom w:val="none" w:sz="0" w:space="0" w:color="auto"/>
                        <w:right w:val="none" w:sz="0" w:space="0" w:color="auto"/>
                      </w:divBdr>
                    </w:div>
                  </w:divsChild>
                </w:div>
                <w:div w:id="1461268041">
                  <w:marLeft w:val="0"/>
                  <w:marRight w:val="0"/>
                  <w:marTop w:val="0"/>
                  <w:marBottom w:val="0"/>
                  <w:divBdr>
                    <w:top w:val="none" w:sz="0" w:space="0" w:color="auto"/>
                    <w:left w:val="none" w:sz="0" w:space="0" w:color="auto"/>
                    <w:bottom w:val="none" w:sz="0" w:space="0" w:color="auto"/>
                    <w:right w:val="none" w:sz="0" w:space="0" w:color="auto"/>
                  </w:divBdr>
                  <w:divsChild>
                    <w:div w:id="1450855668">
                      <w:marLeft w:val="0"/>
                      <w:marRight w:val="0"/>
                      <w:marTop w:val="0"/>
                      <w:marBottom w:val="0"/>
                      <w:divBdr>
                        <w:top w:val="none" w:sz="0" w:space="0" w:color="auto"/>
                        <w:left w:val="none" w:sz="0" w:space="0" w:color="auto"/>
                        <w:bottom w:val="none" w:sz="0" w:space="0" w:color="auto"/>
                        <w:right w:val="none" w:sz="0" w:space="0" w:color="auto"/>
                      </w:divBdr>
                    </w:div>
                  </w:divsChild>
                </w:div>
                <w:div w:id="809173662">
                  <w:marLeft w:val="0"/>
                  <w:marRight w:val="0"/>
                  <w:marTop w:val="0"/>
                  <w:marBottom w:val="0"/>
                  <w:divBdr>
                    <w:top w:val="none" w:sz="0" w:space="0" w:color="auto"/>
                    <w:left w:val="none" w:sz="0" w:space="0" w:color="auto"/>
                    <w:bottom w:val="none" w:sz="0" w:space="0" w:color="auto"/>
                    <w:right w:val="none" w:sz="0" w:space="0" w:color="auto"/>
                  </w:divBdr>
                  <w:divsChild>
                    <w:div w:id="997732310">
                      <w:marLeft w:val="0"/>
                      <w:marRight w:val="0"/>
                      <w:marTop w:val="0"/>
                      <w:marBottom w:val="0"/>
                      <w:divBdr>
                        <w:top w:val="none" w:sz="0" w:space="0" w:color="auto"/>
                        <w:left w:val="none" w:sz="0" w:space="0" w:color="auto"/>
                        <w:bottom w:val="none" w:sz="0" w:space="0" w:color="auto"/>
                        <w:right w:val="none" w:sz="0" w:space="0" w:color="auto"/>
                      </w:divBdr>
                    </w:div>
                  </w:divsChild>
                </w:div>
                <w:div w:id="1443962585">
                  <w:marLeft w:val="0"/>
                  <w:marRight w:val="0"/>
                  <w:marTop w:val="0"/>
                  <w:marBottom w:val="0"/>
                  <w:divBdr>
                    <w:top w:val="none" w:sz="0" w:space="0" w:color="auto"/>
                    <w:left w:val="none" w:sz="0" w:space="0" w:color="auto"/>
                    <w:bottom w:val="none" w:sz="0" w:space="0" w:color="auto"/>
                    <w:right w:val="none" w:sz="0" w:space="0" w:color="auto"/>
                  </w:divBdr>
                  <w:divsChild>
                    <w:div w:id="1646422859">
                      <w:marLeft w:val="0"/>
                      <w:marRight w:val="0"/>
                      <w:marTop w:val="0"/>
                      <w:marBottom w:val="0"/>
                      <w:divBdr>
                        <w:top w:val="none" w:sz="0" w:space="0" w:color="auto"/>
                        <w:left w:val="none" w:sz="0" w:space="0" w:color="auto"/>
                        <w:bottom w:val="none" w:sz="0" w:space="0" w:color="auto"/>
                        <w:right w:val="none" w:sz="0" w:space="0" w:color="auto"/>
                      </w:divBdr>
                    </w:div>
                  </w:divsChild>
                </w:div>
                <w:div w:id="1213038213">
                  <w:marLeft w:val="0"/>
                  <w:marRight w:val="0"/>
                  <w:marTop w:val="0"/>
                  <w:marBottom w:val="0"/>
                  <w:divBdr>
                    <w:top w:val="none" w:sz="0" w:space="0" w:color="auto"/>
                    <w:left w:val="none" w:sz="0" w:space="0" w:color="auto"/>
                    <w:bottom w:val="none" w:sz="0" w:space="0" w:color="auto"/>
                    <w:right w:val="none" w:sz="0" w:space="0" w:color="auto"/>
                  </w:divBdr>
                  <w:divsChild>
                    <w:div w:id="166675703">
                      <w:marLeft w:val="0"/>
                      <w:marRight w:val="0"/>
                      <w:marTop w:val="0"/>
                      <w:marBottom w:val="0"/>
                      <w:divBdr>
                        <w:top w:val="none" w:sz="0" w:space="0" w:color="auto"/>
                        <w:left w:val="none" w:sz="0" w:space="0" w:color="auto"/>
                        <w:bottom w:val="none" w:sz="0" w:space="0" w:color="auto"/>
                        <w:right w:val="none" w:sz="0" w:space="0" w:color="auto"/>
                      </w:divBdr>
                    </w:div>
                  </w:divsChild>
                </w:div>
                <w:div w:id="1747537161">
                  <w:marLeft w:val="0"/>
                  <w:marRight w:val="0"/>
                  <w:marTop w:val="0"/>
                  <w:marBottom w:val="0"/>
                  <w:divBdr>
                    <w:top w:val="none" w:sz="0" w:space="0" w:color="auto"/>
                    <w:left w:val="none" w:sz="0" w:space="0" w:color="auto"/>
                    <w:bottom w:val="none" w:sz="0" w:space="0" w:color="auto"/>
                    <w:right w:val="none" w:sz="0" w:space="0" w:color="auto"/>
                  </w:divBdr>
                  <w:divsChild>
                    <w:div w:id="1882597288">
                      <w:marLeft w:val="0"/>
                      <w:marRight w:val="0"/>
                      <w:marTop w:val="0"/>
                      <w:marBottom w:val="0"/>
                      <w:divBdr>
                        <w:top w:val="none" w:sz="0" w:space="0" w:color="auto"/>
                        <w:left w:val="none" w:sz="0" w:space="0" w:color="auto"/>
                        <w:bottom w:val="none" w:sz="0" w:space="0" w:color="auto"/>
                        <w:right w:val="none" w:sz="0" w:space="0" w:color="auto"/>
                      </w:divBdr>
                    </w:div>
                  </w:divsChild>
                </w:div>
                <w:div w:id="1109619727">
                  <w:marLeft w:val="0"/>
                  <w:marRight w:val="0"/>
                  <w:marTop w:val="0"/>
                  <w:marBottom w:val="0"/>
                  <w:divBdr>
                    <w:top w:val="none" w:sz="0" w:space="0" w:color="auto"/>
                    <w:left w:val="none" w:sz="0" w:space="0" w:color="auto"/>
                    <w:bottom w:val="none" w:sz="0" w:space="0" w:color="auto"/>
                    <w:right w:val="none" w:sz="0" w:space="0" w:color="auto"/>
                  </w:divBdr>
                  <w:divsChild>
                    <w:div w:id="2083260301">
                      <w:marLeft w:val="0"/>
                      <w:marRight w:val="0"/>
                      <w:marTop w:val="0"/>
                      <w:marBottom w:val="0"/>
                      <w:divBdr>
                        <w:top w:val="none" w:sz="0" w:space="0" w:color="auto"/>
                        <w:left w:val="none" w:sz="0" w:space="0" w:color="auto"/>
                        <w:bottom w:val="none" w:sz="0" w:space="0" w:color="auto"/>
                        <w:right w:val="none" w:sz="0" w:space="0" w:color="auto"/>
                      </w:divBdr>
                    </w:div>
                  </w:divsChild>
                </w:div>
                <w:div w:id="828135486">
                  <w:marLeft w:val="0"/>
                  <w:marRight w:val="0"/>
                  <w:marTop w:val="0"/>
                  <w:marBottom w:val="0"/>
                  <w:divBdr>
                    <w:top w:val="none" w:sz="0" w:space="0" w:color="auto"/>
                    <w:left w:val="none" w:sz="0" w:space="0" w:color="auto"/>
                    <w:bottom w:val="none" w:sz="0" w:space="0" w:color="auto"/>
                    <w:right w:val="none" w:sz="0" w:space="0" w:color="auto"/>
                  </w:divBdr>
                  <w:divsChild>
                    <w:div w:id="196085525">
                      <w:marLeft w:val="0"/>
                      <w:marRight w:val="0"/>
                      <w:marTop w:val="0"/>
                      <w:marBottom w:val="0"/>
                      <w:divBdr>
                        <w:top w:val="none" w:sz="0" w:space="0" w:color="auto"/>
                        <w:left w:val="none" w:sz="0" w:space="0" w:color="auto"/>
                        <w:bottom w:val="none" w:sz="0" w:space="0" w:color="auto"/>
                        <w:right w:val="none" w:sz="0" w:space="0" w:color="auto"/>
                      </w:divBdr>
                    </w:div>
                  </w:divsChild>
                </w:div>
                <w:div w:id="235365840">
                  <w:marLeft w:val="0"/>
                  <w:marRight w:val="0"/>
                  <w:marTop w:val="0"/>
                  <w:marBottom w:val="0"/>
                  <w:divBdr>
                    <w:top w:val="none" w:sz="0" w:space="0" w:color="auto"/>
                    <w:left w:val="none" w:sz="0" w:space="0" w:color="auto"/>
                    <w:bottom w:val="none" w:sz="0" w:space="0" w:color="auto"/>
                    <w:right w:val="none" w:sz="0" w:space="0" w:color="auto"/>
                  </w:divBdr>
                  <w:divsChild>
                    <w:div w:id="1569850068">
                      <w:marLeft w:val="0"/>
                      <w:marRight w:val="0"/>
                      <w:marTop w:val="0"/>
                      <w:marBottom w:val="0"/>
                      <w:divBdr>
                        <w:top w:val="none" w:sz="0" w:space="0" w:color="auto"/>
                        <w:left w:val="none" w:sz="0" w:space="0" w:color="auto"/>
                        <w:bottom w:val="none" w:sz="0" w:space="0" w:color="auto"/>
                        <w:right w:val="none" w:sz="0" w:space="0" w:color="auto"/>
                      </w:divBdr>
                    </w:div>
                  </w:divsChild>
                </w:div>
                <w:div w:id="374430433">
                  <w:marLeft w:val="0"/>
                  <w:marRight w:val="0"/>
                  <w:marTop w:val="0"/>
                  <w:marBottom w:val="0"/>
                  <w:divBdr>
                    <w:top w:val="none" w:sz="0" w:space="0" w:color="auto"/>
                    <w:left w:val="none" w:sz="0" w:space="0" w:color="auto"/>
                    <w:bottom w:val="none" w:sz="0" w:space="0" w:color="auto"/>
                    <w:right w:val="none" w:sz="0" w:space="0" w:color="auto"/>
                  </w:divBdr>
                  <w:divsChild>
                    <w:div w:id="2132820957">
                      <w:marLeft w:val="0"/>
                      <w:marRight w:val="0"/>
                      <w:marTop w:val="0"/>
                      <w:marBottom w:val="0"/>
                      <w:divBdr>
                        <w:top w:val="none" w:sz="0" w:space="0" w:color="auto"/>
                        <w:left w:val="none" w:sz="0" w:space="0" w:color="auto"/>
                        <w:bottom w:val="none" w:sz="0" w:space="0" w:color="auto"/>
                        <w:right w:val="none" w:sz="0" w:space="0" w:color="auto"/>
                      </w:divBdr>
                    </w:div>
                  </w:divsChild>
                </w:div>
                <w:div w:id="98650638">
                  <w:marLeft w:val="0"/>
                  <w:marRight w:val="0"/>
                  <w:marTop w:val="0"/>
                  <w:marBottom w:val="0"/>
                  <w:divBdr>
                    <w:top w:val="none" w:sz="0" w:space="0" w:color="auto"/>
                    <w:left w:val="none" w:sz="0" w:space="0" w:color="auto"/>
                    <w:bottom w:val="none" w:sz="0" w:space="0" w:color="auto"/>
                    <w:right w:val="none" w:sz="0" w:space="0" w:color="auto"/>
                  </w:divBdr>
                  <w:divsChild>
                    <w:div w:id="2064477412">
                      <w:marLeft w:val="0"/>
                      <w:marRight w:val="0"/>
                      <w:marTop w:val="0"/>
                      <w:marBottom w:val="0"/>
                      <w:divBdr>
                        <w:top w:val="none" w:sz="0" w:space="0" w:color="auto"/>
                        <w:left w:val="none" w:sz="0" w:space="0" w:color="auto"/>
                        <w:bottom w:val="none" w:sz="0" w:space="0" w:color="auto"/>
                        <w:right w:val="none" w:sz="0" w:space="0" w:color="auto"/>
                      </w:divBdr>
                    </w:div>
                  </w:divsChild>
                </w:div>
                <w:div w:id="820923836">
                  <w:marLeft w:val="0"/>
                  <w:marRight w:val="0"/>
                  <w:marTop w:val="0"/>
                  <w:marBottom w:val="0"/>
                  <w:divBdr>
                    <w:top w:val="none" w:sz="0" w:space="0" w:color="auto"/>
                    <w:left w:val="none" w:sz="0" w:space="0" w:color="auto"/>
                    <w:bottom w:val="none" w:sz="0" w:space="0" w:color="auto"/>
                    <w:right w:val="none" w:sz="0" w:space="0" w:color="auto"/>
                  </w:divBdr>
                  <w:divsChild>
                    <w:div w:id="353580043">
                      <w:marLeft w:val="0"/>
                      <w:marRight w:val="0"/>
                      <w:marTop w:val="0"/>
                      <w:marBottom w:val="0"/>
                      <w:divBdr>
                        <w:top w:val="none" w:sz="0" w:space="0" w:color="auto"/>
                        <w:left w:val="none" w:sz="0" w:space="0" w:color="auto"/>
                        <w:bottom w:val="none" w:sz="0" w:space="0" w:color="auto"/>
                        <w:right w:val="none" w:sz="0" w:space="0" w:color="auto"/>
                      </w:divBdr>
                    </w:div>
                  </w:divsChild>
                </w:div>
                <w:div w:id="437870618">
                  <w:marLeft w:val="0"/>
                  <w:marRight w:val="0"/>
                  <w:marTop w:val="0"/>
                  <w:marBottom w:val="0"/>
                  <w:divBdr>
                    <w:top w:val="none" w:sz="0" w:space="0" w:color="auto"/>
                    <w:left w:val="none" w:sz="0" w:space="0" w:color="auto"/>
                    <w:bottom w:val="none" w:sz="0" w:space="0" w:color="auto"/>
                    <w:right w:val="none" w:sz="0" w:space="0" w:color="auto"/>
                  </w:divBdr>
                  <w:divsChild>
                    <w:div w:id="134999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627633">
          <w:marLeft w:val="0"/>
          <w:marRight w:val="0"/>
          <w:marTop w:val="0"/>
          <w:marBottom w:val="0"/>
          <w:divBdr>
            <w:top w:val="none" w:sz="0" w:space="0" w:color="auto"/>
            <w:left w:val="none" w:sz="0" w:space="0" w:color="auto"/>
            <w:bottom w:val="none" w:sz="0" w:space="0" w:color="auto"/>
            <w:right w:val="none" w:sz="0" w:space="0" w:color="auto"/>
          </w:divBdr>
        </w:div>
        <w:div w:id="1088188223">
          <w:marLeft w:val="0"/>
          <w:marRight w:val="0"/>
          <w:marTop w:val="0"/>
          <w:marBottom w:val="0"/>
          <w:divBdr>
            <w:top w:val="none" w:sz="0" w:space="0" w:color="auto"/>
            <w:left w:val="none" w:sz="0" w:space="0" w:color="auto"/>
            <w:bottom w:val="none" w:sz="0" w:space="0" w:color="auto"/>
            <w:right w:val="none" w:sz="0" w:space="0" w:color="auto"/>
          </w:divBdr>
        </w:div>
        <w:div w:id="2073696815">
          <w:marLeft w:val="0"/>
          <w:marRight w:val="0"/>
          <w:marTop w:val="0"/>
          <w:marBottom w:val="0"/>
          <w:divBdr>
            <w:top w:val="none" w:sz="0" w:space="0" w:color="auto"/>
            <w:left w:val="none" w:sz="0" w:space="0" w:color="auto"/>
            <w:bottom w:val="none" w:sz="0" w:space="0" w:color="auto"/>
            <w:right w:val="none" w:sz="0" w:space="0" w:color="auto"/>
          </w:divBdr>
        </w:div>
        <w:div w:id="283771890">
          <w:marLeft w:val="0"/>
          <w:marRight w:val="0"/>
          <w:marTop w:val="0"/>
          <w:marBottom w:val="0"/>
          <w:divBdr>
            <w:top w:val="none" w:sz="0" w:space="0" w:color="auto"/>
            <w:left w:val="none" w:sz="0" w:space="0" w:color="auto"/>
            <w:bottom w:val="none" w:sz="0" w:space="0" w:color="auto"/>
            <w:right w:val="none" w:sz="0" w:space="0" w:color="auto"/>
          </w:divBdr>
          <w:divsChild>
            <w:div w:id="846137825">
              <w:marLeft w:val="-75"/>
              <w:marRight w:val="0"/>
              <w:marTop w:val="30"/>
              <w:marBottom w:val="30"/>
              <w:divBdr>
                <w:top w:val="none" w:sz="0" w:space="0" w:color="auto"/>
                <w:left w:val="none" w:sz="0" w:space="0" w:color="auto"/>
                <w:bottom w:val="none" w:sz="0" w:space="0" w:color="auto"/>
                <w:right w:val="none" w:sz="0" w:space="0" w:color="auto"/>
              </w:divBdr>
              <w:divsChild>
                <w:div w:id="491915499">
                  <w:marLeft w:val="0"/>
                  <w:marRight w:val="0"/>
                  <w:marTop w:val="0"/>
                  <w:marBottom w:val="0"/>
                  <w:divBdr>
                    <w:top w:val="none" w:sz="0" w:space="0" w:color="auto"/>
                    <w:left w:val="none" w:sz="0" w:space="0" w:color="auto"/>
                    <w:bottom w:val="none" w:sz="0" w:space="0" w:color="auto"/>
                    <w:right w:val="none" w:sz="0" w:space="0" w:color="auto"/>
                  </w:divBdr>
                  <w:divsChild>
                    <w:div w:id="518587770">
                      <w:marLeft w:val="0"/>
                      <w:marRight w:val="0"/>
                      <w:marTop w:val="0"/>
                      <w:marBottom w:val="0"/>
                      <w:divBdr>
                        <w:top w:val="none" w:sz="0" w:space="0" w:color="auto"/>
                        <w:left w:val="none" w:sz="0" w:space="0" w:color="auto"/>
                        <w:bottom w:val="none" w:sz="0" w:space="0" w:color="auto"/>
                        <w:right w:val="none" w:sz="0" w:space="0" w:color="auto"/>
                      </w:divBdr>
                    </w:div>
                  </w:divsChild>
                </w:div>
                <w:div w:id="1073090218">
                  <w:marLeft w:val="0"/>
                  <w:marRight w:val="0"/>
                  <w:marTop w:val="0"/>
                  <w:marBottom w:val="0"/>
                  <w:divBdr>
                    <w:top w:val="none" w:sz="0" w:space="0" w:color="auto"/>
                    <w:left w:val="none" w:sz="0" w:space="0" w:color="auto"/>
                    <w:bottom w:val="none" w:sz="0" w:space="0" w:color="auto"/>
                    <w:right w:val="none" w:sz="0" w:space="0" w:color="auto"/>
                  </w:divBdr>
                  <w:divsChild>
                    <w:div w:id="492990030">
                      <w:marLeft w:val="0"/>
                      <w:marRight w:val="0"/>
                      <w:marTop w:val="0"/>
                      <w:marBottom w:val="0"/>
                      <w:divBdr>
                        <w:top w:val="none" w:sz="0" w:space="0" w:color="auto"/>
                        <w:left w:val="none" w:sz="0" w:space="0" w:color="auto"/>
                        <w:bottom w:val="none" w:sz="0" w:space="0" w:color="auto"/>
                        <w:right w:val="none" w:sz="0" w:space="0" w:color="auto"/>
                      </w:divBdr>
                    </w:div>
                  </w:divsChild>
                </w:div>
                <w:div w:id="1788355035">
                  <w:marLeft w:val="0"/>
                  <w:marRight w:val="0"/>
                  <w:marTop w:val="0"/>
                  <w:marBottom w:val="0"/>
                  <w:divBdr>
                    <w:top w:val="none" w:sz="0" w:space="0" w:color="auto"/>
                    <w:left w:val="none" w:sz="0" w:space="0" w:color="auto"/>
                    <w:bottom w:val="none" w:sz="0" w:space="0" w:color="auto"/>
                    <w:right w:val="none" w:sz="0" w:space="0" w:color="auto"/>
                  </w:divBdr>
                  <w:divsChild>
                    <w:div w:id="425927999">
                      <w:marLeft w:val="0"/>
                      <w:marRight w:val="0"/>
                      <w:marTop w:val="0"/>
                      <w:marBottom w:val="0"/>
                      <w:divBdr>
                        <w:top w:val="none" w:sz="0" w:space="0" w:color="auto"/>
                        <w:left w:val="none" w:sz="0" w:space="0" w:color="auto"/>
                        <w:bottom w:val="none" w:sz="0" w:space="0" w:color="auto"/>
                        <w:right w:val="none" w:sz="0" w:space="0" w:color="auto"/>
                      </w:divBdr>
                    </w:div>
                  </w:divsChild>
                </w:div>
                <w:div w:id="1327974483">
                  <w:marLeft w:val="0"/>
                  <w:marRight w:val="0"/>
                  <w:marTop w:val="0"/>
                  <w:marBottom w:val="0"/>
                  <w:divBdr>
                    <w:top w:val="none" w:sz="0" w:space="0" w:color="auto"/>
                    <w:left w:val="none" w:sz="0" w:space="0" w:color="auto"/>
                    <w:bottom w:val="none" w:sz="0" w:space="0" w:color="auto"/>
                    <w:right w:val="none" w:sz="0" w:space="0" w:color="auto"/>
                  </w:divBdr>
                  <w:divsChild>
                    <w:div w:id="1926915618">
                      <w:marLeft w:val="0"/>
                      <w:marRight w:val="0"/>
                      <w:marTop w:val="0"/>
                      <w:marBottom w:val="0"/>
                      <w:divBdr>
                        <w:top w:val="none" w:sz="0" w:space="0" w:color="auto"/>
                        <w:left w:val="none" w:sz="0" w:space="0" w:color="auto"/>
                        <w:bottom w:val="none" w:sz="0" w:space="0" w:color="auto"/>
                        <w:right w:val="none" w:sz="0" w:space="0" w:color="auto"/>
                      </w:divBdr>
                    </w:div>
                  </w:divsChild>
                </w:div>
                <w:div w:id="1553227106">
                  <w:marLeft w:val="0"/>
                  <w:marRight w:val="0"/>
                  <w:marTop w:val="0"/>
                  <w:marBottom w:val="0"/>
                  <w:divBdr>
                    <w:top w:val="none" w:sz="0" w:space="0" w:color="auto"/>
                    <w:left w:val="none" w:sz="0" w:space="0" w:color="auto"/>
                    <w:bottom w:val="none" w:sz="0" w:space="0" w:color="auto"/>
                    <w:right w:val="none" w:sz="0" w:space="0" w:color="auto"/>
                  </w:divBdr>
                  <w:divsChild>
                    <w:div w:id="907228710">
                      <w:marLeft w:val="0"/>
                      <w:marRight w:val="0"/>
                      <w:marTop w:val="0"/>
                      <w:marBottom w:val="0"/>
                      <w:divBdr>
                        <w:top w:val="none" w:sz="0" w:space="0" w:color="auto"/>
                        <w:left w:val="none" w:sz="0" w:space="0" w:color="auto"/>
                        <w:bottom w:val="none" w:sz="0" w:space="0" w:color="auto"/>
                        <w:right w:val="none" w:sz="0" w:space="0" w:color="auto"/>
                      </w:divBdr>
                    </w:div>
                  </w:divsChild>
                </w:div>
                <w:div w:id="1286735163">
                  <w:marLeft w:val="0"/>
                  <w:marRight w:val="0"/>
                  <w:marTop w:val="0"/>
                  <w:marBottom w:val="0"/>
                  <w:divBdr>
                    <w:top w:val="none" w:sz="0" w:space="0" w:color="auto"/>
                    <w:left w:val="none" w:sz="0" w:space="0" w:color="auto"/>
                    <w:bottom w:val="none" w:sz="0" w:space="0" w:color="auto"/>
                    <w:right w:val="none" w:sz="0" w:space="0" w:color="auto"/>
                  </w:divBdr>
                  <w:divsChild>
                    <w:div w:id="523203330">
                      <w:marLeft w:val="0"/>
                      <w:marRight w:val="0"/>
                      <w:marTop w:val="0"/>
                      <w:marBottom w:val="0"/>
                      <w:divBdr>
                        <w:top w:val="none" w:sz="0" w:space="0" w:color="auto"/>
                        <w:left w:val="none" w:sz="0" w:space="0" w:color="auto"/>
                        <w:bottom w:val="none" w:sz="0" w:space="0" w:color="auto"/>
                        <w:right w:val="none" w:sz="0" w:space="0" w:color="auto"/>
                      </w:divBdr>
                    </w:div>
                  </w:divsChild>
                </w:div>
                <w:div w:id="272445835">
                  <w:marLeft w:val="0"/>
                  <w:marRight w:val="0"/>
                  <w:marTop w:val="0"/>
                  <w:marBottom w:val="0"/>
                  <w:divBdr>
                    <w:top w:val="none" w:sz="0" w:space="0" w:color="auto"/>
                    <w:left w:val="none" w:sz="0" w:space="0" w:color="auto"/>
                    <w:bottom w:val="none" w:sz="0" w:space="0" w:color="auto"/>
                    <w:right w:val="none" w:sz="0" w:space="0" w:color="auto"/>
                  </w:divBdr>
                  <w:divsChild>
                    <w:div w:id="621961907">
                      <w:marLeft w:val="0"/>
                      <w:marRight w:val="0"/>
                      <w:marTop w:val="0"/>
                      <w:marBottom w:val="0"/>
                      <w:divBdr>
                        <w:top w:val="none" w:sz="0" w:space="0" w:color="auto"/>
                        <w:left w:val="none" w:sz="0" w:space="0" w:color="auto"/>
                        <w:bottom w:val="none" w:sz="0" w:space="0" w:color="auto"/>
                        <w:right w:val="none" w:sz="0" w:space="0" w:color="auto"/>
                      </w:divBdr>
                    </w:div>
                  </w:divsChild>
                </w:div>
                <w:div w:id="1886138738">
                  <w:marLeft w:val="0"/>
                  <w:marRight w:val="0"/>
                  <w:marTop w:val="0"/>
                  <w:marBottom w:val="0"/>
                  <w:divBdr>
                    <w:top w:val="none" w:sz="0" w:space="0" w:color="auto"/>
                    <w:left w:val="none" w:sz="0" w:space="0" w:color="auto"/>
                    <w:bottom w:val="none" w:sz="0" w:space="0" w:color="auto"/>
                    <w:right w:val="none" w:sz="0" w:space="0" w:color="auto"/>
                  </w:divBdr>
                  <w:divsChild>
                    <w:div w:id="912198980">
                      <w:marLeft w:val="0"/>
                      <w:marRight w:val="0"/>
                      <w:marTop w:val="0"/>
                      <w:marBottom w:val="0"/>
                      <w:divBdr>
                        <w:top w:val="none" w:sz="0" w:space="0" w:color="auto"/>
                        <w:left w:val="none" w:sz="0" w:space="0" w:color="auto"/>
                        <w:bottom w:val="none" w:sz="0" w:space="0" w:color="auto"/>
                        <w:right w:val="none" w:sz="0" w:space="0" w:color="auto"/>
                      </w:divBdr>
                    </w:div>
                  </w:divsChild>
                </w:div>
                <w:div w:id="388070706">
                  <w:marLeft w:val="0"/>
                  <w:marRight w:val="0"/>
                  <w:marTop w:val="0"/>
                  <w:marBottom w:val="0"/>
                  <w:divBdr>
                    <w:top w:val="none" w:sz="0" w:space="0" w:color="auto"/>
                    <w:left w:val="none" w:sz="0" w:space="0" w:color="auto"/>
                    <w:bottom w:val="none" w:sz="0" w:space="0" w:color="auto"/>
                    <w:right w:val="none" w:sz="0" w:space="0" w:color="auto"/>
                  </w:divBdr>
                  <w:divsChild>
                    <w:div w:id="1997759509">
                      <w:marLeft w:val="0"/>
                      <w:marRight w:val="0"/>
                      <w:marTop w:val="0"/>
                      <w:marBottom w:val="0"/>
                      <w:divBdr>
                        <w:top w:val="none" w:sz="0" w:space="0" w:color="auto"/>
                        <w:left w:val="none" w:sz="0" w:space="0" w:color="auto"/>
                        <w:bottom w:val="none" w:sz="0" w:space="0" w:color="auto"/>
                        <w:right w:val="none" w:sz="0" w:space="0" w:color="auto"/>
                      </w:divBdr>
                      <w:divsChild>
                        <w:div w:id="662665875">
                          <w:marLeft w:val="0"/>
                          <w:marRight w:val="0"/>
                          <w:marTop w:val="0"/>
                          <w:marBottom w:val="0"/>
                          <w:divBdr>
                            <w:top w:val="none" w:sz="0" w:space="0" w:color="auto"/>
                            <w:left w:val="none" w:sz="0" w:space="0" w:color="auto"/>
                            <w:bottom w:val="none" w:sz="0" w:space="0" w:color="auto"/>
                            <w:right w:val="none" w:sz="0" w:space="0" w:color="auto"/>
                          </w:divBdr>
                          <w:divsChild>
                            <w:div w:id="1808275489">
                              <w:marLeft w:val="0"/>
                              <w:marRight w:val="0"/>
                              <w:marTop w:val="0"/>
                              <w:marBottom w:val="0"/>
                              <w:divBdr>
                                <w:top w:val="none" w:sz="0" w:space="0" w:color="auto"/>
                                <w:left w:val="none" w:sz="0" w:space="0" w:color="auto"/>
                                <w:bottom w:val="none" w:sz="0" w:space="0" w:color="auto"/>
                                <w:right w:val="none" w:sz="0" w:space="0" w:color="auto"/>
                              </w:divBdr>
                              <w:divsChild>
                                <w:div w:id="1567644027">
                                  <w:marLeft w:val="0"/>
                                  <w:marRight w:val="0"/>
                                  <w:marTop w:val="0"/>
                                  <w:marBottom w:val="0"/>
                                  <w:divBdr>
                                    <w:top w:val="none" w:sz="0" w:space="0" w:color="auto"/>
                                    <w:left w:val="none" w:sz="0" w:space="0" w:color="auto"/>
                                    <w:bottom w:val="none" w:sz="0" w:space="0" w:color="auto"/>
                                    <w:right w:val="none" w:sz="0" w:space="0" w:color="auto"/>
                                  </w:divBdr>
                                  <w:divsChild>
                                    <w:div w:id="19838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203411">
                      <w:marLeft w:val="0"/>
                      <w:marRight w:val="0"/>
                      <w:marTop w:val="0"/>
                      <w:marBottom w:val="0"/>
                      <w:divBdr>
                        <w:top w:val="none" w:sz="0" w:space="0" w:color="auto"/>
                        <w:left w:val="none" w:sz="0" w:space="0" w:color="auto"/>
                        <w:bottom w:val="none" w:sz="0" w:space="0" w:color="auto"/>
                        <w:right w:val="none" w:sz="0" w:space="0" w:color="auto"/>
                      </w:divBdr>
                    </w:div>
                  </w:divsChild>
                </w:div>
                <w:div w:id="1989699260">
                  <w:marLeft w:val="0"/>
                  <w:marRight w:val="0"/>
                  <w:marTop w:val="0"/>
                  <w:marBottom w:val="0"/>
                  <w:divBdr>
                    <w:top w:val="none" w:sz="0" w:space="0" w:color="auto"/>
                    <w:left w:val="none" w:sz="0" w:space="0" w:color="auto"/>
                    <w:bottom w:val="none" w:sz="0" w:space="0" w:color="auto"/>
                    <w:right w:val="none" w:sz="0" w:space="0" w:color="auto"/>
                  </w:divBdr>
                  <w:divsChild>
                    <w:div w:id="52431459">
                      <w:marLeft w:val="0"/>
                      <w:marRight w:val="0"/>
                      <w:marTop w:val="0"/>
                      <w:marBottom w:val="0"/>
                      <w:divBdr>
                        <w:top w:val="none" w:sz="0" w:space="0" w:color="auto"/>
                        <w:left w:val="none" w:sz="0" w:space="0" w:color="auto"/>
                        <w:bottom w:val="none" w:sz="0" w:space="0" w:color="auto"/>
                        <w:right w:val="none" w:sz="0" w:space="0" w:color="auto"/>
                      </w:divBdr>
                    </w:div>
                  </w:divsChild>
                </w:div>
                <w:div w:id="521868332">
                  <w:marLeft w:val="0"/>
                  <w:marRight w:val="0"/>
                  <w:marTop w:val="0"/>
                  <w:marBottom w:val="0"/>
                  <w:divBdr>
                    <w:top w:val="none" w:sz="0" w:space="0" w:color="auto"/>
                    <w:left w:val="none" w:sz="0" w:space="0" w:color="auto"/>
                    <w:bottom w:val="none" w:sz="0" w:space="0" w:color="auto"/>
                    <w:right w:val="none" w:sz="0" w:space="0" w:color="auto"/>
                  </w:divBdr>
                  <w:divsChild>
                    <w:div w:id="1714384254">
                      <w:marLeft w:val="0"/>
                      <w:marRight w:val="0"/>
                      <w:marTop w:val="0"/>
                      <w:marBottom w:val="0"/>
                      <w:divBdr>
                        <w:top w:val="none" w:sz="0" w:space="0" w:color="auto"/>
                        <w:left w:val="none" w:sz="0" w:space="0" w:color="auto"/>
                        <w:bottom w:val="none" w:sz="0" w:space="0" w:color="auto"/>
                        <w:right w:val="none" w:sz="0" w:space="0" w:color="auto"/>
                      </w:divBdr>
                    </w:div>
                  </w:divsChild>
                </w:div>
                <w:div w:id="1900247158">
                  <w:marLeft w:val="0"/>
                  <w:marRight w:val="0"/>
                  <w:marTop w:val="0"/>
                  <w:marBottom w:val="0"/>
                  <w:divBdr>
                    <w:top w:val="none" w:sz="0" w:space="0" w:color="auto"/>
                    <w:left w:val="none" w:sz="0" w:space="0" w:color="auto"/>
                    <w:bottom w:val="none" w:sz="0" w:space="0" w:color="auto"/>
                    <w:right w:val="none" w:sz="0" w:space="0" w:color="auto"/>
                  </w:divBdr>
                  <w:divsChild>
                    <w:div w:id="1832676906">
                      <w:marLeft w:val="0"/>
                      <w:marRight w:val="0"/>
                      <w:marTop w:val="0"/>
                      <w:marBottom w:val="0"/>
                      <w:divBdr>
                        <w:top w:val="none" w:sz="0" w:space="0" w:color="auto"/>
                        <w:left w:val="none" w:sz="0" w:space="0" w:color="auto"/>
                        <w:bottom w:val="none" w:sz="0" w:space="0" w:color="auto"/>
                        <w:right w:val="none" w:sz="0" w:space="0" w:color="auto"/>
                      </w:divBdr>
                    </w:div>
                  </w:divsChild>
                </w:div>
                <w:div w:id="2114588188">
                  <w:marLeft w:val="0"/>
                  <w:marRight w:val="0"/>
                  <w:marTop w:val="0"/>
                  <w:marBottom w:val="0"/>
                  <w:divBdr>
                    <w:top w:val="none" w:sz="0" w:space="0" w:color="auto"/>
                    <w:left w:val="none" w:sz="0" w:space="0" w:color="auto"/>
                    <w:bottom w:val="none" w:sz="0" w:space="0" w:color="auto"/>
                    <w:right w:val="none" w:sz="0" w:space="0" w:color="auto"/>
                  </w:divBdr>
                  <w:divsChild>
                    <w:div w:id="1624575257">
                      <w:marLeft w:val="0"/>
                      <w:marRight w:val="0"/>
                      <w:marTop w:val="0"/>
                      <w:marBottom w:val="0"/>
                      <w:divBdr>
                        <w:top w:val="none" w:sz="0" w:space="0" w:color="auto"/>
                        <w:left w:val="none" w:sz="0" w:space="0" w:color="auto"/>
                        <w:bottom w:val="none" w:sz="0" w:space="0" w:color="auto"/>
                        <w:right w:val="none" w:sz="0" w:space="0" w:color="auto"/>
                      </w:divBdr>
                    </w:div>
                  </w:divsChild>
                </w:div>
                <w:div w:id="626619636">
                  <w:marLeft w:val="0"/>
                  <w:marRight w:val="0"/>
                  <w:marTop w:val="0"/>
                  <w:marBottom w:val="0"/>
                  <w:divBdr>
                    <w:top w:val="none" w:sz="0" w:space="0" w:color="auto"/>
                    <w:left w:val="none" w:sz="0" w:space="0" w:color="auto"/>
                    <w:bottom w:val="none" w:sz="0" w:space="0" w:color="auto"/>
                    <w:right w:val="none" w:sz="0" w:space="0" w:color="auto"/>
                  </w:divBdr>
                  <w:divsChild>
                    <w:div w:id="1548030207">
                      <w:marLeft w:val="0"/>
                      <w:marRight w:val="0"/>
                      <w:marTop w:val="0"/>
                      <w:marBottom w:val="0"/>
                      <w:divBdr>
                        <w:top w:val="none" w:sz="0" w:space="0" w:color="auto"/>
                        <w:left w:val="none" w:sz="0" w:space="0" w:color="auto"/>
                        <w:bottom w:val="none" w:sz="0" w:space="0" w:color="auto"/>
                        <w:right w:val="none" w:sz="0" w:space="0" w:color="auto"/>
                      </w:divBdr>
                    </w:div>
                  </w:divsChild>
                </w:div>
                <w:div w:id="1514958531">
                  <w:marLeft w:val="0"/>
                  <w:marRight w:val="0"/>
                  <w:marTop w:val="0"/>
                  <w:marBottom w:val="0"/>
                  <w:divBdr>
                    <w:top w:val="none" w:sz="0" w:space="0" w:color="auto"/>
                    <w:left w:val="none" w:sz="0" w:space="0" w:color="auto"/>
                    <w:bottom w:val="none" w:sz="0" w:space="0" w:color="auto"/>
                    <w:right w:val="none" w:sz="0" w:space="0" w:color="auto"/>
                  </w:divBdr>
                  <w:divsChild>
                    <w:div w:id="1832259551">
                      <w:marLeft w:val="0"/>
                      <w:marRight w:val="0"/>
                      <w:marTop w:val="0"/>
                      <w:marBottom w:val="0"/>
                      <w:divBdr>
                        <w:top w:val="none" w:sz="0" w:space="0" w:color="auto"/>
                        <w:left w:val="none" w:sz="0" w:space="0" w:color="auto"/>
                        <w:bottom w:val="none" w:sz="0" w:space="0" w:color="auto"/>
                        <w:right w:val="none" w:sz="0" w:space="0" w:color="auto"/>
                      </w:divBdr>
                    </w:div>
                  </w:divsChild>
                </w:div>
                <w:div w:id="1651473212">
                  <w:marLeft w:val="0"/>
                  <w:marRight w:val="0"/>
                  <w:marTop w:val="0"/>
                  <w:marBottom w:val="0"/>
                  <w:divBdr>
                    <w:top w:val="none" w:sz="0" w:space="0" w:color="auto"/>
                    <w:left w:val="none" w:sz="0" w:space="0" w:color="auto"/>
                    <w:bottom w:val="none" w:sz="0" w:space="0" w:color="auto"/>
                    <w:right w:val="none" w:sz="0" w:space="0" w:color="auto"/>
                  </w:divBdr>
                  <w:divsChild>
                    <w:div w:id="1727409905">
                      <w:marLeft w:val="0"/>
                      <w:marRight w:val="0"/>
                      <w:marTop w:val="0"/>
                      <w:marBottom w:val="0"/>
                      <w:divBdr>
                        <w:top w:val="none" w:sz="0" w:space="0" w:color="auto"/>
                        <w:left w:val="none" w:sz="0" w:space="0" w:color="auto"/>
                        <w:bottom w:val="none" w:sz="0" w:space="0" w:color="auto"/>
                        <w:right w:val="none" w:sz="0" w:space="0" w:color="auto"/>
                      </w:divBdr>
                    </w:div>
                  </w:divsChild>
                </w:div>
                <w:div w:id="821237918">
                  <w:marLeft w:val="0"/>
                  <w:marRight w:val="0"/>
                  <w:marTop w:val="0"/>
                  <w:marBottom w:val="0"/>
                  <w:divBdr>
                    <w:top w:val="none" w:sz="0" w:space="0" w:color="auto"/>
                    <w:left w:val="none" w:sz="0" w:space="0" w:color="auto"/>
                    <w:bottom w:val="none" w:sz="0" w:space="0" w:color="auto"/>
                    <w:right w:val="none" w:sz="0" w:space="0" w:color="auto"/>
                  </w:divBdr>
                  <w:divsChild>
                    <w:div w:id="1430544739">
                      <w:marLeft w:val="0"/>
                      <w:marRight w:val="0"/>
                      <w:marTop w:val="0"/>
                      <w:marBottom w:val="0"/>
                      <w:divBdr>
                        <w:top w:val="none" w:sz="0" w:space="0" w:color="auto"/>
                        <w:left w:val="none" w:sz="0" w:space="0" w:color="auto"/>
                        <w:bottom w:val="none" w:sz="0" w:space="0" w:color="auto"/>
                        <w:right w:val="none" w:sz="0" w:space="0" w:color="auto"/>
                      </w:divBdr>
                    </w:div>
                  </w:divsChild>
                </w:div>
                <w:div w:id="1103844660">
                  <w:marLeft w:val="0"/>
                  <w:marRight w:val="0"/>
                  <w:marTop w:val="0"/>
                  <w:marBottom w:val="0"/>
                  <w:divBdr>
                    <w:top w:val="none" w:sz="0" w:space="0" w:color="auto"/>
                    <w:left w:val="none" w:sz="0" w:space="0" w:color="auto"/>
                    <w:bottom w:val="none" w:sz="0" w:space="0" w:color="auto"/>
                    <w:right w:val="none" w:sz="0" w:space="0" w:color="auto"/>
                  </w:divBdr>
                  <w:divsChild>
                    <w:div w:id="322512989">
                      <w:marLeft w:val="0"/>
                      <w:marRight w:val="0"/>
                      <w:marTop w:val="0"/>
                      <w:marBottom w:val="0"/>
                      <w:divBdr>
                        <w:top w:val="none" w:sz="0" w:space="0" w:color="auto"/>
                        <w:left w:val="none" w:sz="0" w:space="0" w:color="auto"/>
                        <w:bottom w:val="none" w:sz="0" w:space="0" w:color="auto"/>
                        <w:right w:val="none" w:sz="0" w:space="0" w:color="auto"/>
                      </w:divBdr>
                      <w:divsChild>
                        <w:div w:id="598677526">
                          <w:marLeft w:val="0"/>
                          <w:marRight w:val="0"/>
                          <w:marTop w:val="0"/>
                          <w:marBottom w:val="0"/>
                          <w:divBdr>
                            <w:top w:val="none" w:sz="0" w:space="0" w:color="auto"/>
                            <w:left w:val="none" w:sz="0" w:space="0" w:color="auto"/>
                            <w:bottom w:val="none" w:sz="0" w:space="0" w:color="auto"/>
                            <w:right w:val="none" w:sz="0" w:space="0" w:color="auto"/>
                          </w:divBdr>
                          <w:divsChild>
                            <w:div w:id="1691056955">
                              <w:marLeft w:val="0"/>
                              <w:marRight w:val="0"/>
                              <w:marTop w:val="0"/>
                              <w:marBottom w:val="0"/>
                              <w:divBdr>
                                <w:top w:val="none" w:sz="0" w:space="0" w:color="auto"/>
                                <w:left w:val="none" w:sz="0" w:space="0" w:color="auto"/>
                                <w:bottom w:val="none" w:sz="0" w:space="0" w:color="auto"/>
                                <w:right w:val="none" w:sz="0" w:space="0" w:color="auto"/>
                              </w:divBdr>
                              <w:divsChild>
                                <w:div w:id="1610619398">
                                  <w:marLeft w:val="0"/>
                                  <w:marRight w:val="0"/>
                                  <w:marTop w:val="0"/>
                                  <w:marBottom w:val="0"/>
                                  <w:divBdr>
                                    <w:top w:val="none" w:sz="0" w:space="0" w:color="auto"/>
                                    <w:left w:val="none" w:sz="0" w:space="0" w:color="auto"/>
                                    <w:bottom w:val="none" w:sz="0" w:space="0" w:color="auto"/>
                                    <w:right w:val="none" w:sz="0" w:space="0" w:color="auto"/>
                                  </w:divBdr>
                                  <w:divsChild>
                                    <w:div w:id="21084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105211">
                      <w:marLeft w:val="0"/>
                      <w:marRight w:val="0"/>
                      <w:marTop w:val="0"/>
                      <w:marBottom w:val="0"/>
                      <w:divBdr>
                        <w:top w:val="none" w:sz="0" w:space="0" w:color="auto"/>
                        <w:left w:val="none" w:sz="0" w:space="0" w:color="auto"/>
                        <w:bottom w:val="none" w:sz="0" w:space="0" w:color="auto"/>
                        <w:right w:val="none" w:sz="0" w:space="0" w:color="auto"/>
                      </w:divBdr>
                    </w:div>
                  </w:divsChild>
                </w:div>
                <w:div w:id="1913852792">
                  <w:marLeft w:val="0"/>
                  <w:marRight w:val="0"/>
                  <w:marTop w:val="0"/>
                  <w:marBottom w:val="0"/>
                  <w:divBdr>
                    <w:top w:val="none" w:sz="0" w:space="0" w:color="auto"/>
                    <w:left w:val="none" w:sz="0" w:space="0" w:color="auto"/>
                    <w:bottom w:val="none" w:sz="0" w:space="0" w:color="auto"/>
                    <w:right w:val="none" w:sz="0" w:space="0" w:color="auto"/>
                  </w:divBdr>
                  <w:divsChild>
                    <w:div w:id="1449399507">
                      <w:marLeft w:val="0"/>
                      <w:marRight w:val="0"/>
                      <w:marTop w:val="0"/>
                      <w:marBottom w:val="0"/>
                      <w:divBdr>
                        <w:top w:val="none" w:sz="0" w:space="0" w:color="auto"/>
                        <w:left w:val="none" w:sz="0" w:space="0" w:color="auto"/>
                        <w:bottom w:val="none" w:sz="0" w:space="0" w:color="auto"/>
                        <w:right w:val="none" w:sz="0" w:space="0" w:color="auto"/>
                      </w:divBdr>
                    </w:div>
                  </w:divsChild>
                </w:div>
                <w:div w:id="1152480954">
                  <w:marLeft w:val="0"/>
                  <w:marRight w:val="0"/>
                  <w:marTop w:val="0"/>
                  <w:marBottom w:val="0"/>
                  <w:divBdr>
                    <w:top w:val="none" w:sz="0" w:space="0" w:color="auto"/>
                    <w:left w:val="none" w:sz="0" w:space="0" w:color="auto"/>
                    <w:bottom w:val="none" w:sz="0" w:space="0" w:color="auto"/>
                    <w:right w:val="none" w:sz="0" w:space="0" w:color="auto"/>
                  </w:divBdr>
                  <w:divsChild>
                    <w:div w:id="1781796206">
                      <w:marLeft w:val="0"/>
                      <w:marRight w:val="0"/>
                      <w:marTop w:val="0"/>
                      <w:marBottom w:val="0"/>
                      <w:divBdr>
                        <w:top w:val="none" w:sz="0" w:space="0" w:color="auto"/>
                        <w:left w:val="none" w:sz="0" w:space="0" w:color="auto"/>
                        <w:bottom w:val="none" w:sz="0" w:space="0" w:color="auto"/>
                        <w:right w:val="none" w:sz="0" w:space="0" w:color="auto"/>
                      </w:divBdr>
                    </w:div>
                  </w:divsChild>
                </w:div>
                <w:div w:id="1853957001">
                  <w:marLeft w:val="0"/>
                  <w:marRight w:val="0"/>
                  <w:marTop w:val="0"/>
                  <w:marBottom w:val="0"/>
                  <w:divBdr>
                    <w:top w:val="none" w:sz="0" w:space="0" w:color="auto"/>
                    <w:left w:val="none" w:sz="0" w:space="0" w:color="auto"/>
                    <w:bottom w:val="none" w:sz="0" w:space="0" w:color="auto"/>
                    <w:right w:val="none" w:sz="0" w:space="0" w:color="auto"/>
                  </w:divBdr>
                  <w:divsChild>
                    <w:div w:id="1677072539">
                      <w:marLeft w:val="0"/>
                      <w:marRight w:val="0"/>
                      <w:marTop w:val="0"/>
                      <w:marBottom w:val="0"/>
                      <w:divBdr>
                        <w:top w:val="none" w:sz="0" w:space="0" w:color="auto"/>
                        <w:left w:val="none" w:sz="0" w:space="0" w:color="auto"/>
                        <w:bottom w:val="none" w:sz="0" w:space="0" w:color="auto"/>
                        <w:right w:val="none" w:sz="0" w:space="0" w:color="auto"/>
                      </w:divBdr>
                    </w:div>
                  </w:divsChild>
                </w:div>
                <w:div w:id="1004167068">
                  <w:marLeft w:val="0"/>
                  <w:marRight w:val="0"/>
                  <w:marTop w:val="0"/>
                  <w:marBottom w:val="0"/>
                  <w:divBdr>
                    <w:top w:val="none" w:sz="0" w:space="0" w:color="auto"/>
                    <w:left w:val="none" w:sz="0" w:space="0" w:color="auto"/>
                    <w:bottom w:val="none" w:sz="0" w:space="0" w:color="auto"/>
                    <w:right w:val="none" w:sz="0" w:space="0" w:color="auto"/>
                  </w:divBdr>
                  <w:divsChild>
                    <w:div w:id="1251083115">
                      <w:marLeft w:val="0"/>
                      <w:marRight w:val="0"/>
                      <w:marTop w:val="0"/>
                      <w:marBottom w:val="0"/>
                      <w:divBdr>
                        <w:top w:val="none" w:sz="0" w:space="0" w:color="auto"/>
                        <w:left w:val="none" w:sz="0" w:space="0" w:color="auto"/>
                        <w:bottom w:val="none" w:sz="0" w:space="0" w:color="auto"/>
                        <w:right w:val="none" w:sz="0" w:space="0" w:color="auto"/>
                      </w:divBdr>
                    </w:div>
                    <w:div w:id="968635187">
                      <w:marLeft w:val="0"/>
                      <w:marRight w:val="0"/>
                      <w:marTop w:val="0"/>
                      <w:marBottom w:val="0"/>
                      <w:divBdr>
                        <w:top w:val="none" w:sz="0" w:space="0" w:color="auto"/>
                        <w:left w:val="none" w:sz="0" w:space="0" w:color="auto"/>
                        <w:bottom w:val="none" w:sz="0" w:space="0" w:color="auto"/>
                        <w:right w:val="none" w:sz="0" w:space="0" w:color="auto"/>
                      </w:divBdr>
                    </w:div>
                    <w:div w:id="140779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061710">
          <w:marLeft w:val="0"/>
          <w:marRight w:val="0"/>
          <w:marTop w:val="0"/>
          <w:marBottom w:val="0"/>
          <w:divBdr>
            <w:top w:val="none" w:sz="0" w:space="0" w:color="auto"/>
            <w:left w:val="none" w:sz="0" w:space="0" w:color="auto"/>
            <w:bottom w:val="none" w:sz="0" w:space="0" w:color="auto"/>
            <w:right w:val="none" w:sz="0" w:space="0" w:color="auto"/>
          </w:divBdr>
        </w:div>
        <w:div w:id="1190220895">
          <w:marLeft w:val="0"/>
          <w:marRight w:val="0"/>
          <w:marTop w:val="0"/>
          <w:marBottom w:val="0"/>
          <w:divBdr>
            <w:top w:val="none" w:sz="0" w:space="0" w:color="auto"/>
            <w:left w:val="none" w:sz="0" w:space="0" w:color="auto"/>
            <w:bottom w:val="none" w:sz="0" w:space="0" w:color="auto"/>
            <w:right w:val="none" w:sz="0" w:space="0" w:color="auto"/>
          </w:divBdr>
        </w:div>
        <w:div w:id="1709136395">
          <w:marLeft w:val="0"/>
          <w:marRight w:val="0"/>
          <w:marTop w:val="0"/>
          <w:marBottom w:val="0"/>
          <w:divBdr>
            <w:top w:val="none" w:sz="0" w:space="0" w:color="auto"/>
            <w:left w:val="none" w:sz="0" w:space="0" w:color="auto"/>
            <w:bottom w:val="none" w:sz="0" w:space="0" w:color="auto"/>
            <w:right w:val="none" w:sz="0" w:space="0" w:color="auto"/>
          </w:divBdr>
        </w:div>
        <w:div w:id="1938096735">
          <w:marLeft w:val="0"/>
          <w:marRight w:val="0"/>
          <w:marTop w:val="0"/>
          <w:marBottom w:val="0"/>
          <w:divBdr>
            <w:top w:val="none" w:sz="0" w:space="0" w:color="auto"/>
            <w:left w:val="none" w:sz="0" w:space="0" w:color="auto"/>
            <w:bottom w:val="none" w:sz="0" w:space="0" w:color="auto"/>
            <w:right w:val="none" w:sz="0" w:space="0" w:color="auto"/>
          </w:divBdr>
        </w:div>
        <w:div w:id="1890413748">
          <w:marLeft w:val="0"/>
          <w:marRight w:val="0"/>
          <w:marTop w:val="0"/>
          <w:marBottom w:val="0"/>
          <w:divBdr>
            <w:top w:val="none" w:sz="0" w:space="0" w:color="auto"/>
            <w:left w:val="none" w:sz="0" w:space="0" w:color="auto"/>
            <w:bottom w:val="none" w:sz="0" w:space="0" w:color="auto"/>
            <w:right w:val="none" w:sz="0" w:space="0" w:color="auto"/>
          </w:divBdr>
        </w:div>
        <w:div w:id="1762487042">
          <w:marLeft w:val="0"/>
          <w:marRight w:val="0"/>
          <w:marTop w:val="0"/>
          <w:marBottom w:val="0"/>
          <w:divBdr>
            <w:top w:val="none" w:sz="0" w:space="0" w:color="auto"/>
            <w:left w:val="none" w:sz="0" w:space="0" w:color="auto"/>
            <w:bottom w:val="none" w:sz="0" w:space="0" w:color="auto"/>
            <w:right w:val="none" w:sz="0" w:space="0" w:color="auto"/>
          </w:divBdr>
        </w:div>
        <w:div w:id="17103047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yxlu.2021@phdcs.smu.edu.s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mailto:yilin.loh.2021@msc.smu.edu.s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hyperlink" Target="mailto:yilin.loh.2021@msc.smu.edu.sg" TargetMode="External"/><Relationship Id="rId51" Type="http://schemas.openxmlformats.org/officeDocument/2006/relationships/image" Target="media/image40.png"/><Relationship Id="rId3" Type="http://schemas.openxmlformats.org/officeDocument/2006/relationships/settings" Target="settings.xml"/><Relationship Id="Rba79673e31964aa4" Type="http://schemas.microsoft.com/office/2019/09/relationships/intelligence" Target="intelligence.xml"/><Relationship Id="rId12" Type="http://schemas.openxmlformats.org/officeDocument/2006/relationships/hyperlink" Target="mailto:yxlu.2021@phdcs.smu.edu.s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mailto:yxlu.2021@phdcs.smu.edu.sg"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Pages>
  <Words>15532</Words>
  <Characters>88535</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103860</CharactersWithSpaces>
  <SharedDoc>false</SharedDoc>
  <HLinks>
    <vt:vector size="30" baseType="variant">
      <vt:variant>
        <vt:i4>5898283</vt:i4>
      </vt:variant>
      <vt:variant>
        <vt:i4>12</vt:i4>
      </vt:variant>
      <vt:variant>
        <vt:i4>0</vt:i4>
      </vt:variant>
      <vt:variant>
        <vt:i4>5</vt:i4>
      </vt:variant>
      <vt:variant>
        <vt:lpwstr>mailto:yxlu.2021@phdcs.smu.edu.sg</vt:lpwstr>
      </vt:variant>
      <vt:variant>
        <vt:lpwstr/>
      </vt:variant>
      <vt:variant>
        <vt:i4>5898283</vt:i4>
      </vt:variant>
      <vt:variant>
        <vt:i4>9</vt:i4>
      </vt:variant>
      <vt:variant>
        <vt:i4>0</vt:i4>
      </vt:variant>
      <vt:variant>
        <vt:i4>5</vt:i4>
      </vt:variant>
      <vt:variant>
        <vt:lpwstr>mailto:yxlu.2021@phdcs.smu.edu.sg</vt:lpwstr>
      </vt:variant>
      <vt:variant>
        <vt:lpwstr/>
      </vt:variant>
      <vt:variant>
        <vt:i4>5898283</vt:i4>
      </vt:variant>
      <vt:variant>
        <vt:i4>6</vt:i4>
      </vt:variant>
      <vt:variant>
        <vt:i4>0</vt:i4>
      </vt:variant>
      <vt:variant>
        <vt:i4>5</vt:i4>
      </vt:variant>
      <vt:variant>
        <vt:lpwstr>mailto:yxlu.2021@phdcs.smu.edu.sg</vt:lpwstr>
      </vt:variant>
      <vt:variant>
        <vt:lpwstr/>
      </vt:variant>
      <vt:variant>
        <vt:i4>7209039</vt:i4>
      </vt:variant>
      <vt:variant>
        <vt:i4>3</vt:i4>
      </vt:variant>
      <vt:variant>
        <vt:i4>0</vt:i4>
      </vt:variant>
      <vt:variant>
        <vt:i4>5</vt:i4>
      </vt:variant>
      <vt:variant>
        <vt:lpwstr>mailto:yilin.loh.2021@msc.smu.edu.sg</vt:lpwstr>
      </vt:variant>
      <vt:variant>
        <vt:lpwstr/>
      </vt:variant>
      <vt:variant>
        <vt:i4>7209039</vt:i4>
      </vt:variant>
      <vt:variant>
        <vt:i4>0</vt:i4>
      </vt:variant>
      <vt:variant>
        <vt:i4>0</vt:i4>
      </vt:variant>
      <vt:variant>
        <vt:i4>5</vt:i4>
      </vt:variant>
      <vt:variant>
        <vt:lpwstr>mailto:yilin.loh.2021@msc.smu.edu.sg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LOH Yi Lin</dc:creator>
  <cp:keywords/>
  <dc:description/>
  <cp:lastModifiedBy>CHIN Joo Ern</cp:lastModifiedBy>
  <cp:revision>10</cp:revision>
  <cp:lastPrinted>2021-11-18T15:31:00Z</cp:lastPrinted>
  <dcterms:created xsi:type="dcterms:W3CDTF">2021-11-18T13:58:00Z</dcterms:created>
  <dcterms:modified xsi:type="dcterms:W3CDTF">2021-11-18T15:33:00Z</dcterms:modified>
</cp:coreProperties>
</file>